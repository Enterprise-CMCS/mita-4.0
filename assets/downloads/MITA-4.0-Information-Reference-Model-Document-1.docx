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850C5" w:rsidR="00BB695B" w:rsidP="00C850C5" w:rsidRDefault="00BB695B" w14:paraId="1B562934" w14:textId="0B6EBEC1"/>
    <w:p w:rsidR="00BB695B" w:rsidP="00BB695B" w:rsidRDefault="00BB695B" w14:paraId="298A3806" w14:textId="24E273D1">
      <w:pPr>
        <w:pStyle w:val="Title"/>
      </w:pPr>
    </w:p>
    <w:p w:rsidR="00BB695B" w:rsidP="00BB695B" w:rsidRDefault="00BB695B" w14:paraId="690B9944" w14:textId="27279A8F">
      <w:pPr>
        <w:pStyle w:val="Title"/>
      </w:pPr>
    </w:p>
    <w:p w:rsidR="00BB695B" w:rsidP="00BB695B" w:rsidRDefault="00BB695B" w14:paraId="0F9662F7" w14:textId="0FCD7EF3">
      <w:pPr>
        <w:pStyle w:val="Title"/>
      </w:pPr>
    </w:p>
    <w:p w:rsidR="00BB695B" w:rsidP="00BB695B" w:rsidRDefault="00BB695B" w14:paraId="3DC3FB0C" w14:textId="2C83BB05">
      <w:pPr>
        <w:pStyle w:val="Title"/>
      </w:pPr>
    </w:p>
    <w:p w:rsidR="00BB695B" w:rsidP="00BB695B" w:rsidRDefault="00BB695B" w14:paraId="11874833" w14:textId="3315EC8F">
      <w:pPr>
        <w:pStyle w:val="Title"/>
      </w:pPr>
    </w:p>
    <w:p w:rsidR="00BB695B" w:rsidP="00BB695B" w:rsidRDefault="00BB695B" w14:paraId="54E8951E" w14:textId="7D6B3081">
      <w:pPr>
        <w:pStyle w:val="Title"/>
      </w:pPr>
    </w:p>
    <w:p w:rsidR="00BB695B" w:rsidP="00BB695B" w:rsidRDefault="00BB695B" w14:paraId="0F0D1A5F" w14:textId="51A62722">
      <w:pPr>
        <w:pStyle w:val="Title"/>
      </w:pPr>
    </w:p>
    <w:p w:rsidR="00EC7753" w:rsidP="00BB695B" w:rsidRDefault="5BE96141" w14:paraId="00C58F15" w14:textId="77777777">
      <w:pPr>
        <w:pStyle w:val="Title"/>
      </w:pPr>
      <w:r w:rsidRPr="00BB695B">
        <w:t xml:space="preserve">MITA 4.0 </w:t>
      </w:r>
    </w:p>
    <w:p w:rsidR="009D0DB8" w:rsidP="00BB695B" w:rsidRDefault="002A21AF" w14:paraId="75F9374B" w14:textId="17D322AF">
      <w:pPr>
        <w:pStyle w:val="Title"/>
      </w:pPr>
      <w:r>
        <w:t>Information</w:t>
      </w:r>
      <w:r w:rsidRPr="00BB695B" w:rsidR="00360F4A">
        <w:t xml:space="preserve"> Reference Model</w:t>
      </w:r>
      <w:r w:rsidR="00EC7753">
        <w:t xml:space="preserve"> (</w:t>
      </w:r>
      <w:r>
        <w:t>I</w:t>
      </w:r>
      <w:r w:rsidR="00EC7753">
        <w:t>RM)</w:t>
      </w:r>
      <w:r w:rsidRPr="00BB695B" w:rsidR="00360F4A">
        <w:t xml:space="preserve"> Document</w:t>
      </w:r>
    </w:p>
    <w:p w:rsidRPr="00EC7753" w:rsidR="00EC7753" w:rsidP="00EC7753" w:rsidRDefault="00EC7753" w14:paraId="00E8331D" w14:textId="35B027D2">
      <w:pPr>
        <w:jc w:val="center"/>
        <w:rPr>
          <w:b/>
          <w:bCs/>
          <w:color w:val="FFFFFF" w:themeColor="background1"/>
        </w:rPr>
      </w:pPr>
      <w:r w:rsidRPr="00EC7753">
        <w:rPr>
          <w:b/>
          <w:bCs/>
          <w:color w:val="FFFFFF" w:themeColor="background1"/>
        </w:rPr>
        <w:t>Version 0.</w:t>
      </w:r>
      <w:r w:rsidR="00EB021B">
        <w:rPr>
          <w:b/>
          <w:bCs/>
          <w:color w:val="FFFFFF" w:themeColor="background1"/>
        </w:rPr>
        <w:t>2</w:t>
      </w:r>
      <w:r w:rsidRPr="00EC7753" w:rsidR="00EB021B">
        <w:rPr>
          <w:b/>
          <w:bCs/>
          <w:color w:val="FFFFFF" w:themeColor="background1"/>
        </w:rPr>
        <w:t xml:space="preserve"> </w:t>
      </w:r>
      <w:r w:rsidRPr="00EC7753">
        <w:rPr>
          <w:b/>
          <w:bCs/>
          <w:color w:val="FFFFFF" w:themeColor="background1"/>
        </w:rPr>
        <w:t xml:space="preserve">| </w:t>
      </w:r>
      <w:r w:rsidR="00EB021B">
        <w:rPr>
          <w:b/>
          <w:bCs/>
          <w:color w:val="FFFFFF" w:themeColor="background1"/>
        </w:rPr>
        <w:t>TBD</w:t>
      </w:r>
    </w:p>
    <w:p w:rsidR="5BE96141" w:rsidP="002D3E61" w:rsidRDefault="5BE96141" w14:paraId="2B7991DE" w14:textId="5C56237A"/>
    <w:p w:rsidR="5BE96141" w:rsidP="5BE96141" w:rsidRDefault="5BE96141" w14:paraId="052220E7" w14:textId="2BFA6172"/>
    <w:p w:rsidR="00BB695B" w:rsidRDefault="00BB695B" w14:paraId="5610C2AB" w14:textId="77777777">
      <w:r>
        <w:br w:type="page"/>
      </w:r>
    </w:p>
    <w:p w:rsidR="00EC7753" w:rsidP="5BE96141" w:rsidRDefault="00EC7753" w14:paraId="1F1325C6" w14:textId="77777777">
      <w:pPr>
        <w:sectPr w:rsidR="00EC7753">
          <w:headerReference w:type="even" r:id="rId8"/>
          <w:headerReference w:type="default" r:id="rId9"/>
          <w:footerReference w:type="even" r:id="rId10"/>
          <w:footerReference w:type="default" r:id="rId11"/>
          <w:headerReference w:type="first" r:id="rId12"/>
          <w:pgSz w:w="12240" w:h="15840" w:orient="portrait"/>
          <w:pgMar w:top="1440" w:right="1440" w:bottom="1440" w:left="1440" w:header="720" w:footer="720" w:gutter="0"/>
          <w:cols w:space="720"/>
          <w:docGrid w:linePitch="360"/>
        </w:sectPr>
      </w:pPr>
    </w:p>
    <w:p w:rsidR="00F34FB4" w:rsidP="5BE96141" w:rsidRDefault="00F34FB4" w14:paraId="4E2BB018" w14:textId="77777777">
      <w:pPr>
        <w:rPr>
          <w:ins w:author="Dwayne Carter" w:date="2026-02-20T19:02:00Z" w16du:dateUtc="2026-02-21T00:02:00Z" w:id="0"/>
        </w:rPr>
      </w:pPr>
      <w:ins w:author="Dwayne Carter" w:date="2026-02-20T19:02:00Z" w16du:dateUtc="2026-02-21T00:02:00Z" w:id="1">
        <w:r>
          <w:br w:type="page"/>
        </w:r>
      </w:ins>
    </w:p>
    <w:p w:rsidR="5BE96141" w:rsidP="5BE96141" w:rsidRDefault="5BE96141" w14:paraId="7104CC24" w14:textId="48FDDD9D">
      <w:r>
        <w:t>Version History</w:t>
      </w:r>
    </w:p>
    <w:tbl>
      <w:tblPr>
        <w:tblStyle w:val="TableGrid"/>
        <w:tblW w:w="0" w:type="auto"/>
        <w:tblLayout w:type="fixed"/>
        <w:tblLook w:val="06A0" w:firstRow="1" w:lastRow="0" w:firstColumn="1" w:lastColumn="0" w:noHBand="1" w:noVBand="1"/>
      </w:tblPr>
      <w:tblGrid>
        <w:gridCol w:w="1483"/>
        <w:gridCol w:w="1684"/>
        <w:gridCol w:w="1725"/>
        <w:gridCol w:w="4468"/>
      </w:tblGrid>
      <w:tr w:rsidR="5BE96141" w:rsidTr="007D2AE4" w14:paraId="5A20A2A4" w14:textId="77777777">
        <w:trPr>
          <w:trHeight w:val="300"/>
        </w:trPr>
        <w:tc>
          <w:tcPr>
            <w:tcW w:w="1483" w:type="dxa"/>
            <w:shd w:val="clear" w:color="auto" w:fill="002060"/>
          </w:tcPr>
          <w:p w:rsidR="5BE96141" w:rsidP="5BE96141" w:rsidRDefault="5BE96141" w14:paraId="07114A7F" w14:textId="5690A5A6">
            <w:r>
              <w:t>Version</w:t>
            </w:r>
          </w:p>
        </w:tc>
        <w:tc>
          <w:tcPr>
            <w:tcW w:w="1684" w:type="dxa"/>
            <w:shd w:val="clear" w:color="auto" w:fill="002060"/>
          </w:tcPr>
          <w:p w:rsidR="5BE96141" w:rsidP="5BE96141" w:rsidRDefault="5BE96141" w14:paraId="023B40E6" w14:textId="427E0036">
            <w:r>
              <w:t>Date</w:t>
            </w:r>
          </w:p>
        </w:tc>
        <w:tc>
          <w:tcPr>
            <w:tcW w:w="1725" w:type="dxa"/>
            <w:shd w:val="clear" w:color="auto" w:fill="002060"/>
          </w:tcPr>
          <w:p w:rsidR="5BE96141" w:rsidP="5BE96141" w:rsidRDefault="5BE96141" w14:paraId="66EE2C74" w14:textId="332743DF">
            <w:r>
              <w:t>Author</w:t>
            </w:r>
          </w:p>
        </w:tc>
        <w:tc>
          <w:tcPr>
            <w:tcW w:w="4468" w:type="dxa"/>
            <w:shd w:val="clear" w:color="auto" w:fill="002060"/>
          </w:tcPr>
          <w:p w:rsidR="5BE96141" w:rsidP="5BE96141" w:rsidRDefault="5BE96141" w14:paraId="7D80FFFB" w14:textId="16FCF629">
            <w:r>
              <w:t>Notes</w:t>
            </w:r>
          </w:p>
        </w:tc>
      </w:tr>
      <w:tr w:rsidR="5BE96141" w:rsidTr="002D3E61" w14:paraId="00283B45" w14:textId="77777777">
        <w:trPr>
          <w:trHeight w:val="300"/>
        </w:trPr>
        <w:tc>
          <w:tcPr>
            <w:tcW w:w="1483" w:type="dxa"/>
          </w:tcPr>
          <w:p w:rsidR="5BE96141" w:rsidP="5BE96141" w:rsidRDefault="5BE96141" w14:paraId="720F8902" w14:textId="7EA95250">
            <w:r>
              <w:t>0.1</w:t>
            </w:r>
          </w:p>
        </w:tc>
        <w:tc>
          <w:tcPr>
            <w:tcW w:w="1684" w:type="dxa"/>
          </w:tcPr>
          <w:p w:rsidR="5BE96141" w:rsidP="5BE96141" w:rsidRDefault="5BE96141" w14:paraId="14898EAD" w14:textId="1D873953"/>
        </w:tc>
        <w:tc>
          <w:tcPr>
            <w:tcW w:w="1725" w:type="dxa"/>
          </w:tcPr>
          <w:p w:rsidR="5BE96141" w:rsidP="5BE96141" w:rsidRDefault="5BE96141" w14:paraId="04E3EFC5" w14:textId="521017E5">
            <w:r>
              <w:t>D.Carter</w:t>
            </w:r>
          </w:p>
        </w:tc>
        <w:tc>
          <w:tcPr>
            <w:tcW w:w="4468" w:type="dxa"/>
          </w:tcPr>
          <w:p w:rsidR="5BE96141" w:rsidP="5BE96141" w:rsidRDefault="5BE96141" w14:paraId="722B6A89" w14:textId="467E6323">
            <w:r>
              <w:t>Initial Release</w:t>
            </w:r>
          </w:p>
        </w:tc>
      </w:tr>
      <w:tr w:rsidR="5BE96141" w:rsidTr="002D3E61" w14:paraId="416A5137" w14:textId="77777777">
        <w:trPr>
          <w:trHeight w:val="300"/>
        </w:trPr>
        <w:tc>
          <w:tcPr>
            <w:tcW w:w="1483" w:type="dxa"/>
          </w:tcPr>
          <w:p w:rsidR="5BE96141" w:rsidP="5BE96141" w:rsidRDefault="5BE96141" w14:paraId="0B09FC37" w14:textId="49AD6EFA"/>
        </w:tc>
        <w:tc>
          <w:tcPr>
            <w:tcW w:w="1684" w:type="dxa"/>
          </w:tcPr>
          <w:p w:rsidR="5BE96141" w:rsidP="5BE96141" w:rsidRDefault="5BE96141" w14:paraId="55BE24B4" w14:textId="0B1BE9D4"/>
        </w:tc>
        <w:tc>
          <w:tcPr>
            <w:tcW w:w="1725" w:type="dxa"/>
          </w:tcPr>
          <w:p w:rsidR="5BE96141" w:rsidP="5BE96141" w:rsidRDefault="5BE96141" w14:paraId="016AA5C0" w14:textId="6590FA2A"/>
        </w:tc>
        <w:tc>
          <w:tcPr>
            <w:tcW w:w="4468" w:type="dxa"/>
          </w:tcPr>
          <w:p w:rsidR="5BE96141" w:rsidP="5BE96141" w:rsidRDefault="5BE96141" w14:paraId="042AF298" w14:textId="1071F665"/>
        </w:tc>
      </w:tr>
      <w:tr w:rsidR="5BE96141" w:rsidTr="002D3E61" w14:paraId="7927BE70" w14:textId="77777777">
        <w:trPr>
          <w:trHeight w:val="300"/>
        </w:trPr>
        <w:tc>
          <w:tcPr>
            <w:tcW w:w="1483" w:type="dxa"/>
          </w:tcPr>
          <w:p w:rsidR="5BE96141" w:rsidP="5BE96141" w:rsidRDefault="5BE96141" w14:paraId="7D0CE553" w14:textId="0B1BE9D4"/>
        </w:tc>
        <w:tc>
          <w:tcPr>
            <w:tcW w:w="1684" w:type="dxa"/>
          </w:tcPr>
          <w:p w:rsidR="5BE96141" w:rsidP="5BE96141" w:rsidRDefault="5BE96141" w14:paraId="675C0E36" w14:textId="0B1BE9D4"/>
        </w:tc>
        <w:tc>
          <w:tcPr>
            <w:tcW w:w="1725" w:type="dxa"/>
          </w:tcPr>
          <w:p w:rsidR="5BE96141" w:rsidP="5BE96141" w:rsidRDefault="5BE96141" w14:paraId="3D5AEC4E" w14:textId="0B1BE9D4"/>
        </w:tc>
        <w:tc>
          <w:tcPr>
            <w:tcW w:w="4468" w:type="dxa"/>
          </w:tcPr>
          <w:p w:rsidR="5BE96141" w:rsidP="5BE96141" w:rsidRDefault="5BE96141" w14:paraId="6634EBDF" w14:textId="169000D3"/>
        </w:tc>
      </w:tr>
    </w:tbl>
    <w:p w:rsidR="5BE96141" w:rsidP="5BE96141" w:rsidRDefault="5BE96141" w14:paraId="44C3081C" w14:textId="7E0BD87D"/>
    <w:p w:rsidR="5BE96141" w:rsidP="5BE96141" w:rsidRDefault="5BE96141" w14:paraId="191F99D6" w14:textId="7D8A2E5F"/>
    <w:p w:rsidR="5BE96141" w:rsidP="5BE96141" w:rsidRDefault="5BE96141" w14:paraId="5584E735" w14:textId="47CD1798"/>
    <w:p w:rsidR="007B7E40" w:rsidRDefault="007B7E40" w14:paraId="200A97FE" w14:textId="77777777">
      <w:pPr>
        <w:rPr>
          <w:b/>
          <w:bCs/>
          <w:sz w:val="32"/>
          <w:szCs w:val="32"/>
        </w:rPr>
      </w:pPr>
      <w:r>
        <w:rPr>
          <w:b/>
          <w:bCs/>
          <w:sz w:val="32"/>
          <w:szCs w:val="32"/>
        </w:rPr>
        <w:br w:type="page"/>
      </w:r>
    </w:p>
    <w:p w:rsidRPr="002D3E61" w:rsidR="5BE96141" w:rsidP="5BE96141" w:rsidRDefault="5BE96141" w14:paraId="51F7D888" w14:textId="43C2B79B">
      <w:pPr>
        <w:rPr>
          <w:b/>
          <w:bCs/>
        </w:rPr>
      </w:pPr>
      <w:r w:rsidRPr="5BE96141">
        <w:rPr>
          <w:b/>
          <w:bCs/>
          <w:sz w:val="32"/>
          <w:szCs w:val="32"/>
        </w:rPr>
        <w:t>Ta</w:t>
      </w:r>
      <w:r w:rsidRPr="002D3E61">
        <w:rPr>
          <w:b/>
          <w:bCs/>
          <w:sz w:val="32"/>
          <w:szCs w:val="32"/>
        </w:rPr>
        <w:t>ble of Contents</w:t>
      </w:r>
    </w:p>
    <w:sdt>
      <w:sdtPr>
        <w:id w:val="1626818304"/>
        <w:docPartObj>
          <w:docPartGallery w:val="Table of Contents"/>
          <w:docPartUnique/>
        </w:docPartObj>
      </w:sdtPr>
      <w:sdtContent>
        <w:p w:rsidR="008C3FB7" w:rsidRDefault="006F6F29" w14:paraId="364687C4" w14:textId="561153C9">
          <w:pPr>
            <w:pStyle w:val="TOC1"/>
            <w:rPr>
              <w:ins w:author="Dwayne Carter" w:date="2026-02-20T19:00:00Z" w16du:dateUtc="2026-02-21T00:00:00Z" w:id="2"/>
              <w:rFonts w:asciiTheme="minorHAnsi" w:hAnsiTheme="minorHAnsi" w:eastAsiaTheme="minorEastAsia" w:cstheme="minorBidi"/>
              <w:b w:val="0"/>
              <w:noProof/>
              <w:kern w:val="2"/>
              <w14:ligatures w14:val="standardContextual"/>
            </w:rPr>
          </w:pPr>
          <w:r>
            <w:fldChar w:fldCharType="begin"/>
          </w:r>
          <w:r>
            <w:instrText xml:space="preserve"> TOC \o "1-2" \h \z </w:instrText>
          </w:r>
          <w:r>
            <w:fldChar w:fldCharType="separate"/>
          </w:r>
          <w:ins w:author="Dwayne Carter" w:date="2026-02-20T19:00:00Z" w16du:dateUtc="2026-02-21T00:00:00Z" w:id="3">
            <w:r w:rsidRPr="001B05DC" w:rsidR="008C3FB7">
              <w:rPr>
                <w:rStyle w:val="Hyperlink"/>
                <w:noProof/>
              </w:rPr>
              <w:fldChar w:fldCharType="begin"/>
            </w:r>
            <w:r w:rsidRPr="001B05DC" w:rsidR="008C3FB7">
              <w:rPr>
                <w:rStyle w:val="Hyperlink"/>
                <w:noProof/>
              </w:rPr>
              <w:instrText xml:space="preserve"> </w:instrText>
            </w:r>
            <w:r w:rsidR="008C3FB7">
              <w:rPr>
                <w:noProof/>
              </w:rPr>
              <w:instrText>HYPERLINK \l "_Toc222506462"</w:instrText>
            </w:r>
            <w:r w:rsidRPr="001B05DC" w:rsidR="008C3FB7">
              <w:rPr>
                <w:rStyle w:val="Hyperlink"/>
                <w:noProof/>
              </w:rPr>
              <w:instrText xml:space="preserve"> </w:instrText>
            </w:r>
            <w:r w:rsidRPr="001B05DC" w:rsidR="008C3FB7">
              <w:rPr>
                <w:rStyle w:val="Hyperlink"/>
                <w:noProof/>
              </w:rPr>
            </w:r>
            <w:r w:rsidRPr="001B05DC" w:rsidR="008C3FB7">
              <w:rPr>
                <w:rStyle w:val="Hyperlink"/>
                <w:noProof/>
              </w:rPr>
              <w:fldChar w:fldCharType="separate"/>
            </w:r>
            <w:r w:rsidRPr="001B05DC" w:rsidR="008C3FB7">
              <w:rPr>
                <w:rStyle w:val="Hyperlink"/>
                <w:noProof/>
              </w:rPr>
              <w:t>2</w:t>
            </w:r>
            <w:r w:rsidR="008C3FB7">
              <w:rPr>
                <w:rFonts w:asciiTheme="minorHAnsi" w:hAnsiTheme="minorHAnsi" w:eastAsiaTheme="minorEastAsia" w:cstheme="minorBidi"/>
                <w:b w:val="0"/>
                <w:noProof/>
                <w:kern w:val="2"/>
                <w14:ligatures w14:val="standardContextual"/>
              </w:rPr>
              <w:tab/>
            </w:r>
            <w:r w:rsidRPr="001B05DC" w:rsidR="008C3FB7">
              <w:rPr>
                <w:rStyle w:val="Hyperlink"/>
                <w:noProof/>
              </w:rPr>
              <w:t>Document Overview</w:t>
            </w:r>
            <w:r w:rsidR="008C3FB7">
              <w:rPr>
                <w:noProof/>
                <w:webHidden/>
              </w:rPr>
              <w:tab/>
            </w:r>
            <w:r w:rsidR="008C3FB7">
              <w:rPr>
                <w:noProof/>
                <w:webHidden/>
              </w:rPr>
              <w:fldChar w:fldCharType="begin"/>
            </w:r>
            <w:r w:rsidR="008C3FB7">
              <w:rPr>
                <w:noProof/>
                <w:webHidden/>
              </w:rPr>
              <w:instrText xml:space="preserve"> PAGEREF _Toc222506462 \h </w:instrText>
            </w:r>
          </w:ins>
          <w:r w:rsidR="008C3FB7">
            <w:rPr>
              <w:noProof/>
              <w:webHidden/>
            </w:rPr>
          </w:r>
          <w:ins w:author="Dwayne Carter" w:date="2026-02-20T19:00:00Z" w16du:dateUtc="2026-02-21T00:00:00Z" w:id="4">
            <w:r w:rsidR="008C3FB7">
              <w:rPr>
                <w:noProof/>
                <w:webHidden/>
              </w:rPr>
              <w:fldChar w:fldCharType="separate"/>
            </w:r>
            <w:r w:rsidR="008C3FB7">
              <w:rPr>
                <w:noProof/>
                <w:webHidden/>
              </w:rPr>
              <w:t>5</w:t>
            </w:r>
            <w:r w:rsidR="008C3FB7">
              <w:rPr>
                <w:noProof/>
                <w:webHidden/>
              </w:rPr>
              <w:fldChar w:fldCharType="end"/>
            </w:r>
            <w:r w:rsidRPr="001B05DC" w:rsidR="008C3FB7">
              <w:rPr>
                <w:rStyle w:val="Hyperlink"/>
                <w:noProof/>
              </w:rPr>
              <w:fldChar w:fldCharType="end"/>
            </w:r>
          </w:ins>
        </w:p>
        <w:p w:rsidR="008C3FB7" w:rsidRDefault="008C3FB7" w14:paraId="4AD347B7" w14:textId="25754CDB">
          <w:pPr>
            <w:pStyle w:val="TOC2"/>
            <w:tabs>
              <w:tab w:val="left" w:pos="960"/>
              <w:tab w:val="right" w:leader="dot" w:pos="9350"/>
            </w:tabs>
            <w:rPr>
              <w:ins w:author="Dwayne Carter" w:date="2026-02-20T19:00:00Z" w16du:dateUtc="2026-02-21T00:00:00Z" w:id="5"/>
              <w:rFonts w:asciiTheme="minorHAnsi" w:hAnsiTheme="minorHAnsi" w:eastAsiaTheme="minorEastAsia" w:cstheme="minorBidi"/>
              <w:noProof/>
              <w:kern w:val="2"/>
              <w14:ligatures w14:val="standardContextual"/>
            </w:rPr>
          </w:pPr>
          <w:ins w:author="Dwayne Carter" w:date="2026-02-20T19:00:00Z" w16du:dateUtc="2026-02-21T00:00:00Z" w:id="6">
            <w:r w:rsidRPr="001B05DC">
              <w:rPr>
                <w:rStyle w:val="Hyperlink"/>
                <w:noProof/>
              </w:rPr>
              <w:fldChar w:fldCharType="begin"/>
            </w:r>
            <w:r w:rsidRPr="001B05DC">
              <w:rPr>
                <w:rStyle w:val="Hyperlink"/>
                <w:noProof/>
              </w:rPr>
              <w:instrText xml:space="preserve"> </w:instrText>
            </w:r>
            <w:r>
              <w:rPr>
                <w:noProof/>
              </w:rPr>
              <w:instrText>HYPERLINK \l "_Toc222506463"</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2.1</w:t>
            </w:r>
            <w:r>
              <w:rPr>
                <w:rFonts w:asciiTheme="minorHAnsi" w:hAnsiTheme="minorHAnsi" w:eastAsiaTheme="minorEastAsia" w:cstheme="minorBidi"/>
                <w:noProof/>
                <w:kern w:val="2"/>
                <w14:ligatures w14:val="standardContextual"/>
              </w:rPr>
              <w:tab/>
            </w:r>
            <w:r w:rsidRPr="001B05DC">
              <w:rPr>
                <w:rStyle w:val="Hyperlink"/>
                <w:noProof/>
              </w:rPr>
              <w:t>Document Purpose</w:t>
            </w:r>
            <w:r>
              <w:rPr>
                <w:noProof/>
                <w:webHidden/>
              </w:rPr>
              <w:tab/>
            </w:r>
            <w:r>
              <w:rPr>
                <w:noProof/>
                <w:webHidden/>
              </w:rPr>
              <w:fldChar w:fldCharType="begin"/>
            </w:r>
            <w:r>
              <w:rPr>
                <w:noProof/>
                <w:webHidden/>
              </w:rPr>
              <w:instrText xml:space="preserve"> PAGEREF _Toc222506463 \h </w:instrText>
            </w:r>
          </w:ins>
          <w:r>
            <w:rPr>
              <w:noProof/>
              <w:webHidden/>
            </w:rPr>
          </w:r>
          <w:ins w:author="Dwayne Carter" w:date="2026-02-20T19:00:00Z" w16du:dateUtc="2026-02-21T00:00:00Z" w:id="7">
            <w:r>
              <w:rPr>
                <w:noProof/>
                <w:webHidden/>
              </w:rPr>
              <w:fldChar w:fldCharType="separate"/>
            </w:r>
            <w:r>
              <w:rPr>
                <w:noProof/>
                <w:webHidden/>
              </w:rPr>
              <w:t>5</w:t>
            </w:r>
            <w:r>
              <w:rPr>
                <w:noProof/>
                <w:webHidden/>
              </w:rPr>
              <w:fldChar w:fldCharType="end"/>
            </w:r>
            <w:r w:rsidRPr="001B05DC">
              <w:rPr>
                <w:rStyle w:val="Hyperlink"/>
                <w:noProof/>
              </w:rPr>
              <w:fldChar w:fldCharType="end"/>
            </w:r>
          </w:ins>
        </w:p>
        <w:p w:rsidR="008C3FB7" w:rsidRDefault="008C3FB7" w14:paraId="26730555" w14:textId="73B51A7D">
          <w:pPr>
            <w:pStyle w:val="TOC2"/>
            <w:tabs>
              <w:tab w:val="left" w:pos="960"/>
              <w:tab w:val="right" w:leader="dot" w:pos="9350"/>
            </w:tabs>
            <w:rPr>
              <w:ins w:author="Dwayne Carter" w:date="2026-02-20T19:00:00Z" w16du:dateUtc="2026-02-21T00:00:00Z" w:id="8"/>
              <w:rFonts w:asciiTheme="minorHAnsi" w:hAnsiTheme="minorHAnsi" w:eastAsiaTheme="minorEastAsia" w:cstheme="minorBidi"/>
              <w:noProof/>
              <w:kern w:val="2"/>
              <w14:ligatures w14:val="standardContextual"/>
            </w:rPr>
          </w:pPr>
          <w:ins w:author="Dwayne Carter" w:date="2026-02-20T19:00:00Z" w16du:dateUtc="2026-02-21T00:00:00Z" w:id="9">
            <w:r w:rsidRPr="001B05DC">
              <w:rPr>
                <w:rStyle w:val="Hyperlink"/>
                <w:noProof/>
              </w:rPr>
              <w:fldChar w:fldCharType="begin"/>
            </w:r>
            <w:r w:rsidRPr="001B05DC">
              <w:rPr>
                <w:rStyle w:val="Hyperlink"/>
                <w:noProof/>
              </w:rPr>
              <w:instrText xml:space="preserve"> </w:instrText>
            </w:r>
            <w:r>
              <w:rPr>
                <w:noProof/>
              </w:rPr>
              <w:instrText>HYPERLINK \l "_Toc222506464"</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2.2</w:t>
            </w:r>
            <w:r>
              <w:rPr>
                <w:rFonts w:asciiTheme="minorHAnsi" w:hAnsiTheme="minorHAnsi" w:eastAsiaTheme="minorEastAsia" w:cstheme="minorBidi"/>
                <w:noProof/>
                <w:kern w:val="2"/>
                <w14:ligatures w14:val="standardContextual"/>
              </w:rPr>
              <w:tab/>
            </w:r>
            <w:r w:rsidRPr="001B05DC">
              <w:rPr>
                <w:rStyle w:val="Hyperlink"/>
                <w:noProof/>
              </w:rPr>
              <w:t>Authors</w:t>
            </w:r>
            <w:r>
              <w:rPr>
                <w:noProof/>
                <w:webHidden/>
              </w:rPr>
              <w:tab/>
            </w:r>
            <w:r>
              <w:rPr>
                <w:noProof/>
                <w:webHidden/>
              </w:rPr>
              <w:fldChar w:fldCharType="begin"/>
            </w:r>
            <w:r>
              <w:rPr>
                <w:noProof/>
                <w:webHidden/>
              </w:rPr>
              <w:instrText xml:space="preserve"> PAGEREF _Toc222506464 \h </w:instrText>
            </w:r>
          </w:ins>
          <w:r>
            <w:rPr>
              <w:noProof/>
              <w:webHidden/>
            </w:rPr>
          </w:r>
          <w:ins w:author="Dwayne Carter" w:date="2026-02-20T19:00:00Z" w16du:dateUtc="2026-02-21T00:00:00Z" w:id="10">
            <w:r>
              <w:rPr>
                <w:noProof/>
                <w:webHidden/>
              </w:rPr>
              <w:fldChar w:fldCharType="separate"/>
            </w:r>
            <w:r>
              <w:rPr>
                <w:noProof/>
                <w:webHidden/>
              </w:rPr>
              <w:t>5</w:t>
            </w:r>
            <w:r>
              <w:rPr>
                <w:noProof/>
                <w:webHidden/>
              </w:rPr>
              <w:fldChar w:fldCharType="end"/>
            </w:r>
            <w:r w:rsidRPr="001B05DC">
              <w:rPr>
                <w:rStyle w:val="Hyperlink"/>
                <w:noProof/>
              </w:rPr>
              <w:fldChar w:fldCharType="end"/>
            </w:r>
          </w:ins>
        </w:p>
        <w:p w:rsidR="008C3FB7" w:rsidRDefault="008C3FB7" w14:paraId="25A05D28" w14:textId="1DC27DF1">
          <w:pPr>
            <w:pStyle w:val="TOC2"/>
            <w:tabs>
              <w:tab w:val="left" w:pos="960"/>
              <w:tab w:val="right" w:leader="dot" w:pos="9350"/>
            </w:tabs>
            <w:rPr>
              <w:ins w:author="Dwayne Carter" w:date="2026-02-20T19:00:00Z" w16du:dateUtc="2026-02-21T00:00:00Z" w:id="11"/>
              <w:rFonts w:asciiTheme="minorHAnsi" w:hAnsiTheme="minorHAnsi" w:eastAsiaTheme="minorEastAsia" w:cstheme="minorBidi"/>
              <w:noProof/>
              <w:kern w:val="2"/>
              <w14:ligatures w14:val="standardContextual"/>
            </w:rPr>
          </w:pPr>
          <w:ins w:author="Dwayne Carter" w:date="2026-02-20T19:00:00Z" w16du:dateUtc="2026-02-21T00:00:00Z" w:id="12">
            <w:r w:rsidRPr="001B05DC">
              <w:rPr>
                <w:rStyle w:val="Hyperlink"/>
                <w:noProof/>
              </w:rPr>
              <w:fldChar w:fldCharType="begin"/>
            </w:r>
            <w:r w:rsidRPr="001B05DC">
              <w:rPr>
                <w:rStyle w:val="Hyperlink"/>
                <w:noProof/>
              </w:rPr>
              <w:instrText xml:space="preserve"> </w:instrText>
            </w:r>
            <w:r>
              <w:rPr>
                <w:noProof/>
              </w:rPr>
              <w:instrText>HYPERLINK \l "_Toc222506465"</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2.3</w:t>
            </w:r>
            <w:r>
              <w:rPr>
                <w:rFonts w:asciiTheme="minorHAnsi" w:hAnsiTheme="minorHAnsi" w:eastAsiaTheme="minorEastAsia" w:cstheme="minorBidi"/>
                <w:noProof/>
                <w:kern w:val="2"/>
                <w14:ligatures w14:val="standardContextual"/>
              </w:rPr>
              <w:tab/>
            </w:r>
            <w:r w:rsidRPr="001B05DC">
              <w:rPr>
                <w:rStyle w:val="Hyperlink"/>
                <w:noProof/>
              </w:rPr>
              <w:t>Source(s)</w:t>
            </w:r>
            <w:r>
              <w:rPr>
                <w:noProof/>
                <w:webHidden/>
              </w:rPr>
              <w:tab/>
            </w:r>
            <w:r>
              <w:rPr>
                <w:noProof/>
                <w:webHidden/>
              </w:rPr>
              <w:fldChar w:fldCharType="begin"/>
            </w:r>
            <w:r>
              <w:rPr>
                <w:noProof/>
                <w:webHidden/>
              </w:rPr>
              <w:instrText xml:space="preserve"> PAGEREF _Toc222506465 \h </w:instrText>
            </w:r>
          </w:ins>
          <w:r>
            <w:rPr>
              <w:noProof/>
              <w:webHidden/>
            </w:rPr>
          </w:r>
          <w:ins w:author="Dwayne Carter" w:date="2026-02-20T19:00:00Z" w16du:dateUtc="2026-02-21T00:00:00Z" w:id="13">
            <w:r>
              <w:rPr>
                <w:noProof/>
                <w:webHidden/>
              </w:rPr>
              <w:fldChar w:fldCharType="separate"/>
            </w:r>
            <w:r>
              <w:rPr>
                <w:noProof/>
                <w:webHidden/>
              </w:rPr>
              <w:t>5</w:t>
            </w:r>
            <w:r>
              <w:rPr>
                <w:noProof/>
                <w:webHidden/>
              </w:rPr>
              <w:fldChar w:fldCharType="end"/>
            </w:r>
            <w:r w:rsidRPr="001B05DC">
              <w:rPr>
                <w:rStyle w:val="Hyperlink"/>
                <w:noProof/>
              </w:rPr>
              <w:fldChar w:fldCharType="end"/>
            </w:r>
          </w:ins>
        </w:p>
        <w:p w:rsidR="008C3FB7" w:rsidRDefault="008C3FB7" w14:paraId="142281C1" w14:textId="7356BE7F">
          <w:pPr>
            <w:pStyle w:val="TOC2"/>
            <w:tabs>
              <w:tab w:val="left" w:pos="960"/>
              <w:tab w:val="right" w:leader="dot" w:pos="9350"/>
            </w:tabs>
            <w:rPr>
              <w:ins w:author="Dwayne Carter" w:date="2026-02-20T19:00:00Z" w16du:dateUtc="2026-02-21T00:00:00Z" w:id="14"/>
              <w:rFonts w:asciiTheme="minorHAnsi" w:hAnsiTheme="minorHAnsi" w:eastAsiaTheme="minorEastAsia" w:cstheme="minorBidi"/>
              <w:noProof/>
              <w:kern w:val="2"/>
              <w14:ligatures w14:val="standardContextual"/>
            </w:rPr>
          </w:pPr>
          <w:ins w:author="Dwayne Carter" w:date="2026-02-20T19:00:00Z" w16du:dateUtc="2026-02-21T00:00:00Z" w:id="15">
            <w:r w:rsidRPr="001B05DC">
              <w:rPr>
                <w:rStyle w:val="Hyperlink"/>
                <w:noProof/>
              </w:rPr>
              <w:fldChar w:fldCharType="begin"/>
            </w:r>
            <w:r w:rsidRPr="001B05DC">
              <w:rPr>
                <w:rStyle w:val="Hyperlink"/>
                <w:noProof/>
              </w:rPr>
              <w:instrText xml:space="preserve"> </w:instrText>
            </w:r>
            <w:r>
              <w:rPr>
                <w:noProof/>
              </w:rPr>
              <w:instrText>HYPERLINK \l "_Toc222506466"</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2.4</w:t>
            </w:r>
            <w:r>
              <w:rPr>
                <w:rFonts w:asciiTheme="minorHAnsi" w:hAnsiTheme="minorHAnsi" w:eastAsiaTheme="minorEastAsia" w:cstheme="minorBidi"/>
                <w:noProof/>
                <w:kern w:val="2"/>
                <w14:ligatures w14:val="standardContextual"/>
              </w:rPr>
              <w:tab/>
            </w:r>
            <w:r w:rsidRPr="001B05DC">
              <w:rPr>
                <w:rStyle w:val="Hyperlink"/>
                <w:noProof/>
              </w:rPr>
              <w:t>Audience</w:t>
            </w:r>
            <w:r>
              <w:rPr>
                <w:noProof/>
                <w:webHidden/>
              </w:rPr>
              <w:tab/>
            </w:r>
            <w:r>
              <w:rPr>
                <w:noProof/>
                <w:webHidden/>
              </w:rPr>
              <w:fldChar w:fldCharType="begin"/>
            </w:r>
            <w:r>
              <w:rPr>
                <w:noProof/>
                <w:webHidden/>
              </w:rPr>
              <w:instrText xml:space="preserve"> PAGEREF _Toc222506466 \h </w:instrText>
            </w:r>
          </w:ins>
          <w:r>
            <w:rPr>
              <w:noProof/>
              <w:webHidden/>
            </w:rPr>
          </w:r>
          <w:ins w:author="Dwayne Carter" w:date="2026-02-20T19:00:00Z" w16du:dateUtc="2026-02-21T00:00:00Z" w:id="16">
            <w:r>
              <w:rPr>
                <w:noProof/>
                <w:webHidden/>
              </w:rPr>
              <w:fldChar w:fldCharType="separate"/>
            </w:r>
            <w:r>
              <w:rPr>
                <w:noProof/>
                <w:webHidden/>
              </w:rPr>
              <w:t>6</w:t>
            </w:r>
            <w:r>
              <w:rPr>
                <w:noProof/>
                <w:webHidden/>
              </w:rPr>
              <w:fldChar w:fldCharType="end"/>
            </w:r>
            <w:r w:rsidRPr="001B05DC">
              <w:rPr>
                <w:rStyle w:val="Hyperlink"/>
                <w:noProof/>
              </w:rPr>
              <w:fldChar w:fldCharType="end"/>
            </w:r>
          </w:ins>
        </w:p>
        <w:p w:rsidR="008C3FB7" w:rsidRDefault="008C3FB7" w14:paraId="0AD881C3" w14:textId="0E1DC185">
          <w:pPr>
            <w:pStyle w:val="TOC1"/>
            <w:rPr>
              <w:ins w:author="Dwayne Carter" w:date="2026-02-20T19:00:00Z" w16du:dateUtc="2026-02-21T00:00:00Z" w:id="17"/>
              <w:rFonts w:asciiTheme="minorHAnsi" w:hAnsiTheme="minorHAnsi" w:eastAsiaTheme="minorEastAsia" w:cstheme="minorBidi"/>
              <w:b w:val="0"/>
              <w:noProof/>
              <w:kern w:val="2"/>
              <w14:ligatures w14:val="standardContextual"/>
            </w:rPr>
          </w:pPr>
          <w:ins w:author="Dwayne Carter" w:date="2026-02-20T19:00:00Z" w16du:dateUtc="2026-02-21T00:00:00Z" w:id="18">
            <w:r w:rsidRPr="001B05DC">
              <w:rPr>
                <w:rStyle w:val="Hyperlink"/>
                <w:noProof/>
              </w:rPr>
              <w:fldChar w:fldCharType="begin"/>
            </w:r>
            <w:r w:rsidRPr="001B05DC">
              <w:rPr>
                <w:rStyle w:val="Hyperlink"/>
                <w:noProof/>
              </w:rPr>
              <w:instrText xml:space="preserve"> </w:instrText>
            </w:r>
            <w:r>
              <w:rPr>
                <w:noProof/>
              </w:rPr>
              <w:instrText>HYPERLINK \l "_Toc222506467"</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3</w:t>
            </w:r>
            <w:r>
              <w:rPr>
                <w:rFonts w:asciiTheme="minorHAnsi" w:hAnsiTheme="minorHAnsi" w:eastAsiaTheme="minorEastAsia" w:cstheme="minorBidi"/>
                <w:b w:val="0"/>
                <w:noProof/>
                <w:kern w:val="2"/>
                <w14:ligatures w14:val="standardContextual"/>
              </w:rPr>
              <w:tab/>
            </w:r>
            <w:r w:rsidRPr="001B05DC">
              <w:rPr>
                <w:rStyle w:val="Hyperlink"/>
                <w:noProof/>
              </w:rPr>
              <w:t>IRM Overview</w:t>
            </w:r>
            <w:r>
              <w:rPr>
                <w:noProof/>
                <w:webHidden/>
              </w:rPr>
              <w:tab/>
            </w:r>
            <w:r>
              <w:rPr>
                <w:noProof/>
                <w:webHidden/>
              </w:rPr>
              <w:fldChar w:fldCharType="begin"/>
            </w:r>
            <w:r>
              <w:rPr>
                <w:noProof/>
                <w:webHidden/>
              </w:rPr>
              <w:instrText xml:space="preserve"> PAGEREF _Toc222506467 \h </w:instrText>
            </w:r>
          </w:ins>
          <w:r>
            <w:rPr>
              <w:noProof/>
              <w:webHidden/>
            </w:rPr>
          </w:r>
          <w:ins w:author="Dwayne Carter" w:date="2026-02-20T19:00:00Z" w16du:dateUtc="2026-02-21T00:00:00Z" w:id="19">
            <w:r>
              <w:rPr>
                <w:noProof/>
                <w:webHidden/>
              </w:rPr>
              <w:fldChar w:fldCharType="separate"/>
            </w:r>
            <w:r>
              <w:rPr>
                <w:noProof/>
                <w:webHidden/>
              </w:rPr>
              <w:t>6</w:t>
            </w:r>
            <w:r>
              <w:rPr>
                <w:noProof/>
                <w:webHidden/>
              </w:rPr>
              <w:fldChar w:fldCharType="end"/>
            </w:r>
            <w:r w:rsidRPr="001B05DC">
              <w:rPr>
                <w:rStyle w:val="Hyperlink"/>
                <w:noProof/>
              </w:rPr>
              <w:fldChar w:fldCharType="end"/>
            </w:r>
          </w:ins>
        </w:p>
        <w:p w:rsidR="008C3FB7" w:rsidRDefault="008C3FB7" w14:paraId="2EF6D59B" w14:textId="5A189FAB">
          <w:pPr>
            <w:pStyle w:val="TOC2"/>
            <w:tabs>
              <w:tab w:val="left" w:pos="960"/>
              <w:tab w:val="right" w:leader="dot" w:pos="9350"/>
            </w:tabs>
            <w:rPr>
              <w:ins w:author="Dwayne Carter" w:date="2026-02-20T19:00:00Z" w16du:dateUtc="2026-02-21T00:00:00Z" w:id="20"/>
              <w:rFonts w:asciiTheme="minorHAnsi" w:hAnsiTheme="minorHAnsi" w:eastAsiaTheme="minorEastAsia" w:cstheme="minorBidi"/>
              <w:noProof/>
              <w:kern w:val="2"/>
              <w14:ligatures w14:val="standardContextual"/>
            </w:rPr>
          </w:pPr>
          <w:ins w:author="Dwayne Carter" w:date="2026-02-20T19:00:00Z" w16du:dateUtc="2026-02-21T00:00:00Z" w:id="21">
            <w:r w:rsidRPr="001B05DC">
              <w:rPr>
                <w:rStyle w:val="Hyperlink"/>
                <w:noProof/>
              </w:rPr>
              <w:fldChar w:fldCharType="begin"/>
            </w:r>
            <w:r w:rsidRPr="001B05DC">
              <w:rPr>
                <w:rStyle w:val="Hyperlink"/>
                <w:noProof/>
              </w:rPr>
              <w:instrText xml:space="preserve"> </w:instrText>
            </w:r>
            <w:r>
              <w:rPr>
                <w:noProof/>
              </w:rPr>
              <w:instrText>HYPERLINK \l "_Toc222506468"</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3.1</w:t>
            </w:r>
            <w:r>
              <w:rPr>
                <w:rFonts w:asciiTheme="minorHAnsi" w:hAnsiTheme="minorHAnsi" w:eastAsiaTheme="minorEastAsia" w:cstheme="minorBidi"/>
                <w:noProof/>
                <w:kern w:val="2"/>
                <w14:ligatures w14:val="standardContextual"/>
              </w:rPr>
              <w:tab/>
            </w:r>
            <w:r w:rsidRPr="001B05DC">
              <w:rPr>
                <w:rStyle w:val="Hyperlink"/>
                <w:noProof/>
              </w:rPr>
              <w:t>IRM Use</w:t>
            </w:r>
            <w:r>
              <w:rPr>
                <w:noProof/>
                <w:webHidden/>
              </w:rPr>
              <w:tab/>
            </w:r>
            <w:r>
              <w:rPr>
                <w:noProof/>
                <w:webHidden/>
              </w:rPr>
              <w:fldChar w:fldCharType="begin"/>
            </w:r>
            <w:r>
              <w:rPr>
                <w:noProof/>
                <w:webHidden/>
              </w:rPr>
              <w:instrText xml:space="preserve"> PAGEREF _Toc222506468 \h </w:instrText>
            </w:r>
          </w:ins>
          <w:r>
            <w:rPr>
              <w:noProof/>
              <w:webHidden/>
            </w:rPr>
          </w:r>
          <w:ins w:author="Dwayne Carter" w:date="2026-02-20T19:00:00Z" w16du:dateUtc="2026-02-21T00:00:00Z" w:id="22">
            <w:r>
              <w:rPr>
                <w:noProof/>
                <w:webHidden/>
              </w:rPr>
              <w:fldChar w:fldCharType="separate"/>
            </w:r>
            <w:r>
              <w:rPr>
                <w:noProof/>
                <w:webHidden/>
              </w:rPr>
              <w:t>7</w:t>
            </w:r>
            <w:r>
              <w:rPr>
                <w:noProof/>
                <w:webHidden/>
              </w:rPr>
              <w:fldChar w:fldCharType="end"/>
            </w:r>
            <w:r w:rsidRPr="001B05DC">
              <w:rPr>
                <w:rStyle w:val="Hyperlink"/>
                <w:noProof/>
              </w:rPr>
              <w:fldChar w:fldCharType="end"/>
            </w:r>
          </w:ins>
        </w:p>
        <w:p w:rsidR="008C3FB7" w:rsidRDefault="008C3FB7" w14:paraId="4E6D64E3" w14:textId="391EA372">
          <w:pPr>
            <w:pStyle w:val="TOC2"/>
            <w:tabs>
              <w:tab w:val="left" w:pos="960"/>
              <w:tab w:val="right" w:leader="dot" w:pos="9350"/>
            </w:tabs>
            <w:rPr>
              <w:ins w:author="Dwayne Carter" w:date="2026-02-20T19:00:00Z" w16du:dateUtc="2026-02-21T00:00:00Z" w:id="23"/>
              <w:rFonts w:asciiTheme="minorHAnsi" w:hAnsiTheme="minorHAnsi" w:eastAsiaTheme="minorEastAsia" w:cstheme="minorBidi"/>
              <w:noProof/>
              <w:kern w:val="2"/>
              <w14:ligatures w14:val="standardContextual"/>
            </w:rPr>
          </w:pPr>
          <w:ins w:author="Dwayne Carter" w:date="2026-02-20T19:00:00Z" w16du:dateUtc="2026-02-21T00:00:00Z" w:id="24">
            <w:r w:rsidRPr="001B05DC">
              <w:rPr>
                <w:rStyle w:val="Hyperlink"/>
                <w:noProof/>
              </w:rPr>
              <w:fldChar w:fldCharType="begin"/>
            </w:r>
            <w:r w:rsidRPr="001B05DC">
              <w:rPr>
                <w:rStyle w:val="Hyperlink"/>
                <w:noProof/>
              </w:rPr>
              <w:instrText xml:space="preserve"> </w:instrText>
            </w:r>
            <w:r>
              <w:rPr>
                <w:noProof/>
              </w:rPr>
              <w:instrText>HYPERLINK \l "_Toc222506469"</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3.2</w:t>
            </w:r>
            <w:r>
              <w:rPr>
                <w:rFonts w:asciiTheme="minorHAnsi" w:hAnsiTheme="minorHAnsi" w:eastAsiaTheme="minorEastAsia" w:cstheme="minorBidi"/>
                <w:noProof/>
                <w:kern w:val="2"/>
                <w14:ligatures w14:val="standardContextual"/>
              </w:rPr>
              <w:tab/>
            </w:r>
            <w:r w:rsidRPr="001B05DC">
              <w:rPr>
                <w:rStyle w:val="Hyperlink"/>
                <w:noProof/>
              </w:rPr>
              <w:t>IRM Structure</w:t>
            </w:r>
            <w:r>
              <w:rPr>
                <w:noProof/>
                <w:webHidden/>
              </w:rPr>
              <w:tab/>
            </w:r>
            <w:r>
              <w:rPr>
                <w:noProof/>
                <w:webHidden/>
              </w:rPr>
              <w:fldChar w:fldCharType="begin"/>
            </w:r>
            <w:r>
              <w:rPr>
                <w:noProof/>
                <w:webHidden/>
              </w:rPr>
              <w:instrText xml:space="preserve"> PAGEREF _Toc222506469 \h </w:instrText>
            </w:r>
          </w:ins>
          <w:r>
            <w:rPr>
              <w:noProof/>
              <w:webHidden/>
            </w:rPr>
          </w:r>
          <w:ins w:author="Dwayne Carter" w:date="2026-02-20T19:00:00Z" w16du:dateUtc="2026-02-21T00:00:00Z" w:id="25">
            <w:r>
              <w:rPr>
                <w:noProof/>
                <w:webHidden/>
              </w:rPr>
              <w:fldChar w:fldCharType="separate"/>
            </w:r>
            <w:r>
              <w:rPr>
                <w:noProof/>
                <w:webHidden/>
              </w:rPr>
              <w:t>7</w:t>
            </w:r>
            <w:r>
              <w:rPr>
                <w:noProof/>
                <w:webHidden/>
              </w:rPr>
              <w:fldChar w:fldCharType="end"/>
            </w:r>
            <w:r w:rsidRPr="001B05DC">
              <w:rPr>
                <w:rStyle w:val="Hyperlink"/>
                <w:noProof/>
              </w:rPr>
              <w:fldChar w:fldCharType="end"/>
            </w:r>
          </w:ins>
        </w:p>
        <w:p w:rsidR="008C3FB7" w:rsidRDefault="008C3FB7" w14:paraId="55C4408A" w14:textId="7AAD1F18">
          <w:pPr>
            <w:pStyle w:val="TOC1"/>
            <w:rPr>
              <w:ins w:author="Dwayne Carter" w:date="2026-02-20T19:00:00Z" w16du:dateUtc="2026-02-21T00:00:00Z" w:id="26"/>
              <w:rFonts w:asciiTheme="minorHAnsi" w:hAnsiTheme="minorHAnsi" w:eastAsiaTheme="minorEastAsia" w:cstheme="minorBidi"/>
              <w:b w:val="0"/>
              <w:noProof/>
              <w:kern w:val="2"/>
              <w14:ligatures w14:val="standardContextual"/>
            </w:rPr>
          </w:pPr>
          <w:ins w:author="Dwayne Carter" w:date="2026-02-20T19:00:00Z" w16du:dateUtc="2026-02-21T00:00:00Z" w:id="27">
            <w:r w:rsidRPr="001B05DC">
              <w:rPr>
                <w:rStyle w:val="Hyperlink"/>
                <w:noProof/>
              </w:rPr>
              <w:fldChar w:fldCharType="begin"/>
            </w:r>
            <w:r w:rsidRPr="001B05DC">
              <w:rPr>
                <w:rStyle w:val="Hyperlink"/>
                <w:noProof/>
              </w:rPr>
              <w:instrText xml:space="preserve"> </w:instrText>
            </w:r>
            <w:r>
              <w:rPr>
                <w:noProof/>
              </w:rPr>
              <w:instrText>HYPERLINK \l "_Toc222506470"</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w:t>
            </w:r>
            <w:r>
              <w:rPr>
                <w:rFonts w:asciiTheme="minorHAnsi" w:hAnsiTheme="minorHAnsi" w:eastAsiaTheme="minorEastAsia" w:cstheme="minorBidi"/>
                <w:b w:val="0"/>
                <w:noProof/>
                <w:kern w:val="2"/>
                <w14:ligatures w14:val="standardContextual"/>
              </w:rPr>
              <w:tab/>
            </w:r>
            <w:r w:rsidRPr="001B05DC">
              <w:rPr>
                <w:rStyle w:val="Hyperlink"/>
                <w:noProof/>
              </w:rPr>
              <w:t>IRM Content</w:t>
            </w:r>
            <w:r>
              <w:rPr>
                <w:noProof/>
                <w:webHidden/>
              </w:rPr>
              <w:tab/>
            </w:r>
            <w:r>
              <w:rPr>
                <w:noProof/>
                <w:webHidden/>
              </w:rPr>
              <w:fldChar w:fldCharType="begin"/>
            </w:r>
            <w:r>
              <w:rPr>
                <w:noProof/>
                <w:webHidden/>
              </w:rPr>
              <w:instrText xml:space="preserve"> PAGEREF _Toc222506470 \h </w:instrText>
            </w:r>
          </w:ins>
          <w:r>
            <w:rPr>
              <w:noProof/>
              <w:webHidden/>
            </w:rPr>
          </w:r>
          <w:ins w:author="Dwayne Carter" w:date="2026-02-20T19:00:00Z" w16du:dateUtc="2026-02-21T00:00:00Z" w:id="28">
            <w:r>
              <w:rPr>
                <w:noProof/>
                <w:webHidden/>
              </w:rPr>
              <w:fldChar w:fldCharType="separate"/>
            </w:r>
            <w:r>
              <w:rPr>
                <w:noProof/>
                <w:webHidden/>
              </w:rPr>
              <w:t>8</w:t>
            </w:r>
            <w:r>
              <w:rPr>
                <w:noProof/>
                <w:webHidden/>
              </w:rPr>
              <w:fldChar w:fldCharType="end"/>
            </w:r>
            <w:r w:rsidRPr="001B05DC">
              <w:rPr>
                <w:rStyle w:val="Hyperlink"/>
                <w:noProof/>
              </w:rPr>
              <w:fldChar w:fldCharType="end"/>
            </w:r>
          </w:ins>
        </w:p>
        <w:p w:rsidR="008C3FB7" w:rsidRDefault="008C3FB7" w14:paraId="64ECD36F" w14:textId="26AC601C">
          <w:pPr>
            <w:pStyle w:val="TOC2"/>
            <w:tabs>
              <w:tab w:val="left" w:pos="960"/>
              <w:tab w:val="right" w:leader="dot" w:pos="9350"/>
            </w:tabs>
            <w:rPr>
              <w:ins w:author="Dwayne Carter" w:date="2026-02-20T19:00:00Z" w16du:dateUtc="2026-02-21T00:00:00Z" w:id="29"/>
              <w:rFonts w:asciiTheme="minorHAnsi" w:hAnsiTheme="minorHAnsi" w:eastAsiaTheme="minorEastAsia" w:cstheme="minorBidi"/>
              <w:noProof/>
              <w:kern w:val="2"/>
              <w14:ligatures w14:val="standardContextual"/>
            </w:rPr>
          </w:pPr>
          <w:ins w:author="Dwayne Carter" w:date="2026-02-20T19:00:00Z" w16du:dateUtc="2026-02-21T00:00:00Z" w:id="30">
            <w:r w:rsidRPr="001B05DC">
              <w:rPr>
                <w:rStyle w:val="Hyperlink"/>
                <w:noProof/>
              </w:rPr>
              <w:fldChar w:fldCharType="begin"/>
            </w:r>
            <w:r w:rsidRPr="001B05DC">
              <w:rPr>
                <w:rStyle w:val="Hyperlink"/>
                <w:noProof/>
              </w:rPr>
              <w:instrText xml:space="preserve"> </w:instrText>
            </w:r>
            <w:r>
              <w:rPr>
                <w:noProof/>
              </w:rPr>
              <w:instrText>HYPERLINK \l "_Toc222506471"</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w:t>
            </w:r>
            <w:r>
              <w:rPr>
                <w:rFonts w:asciiTheme="minorHAnsi" w:hAnsiTheme="minorHAnsi" w:eastAsiaTheme="minorEastAsia" w:cstheme="minorBidi"/>
                <w:noProof/>
                <w:kern w:val="2"/>
                <w14:ligatures w14:val="standardContextual"/>
              </w:rPr>
              <w:tab/>
            </w:r>
            <w:r w:rsidRPr="001B05DC">
              <w:rPr>
                <w:rStyle w:val="Hyperlink"/>
                <w:noProof/>
              </w:rPr>
              <w:t>Member Subject Area</w:t>
            </w:r>
            <w:r>
              <w:rPr>
                <w:noProof/>
                <w:webHidden/>
              </w:rPr>
              <w:tab/>
            </w:r>
            <w:r>
              <w:rPr>
                <w:noProof/>
                <w:webHidden/>
              </w:rPr>
              <w:fldChar w:fldCharType="begin"/>
            </w:r>
            <w:r>
              <w:rPr>
                <w:noProof/>
                <w:webHidden/>
              </w:rPr>
              <w:instrText xml:space="preserve"> PAGEREF _Toc222506471 \h </w:instrText>
            </w:r>
          </w:ins>
          <w:r>
            <w:rPr>
              <w:noProof/>
              <w:webHidden/>
            </w:rPr>
          </w:r>
          <w:ins w:author="Dwayne Carter" w:date="2026-02-20T19:00:00Z" w16du:dateUtc="2026-02-21T00:00:00Z" w:id="31">
            <w:r>
              <w:rPr>
                <w:noProof/>
                <w:webHidden/>
              </w:rPr>
              <w:fldChar w:fldCharType="separate"/>
            </w:r>
            <w:r>
              <w:rPr>
                <w:noProof/>
                <w:webHidden/>
              </w:rPr>
              <w:t>10</w:t>
            </w:r>
            <w:r>
              <w:rPr>
                <w:noProof/>
                <w:webHidden/>
              </w:rPr>
              <w:fldChar w:fldCharType="end"/>
            </w:r>
            <w:r w:rsidRPr="001B05DC">
              <w:rPr>
                <w:rStyle w:val="Hyperlink"/>
                <w:noProof/>
              </w:rPr>
              <w:fldChar w:fldCharType="end"/>
            </w:r>
          </w:ins>
        </w:p>
        <w:p w:rsidR="008C3FB7" w:rsidRDefault="008C3FB7" w14:paraId="6C783957" w14:textId="3310DC62">
          <w:pPr>
            <w:pStyle w:val="TOC2"/>
            <w:tabs>
              <w:tab w:val="left" w:pos="960"/>
              <w:tab w:val="right" w:leader="dot" w:pos="9350"/>
            </w:tabs>
            <w:rPr>
              <w:ins w:author="Dwayne Carter" w:date="2026-02-20T19:00:00Z" w16du:dateUtc="2026-02-21T00:00:00Z" w:id="32"/>
              <w:rFonts w:asciiTheme="minorHAnsi" w:hAnsiTheme="minorHAnsi" w:eastAsiaTheme="minorEastAsia" w:cstheme="minorBidi"/>
              <w:noProof/>
              <w:kern w:val="2"/>
              <w14:ligatures w14:val="standardContextual"/>
            </w:rPr>
          </w:pPr>
          <w:ins w:author="Dwayne Carter" w:date="2026-02-20T19:00:00Z" w16du:dateUtc="2026-02-21T00:00:00Z" w:id="33">
            <w:r w:rsidRPr="001B05DC">
              <w:rPr>
                <w:rStyle w:val="Hyperlink"/>
                <w:noProof/>
              </w:rPr>
              <w:fldChar w:fldCharType="begin"/>
            </w:r>
            <w:r w:rsidRPr="001B05DC">
              <w:rPr>
                <w:rStyle w:val="Hyperlink"/>
                <w:noProof/>
              </w:rPr>
              <w:instrText xml:space="preserve"> </w:instrText>
            </w:r>
            <w:r>
              <w:rPr>
                <w:noProof/>
              </w:rPr>
              <w:instrText>HYPERLINK \l "_Toc222506472"</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4.2</w:t>
            </w:r>
            <w:r>
              <w:rPr>
                <w:rFonts w:asciiTheme="minorHAnsi" w:hAnsiTheme="minorHAnsi" w:eastAsiaTheme="minorEastAsia" w:cstheme="minorBidi"/>
                <w:noProof/>
                <w:kern w:val="2"/>
                <w14:ligatures w14:val="standardContextual"/>
              </w:rPr>
              <w:tab/>
            </w:r>
            <w:r w:rsidRPr="001B05DC">
              <w:rPr>
                <w:rStyle w:val="Hyperlink"/>
                <w:noProof/>
              </w:rPr>
              <w:t>Provider Subject Area</w:t>
            </w:r>
            <w:r>
              <w:rPr>
                <w:noProof/>
                <w:webHidden/>
              </w:rPr>
              <w:tab/>
            </w:r>
            <w:r>
              <w:rPr>
                <w:noProof/>
                <w:webHidden/>
              </w:rPr>
              <w:fldChar w:fldCharType="begin"/>
            </w:r>
            <w:r>
              <w:rPr>
                <w:noProof/>
                <w:webHidden/>
              </w:rPr>
              <w:instrText xml:space="preserve"> PAGEREF _Toc222506472 \h </w:instrText>
            </w:r>
          </w:ins>
          <w:r>
            <w:rPr>
              <w:noProof/>
              <w:webHidden/>
            </w:rPr>
          </w:r>
          <w:ins w:author="Dwayne Carter" w:date="2026-02-20T19:00:00Z" w16du:dateUtc="2026-02-21T00:00:00Z" w:id="34">
            <w:r>
              <w:rPr>
                <w:noProof/>
                <w:webHidden/>
              </w:rPr>
              <w:fldChar w:fldCharType="separate"/>
            </w:r>
            <w:r>
              <w:rPr>
                <w:noProof/>
                <w:webHidden/>
              </w:rPr>
              <w:t>11</w:t>
            </w:r>
            <w:r>
              <w:rPr>
                <w:noProof/>
                <w:webHidden/>
              </w:rPr>
              <w:fldChar w:fldCharType="end"/>
            </w:r>
            <w:r w:rsidRPr="001B05DC">
              <w:rPr>
                <w:rStyle w:val="Hyperlink"/>
                <w:noProof/>
              </w:rPr>
              <w:fldChar w:fldCharType="end"/>
            </w:r>
          </w:ins>
        </w:p>
        <w:p w:rsidR="008C3FB7" w:rsidRDefault="008C3FB7" w14:paraId="5B3CADA6" w14:textId="364BC22F">
          <w:pPr>
            <w:pStyle w:val="TOC2"/>
            <w:tabs>
              <w:tab w:val="left" w:pos="960"/>
              <w:tab w:val="right" w:leader="dot" w:pos="9350"/>
            </w:tabs>
            <w:rPr>
              <w:ins w:author="Dwayne Carter" w:date="2026-02-20T19:00:00Z" w16du:dateUtc="2026-02-21T00:00:00Z" w:id="35"/>
              <w:rFonts w:asciiTheme="minorHAnsi" w:hAnsiTheme="minorHAnsi" w:eastAsiaTheme="minorEastAsia" w:cstheme="minorBidi"/>
              <w:noProof/>
              <w:kern w:val="2"/>
              <w14:ligatures w14:val="standardContextual"/>
            </w:rPr>
          </w:pPr>
          <w:ins w:author="Dwayne Carter" w:date="2026-02-20T19:00:00Z" w16du:dateUtc="2026-02-21T00:00:00Z" w:id="36">
            <w:r w:rsidRPr="001B05DC">
              <w:rPr>
                <w:rStyle w:val="Hyperlink"/>
                <w:noProof/>
              </w:rPr>
              <w:fldChar w:fldCharType="begin"/>
            </w:r>
            <w:r w:rsidRPr="001B05DC">
              <w:rPr>
                <w:rStyle w:val="Hyperlink"/>
                <w:noProof/>
              </w:rPr>
              <w:instrText xml:space="preserve"> </w:instrText>
            </w:r>
            <w:r>
              <w:rPr>
                <w:noProof/>
              </w:rPr>
              <w:instrText>HYPERLINK \l "_Toc222506473"</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4.3</w:t>
            </w:r>
            <w:r>
              <w:rPr>
                <w:rFonts w:asciiTheme="minorHAnsi" w:hAnsiTheme="minorHAnsi" w:eastAsiaTheme="minorEastAsia" w:cstheme="minorBidi"/>
                <w:noProof/>
                <w:kern w:val="2"/>
                <w14:ligatures w14:val="standardContextual"/>
              </w:rPr>
              <w:tab/>
            </w:r>
            <w:r w:rsidRPr="001B05DC">
              <w:rPr>
                <w:rStyle w:val="Hyperlink"/>
                <w:noProof/>
              </w:rPr>
              <w:t>Organization Subject Area</w:t>
            </w:r>
            <w:r>
              <w:rPr>
                <w:noProof/>
                <w:webHidden/>
              </w:rPr>
              <w:tab/>
            </w:r>
            <w:r>
              <w:rPr>
                <w:noProof/>
                <w:webHidden/>
              </w:rPr>
              <w:fldChar w:fldCharType="begin"/>
            </w:r>
            <w:r>
              <w:rPr>
                <w:noProof/>
                <w:webHidden/>
              </w:rPr>
              <w:instrText xml:space="preserve"> PAGEREF _Toc222506473 \h </w:instrText>
            </w:r>
          </w:ins>
          <w:r>
            <w:rPr>
              <w:noProof/>
              <w:webHidden/>
            </w:rPr>
          </w:r>
          <w:ins w:author="Dwayne Carter" w:date="2026-02-20T19:00:00Z" w16du:dateUtc="2026-02-21T00:00:00Z" w:id="37">
            <w:r>
              <w:rPr>
                <w:noProof/>
                <w:webHidden/>
              </w:rPr>
              <w:fldChar w:fldCharType="separate"/>
            </w:r>
            <w:r>
              <w:rPr>
                <w:noProof/>
                <w:webHidden/>
              </w:rPr>
              <w:t>12</w:t>
            </w:r>
            <w:r>
              <w:rPr>
                <w:noProof/>
                <w:webHidden/>
              </w:rPr>
              <w:fldChar w:fldCharType="end"/>
            </w:r>
            <w:r w:rsidRPr="001B05DC">
              <w:rPr>
                <w:rStyle w:val="Hyperlink"/>
                <w:noProof/>
              </w:rPr>
              <w:fldChar w:fldCharType="end"/>
            </w:r>
          </w:ins>
        </w:p>
        <w:p w:rsidR="008C3FB7" w:rsidRDefault="008C3FB7" w14:paraId="41DE9A7D" w14:textId="32AF2BEA">
          <w:pPr>
            <w:pStyle w:val="TOC2"/>
            <w:tabs>
              <w:tab w:val="left" w:pos="960"/>
              <w:tab w:val="right" w:leader="dot" w:pos="9350"/>
            </w:tabs>
            <w:rPr>
              <w:ins w:author="Dwayne Carter" w:date="2026-02-20T19:00:00Z" w16du:dateUtc="2026-02-21T00:00:00Z" w:id="38"/>
              <w:rFonts w:asciiTheme="minorHAnsi" w:hAnsiTheme="minorHAnsi" w:eastAsiaTheme="minorEastAsia" w:cstheme="minorBidi"/>
              <w:noProof/>
              <w:kern w:val="2"/>
              <w14:ligatures w14:val="standardContextual"/>
            </w:rPr>
          </w:pPr>
          <w:ins w:author="Dwayne Carter" w:date="2026-02-20T19:00:00Z" w16du:dateUtc="2026-02-21T00:00:00Z" w:id="39">
            <w:r w:rsidRPr="001B05DC">
              <w:rPr>
                <w:rStyle w:val="Hyperlink"/>
                <w:noProof/>
              </w:rPr>
              <w:fldChar w:fldCharType="begin"/>
            </w:r>
            <w:r w:rsidRPr="001B05DC">
              <w:rPr>
                <w:rStyle w:val="Hyperlink"/>
                <w:noProof/>
              </w:rPr>
              <w:instrText xml:space="preserve"> </w:instrText>
            </w:r>
            <w:r>
              <w:rPr>
                <w:noProof/>
              </w:rPr>
              <w:instrText>HYPERLINK \l "_Toc222506474"</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4.4</w:t>
            </w:r>
            <w:r>
              <w:rPr>
                <w:rFonts w:asciiTheme="minorHAnsi" w:hAnsiTheme="minorHAnsi" w:eastAsiaTheme="minorEastAsia" w:cstheme="minorBidi"/>
                <w:noProof/>
                <w:kern w:val="2"/>
                <w14:ligatures w14:val="standardContextual"/>
              </w:rPr>
              <w:tab/>
            </w:r>
            <w:r w:rsidRPr="001B05DC">
              <w:rPr>
                <w:rStyle w:val="Hyperlink"/>
                <w:noProof/>
              </w:rPr>
              <w:t>Health Insurance Program Subject Area</w:t>
            </w:r>
            <w:r>
              <w:rPr>
                <w:noProof/>
                <w:webHidden/>
              </w:rPr>
              <w:tab/>
            </w:r>
            <w:r>
              <w:rPr>
                <w:noProof/>
                <w:webHidden/>
              </w:rPr>
              <w:fldChar w:fldCharType="begin"/>
            </w:r>
            <w:r>
              <w:rPr>
                <w:noProof/>
                <w:webHidden/>
              </w:rPr>
              <w:instrText xml:space="preserve"> PAGEREF _Toc222506474 \h </w:instrText>
            </w:r>
          </w:ins>
          <w:r>
            <w:rPr>
              <w:noProof/>
              <w:webHidden/>
            </w:rPr>
          </w:r>
          <w:ins w:author="Dwayne Carter" w:date="2026-02-20T19:00:00Z" w16du:dateUtc="2026-02-21T00:00:00Z" w:id="40">
            <w:r>
              <w:rPr>
                <w:noProof/>
                <w:webHidden/>
              </w:rPr>
              <w:fldChar w:fldCharType="separate"/>
            </w:r>
            <w:r>
              <w:rPr>
                <w:noProof/>
                <w:webHidden/>
              </w:rPr>
              <w:t>13</w:t>
            </w:r>
            <w:r>
              <w:rPr>
                <w:noProof/>
                <w:webHidden/>
              </w:rPr>
              <w:fldChar w:fldCharType="end"/>
            </w:r>
            <w:r w:rsidRPr="001B05DC">
              <w:rPr>
                <w:rStyle w:val="Hyperlink"/>
                <w:noProof/>
              </w:rPr>
              <w:fldChar w:fldCharType="end"/>
            </w:r>
          </w:ins>
        </w:p>
        <w:p w:rsidR="008C3FB7" w:rsidRDefault="008C3FB7" w14:paraId="13D97771" w14:textId="49B9111A">
          <w:pPr>
            <w:pStyle w:val="TOC2"/>
            <w:tabs>
              <w:tab w:val="left" w:pos="960"/>
              <w:tab w:val="right" w:leader="dot" w:pos="9350"/>
            </w:tabs>
            <w:rPr>
              <w:ins w:author="Dwayne Carter" w:date="2026-02-20T19:00:00Z" w16du:dateUtc="2026-02-21T00:00:00Z" w:id="41"/>
              <w:rFonts w:asciiTheme="minorHAnsi" w:hAnsiTheme="minorHAnsi" w:eastAsiaTheme="minorEastAsia" w:cstheme="minorBidi"/>
              <w:noProof/>
              <w:kern w:val="2"/>
              <w14:ligatures w14:val="standardContextual"/>
            </w:rPr>
          </w:pPr>
          <w:ins w:author="Dwayne Carter" w:date="2026-02-20T19:00:00Z" w16du:dateUtc="2026-02-21T00:00:00Z" w:id="42">
            <w:r w:rsidRPr="001B05DC">
              <w:rPr>
                <w:rStyle w:val="Hyperlink"/>
                <w:noProof/>
              </w:rPr>
              <w:fldChar w:fldCharType="begin"/>
            </w:r>
            <w:r w:rsidRPr="001B05DC">
              <w:rPr>
                <w:rStyle w:val="Hyperlink"/>
                <w:noProof/>
              </w:rPr>
              <w:instrText xml:space="preserve"> </w:instrText>
            </w:r>
            <w:r>
              <w:rPr>
                <w:noProof/>
              </w:rPr>
              <w:instrText>HYPERLINK \l "_Toc222506475"</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4.5</w:t>
            </w:r>
            <w:r>
              <w:rPr>
                <w:rFonts w:asciiTheme="minorHAnsi" w:hAnsiTheme="minorHAnsi" w:eastAsiaTheme="minorEastAsia" w:cstheme="minorBidi"/>
                <w:noProof/>
                <w:kern w:val="2"/>
                <w14:ligatures w14:val="standardContextual"/>
              </w:rPr>
              <w:tab/>
            </w:r>
            <w:r w:rsidRPr="001B05DC">
              <w:rPr>
                <w:rStyle w:val="Hyperlink"/>
                <w:noProof/>
              </w:rPr>
              <w:t>Health Plan Subject Area</w:t>
            </w:r>
            <w:r>
              <w:rPr>
                <w:noProof/>
                <w:webHidden/>
              </w:rPr>
              <w:tab/>
            </w:r>
            <w:r>
              <w:rPr>
                <w:noProof/>
                <w:webHidden/>
              </w:rPr>
              <w:fldChar w:fldCharType="begin"/>
            </w:r>
            <w:r>
              <w:rPr>
                <w:noProof/>
                <w:webHidden/>
              </w:rPr>
              <w:instrText xml:space="preserve"> PAGEREF _Toc222506475 \h </w:instrText>
            </w:r>
          </w:ins>
          <w:r>
            <w:rPr>
              <w:noProof/>
              <w:webHidden/>
            </w:rPr>
          </w:r>
          <w:ins w:author="Dwayne Carter" w:date="2026-02-20T19:00:00Z" w16du:dateUtc="2026-02-21T00:00:00Z" w:id="43">
            <w:r>
              <w:rPr>
                <w:noProof/>
                <w:webHidden/>
              </w:rPr>
              <w:fldChar w:fldCharType="separate"/>
            </w:r>
            <w:r>
              <w:rPr>
                <w:noProof/>
                <w:webHidden/>
              </w:rPr>
              <w:t>14</w:t>
            </w:r>
            <w:r>
              <w:rPr>
                <w:noProof/>
                <w:webHidden/>
              </w:rPr>
              <w:fldChar w:fldCharType="end"/>
            </w:r>
            <w:r w:rsidRPr="001B05DC">
              <w:rPr>
                <w:rStyle w:val="Hyperlink"/>
                <w:noProof/>
              </w:rPr>
              <w:fldChar w:fldCharType="end"/>
            </w:r>
          </w:ins>
        </w:p>
        <w:p w:rsidR="008C3FB7" w:rsidRDefault="008C3FB7" w14:paraId="18C7EF36" w14:textId="1EF822FB">
          <w:pPr>
            <w:pStyle w:val="TOC2"/>
            <w:tabs>
              <w:tab w:val="left" w:pos="960"/>
              <w:tab w:val="right" w:leader="dot" w:pos="9350"/>
            </w:tabs>
            <w:rPr>
              <w:ins w:author="Dwayne Carter" w:date="2026-02-20T19:00:00Z" w16du:dateUtc="2026-02-21T00:00:00Z" w:id="44"/>
              <w:rFonts w:asciiTheme="minorHAnsi" w:hAnsiTheme="minorHAnsi" w:eastAsiaTheme="minorEastAsia" w:cstheme="minorBidi"/>
              <w:noProof/>
              <w:kern w:val="2"/>
              <w14:ligatures w14:val="standardContextual"/>
            </w:rPr>
          </w:pPr>
          <w:ins w:author="Dwayne Carter" w:date="2026-02-20T19:00:00Z" w16du:dateUtc="2026-02-21T00:00:00Z" w:id="45">
            <w:r w:rsidRPr="001B05DC">
              <w:rPr>
                <w:rStyle w:val="Hyperlink"/>
                <w:noProof/>
              </w:rPr>
              <w:fldChar w:fldCharType="begin"/>
            </w:r>
            <w:r w:rsidRPr="001B05DC">
              <w:rPr>
                <w:rStyle w:val="Hyperlink"/>
                <w:noProof/>
              </w:rPr>
              <w:instrText xml:space="preserve"> </w:instrText>
            </w:r>
            <w:r>
              <w:rPr>
                <w:noProof/>
              </w:rPr>
              <w:instrText>HYPERLINK \l "_Toc222506476"</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4.6</w:t>
            </w:r>
            <w:r>
              <w:rPr>
                <w:rFonts w:asciiTheme="minorHAnsi" w:hAnsiTheme="minorHAnsi" w:eastAsiaTheme="minorEastAsia" w:cstheme="minorBidi"/>
                <w:noProof/>
                <w:kern w:val="2"/>
                <w14:ligatures w14:val="standardContextual"/>
              </w:rPr>
              <w:tab/>
            </w:r>
            <w:r w:rsidRPr="001B05DC">
              <w:rPr>
                <w:rStyle w:val="Hyperlink"/>
                <w:noProof/>
              </w:rPr>
              <w:t>Healthcare Delivery Subject Area</w:t>
            </w:r>
            <w:r>
              <w:rPr>
                <w:noProof/>
                <w:webHidden/>
              </w:rPr>
              <w:tab/>
            </w:r>
            <w:r>
              <w:rPr>
                <w:noProof/>
                <w:webHidden/>
              </w:rPr>
              <w:fldChar w:fldCharType="begin"/>
            </w:r>
            <w:r>
              <w:rPr>
                <w:noProof/>
                <w:webHidden/>
              </w:rPr>
              <w:instrText xml:space="preserve"> PAGEREF _Toc222506476 \h </w:instrText>
            </w:r>
          </w:ins>
          <w:r>
            <w:rPr>
              <w:noProof/>
              <w:webHidden/>
            </w:rPr>
          </w:r>
          <w:ins w:author="Dwayne Carter" w:date="2026-02-20T19:00:00Z" w16du:dateUtc="2026-02-21T00:00:00Z" w:id="46">
            <w:r>
              <w:rPr>
                <w:noProof/>
                <w:webHidden/>
              </w:rPr>
              <w:fldChar w:fldCharType="separate"/>
            </w:r>
            <w:r>
              <w:rPr>
                <w:noProof/>
                <w:webHidden/>
              </w:rPr>
              <w:t>15</w:t>
            </w:r>
            <w:r>
              <w:rPr>
                <w:noProof/>
                <w:webHidden/>
              </w:rPr>
              <w:fldChar w:fldCharType="end"/>
            </w:r>
            <w:r w:rsidRPr="001B05DC">
              <w:rPr>
                <w:rStyle w:val="Hyperlink"/>
                <w:noProof/>
              </w:rPr>
              <w:fldChar w:fldCharType="end"/>
            </w:r>
          </w:ins>
        </w:p>
        <w:p w:rsidR="008C3FB7" w:rsidRDefault="008C3FB7" w14:paraId="4930B732" w14:textId="54034986">
          <w:pPr>
            <w:pStyle w:val="TOC2"/>
            <w:tabs>
              <w:tab w:val="left" w:pos="960"/>
              <w:tab w:val="right" w:leader="dot" w:pos="9350"/>
            </w:tabs>
            <w:rPr>
              <w:ins w:author="Dwayne Carter" w:date="2026-02-20T19:00:00Z" w16du:dateUtc="2026-02-21T00:00:00Z" w:id="47"/>
              <w:rFonts w:asciiTheme="minorHAnsi" w:hAnsiTheme="minorHAnsi" w:eastAsiaTheme="minorEastAsia" w:cstheme="minorBidi"/>
              <w:noProof/>
              <w:kern w:val="2"/>
              <w14:ligatures w14:val="standardContextual"/>
            </w:rPr>
          </w:pPr>
          <w:ins w:author="Dwayne Carter" w:date="2026-02-20T19:00:00Z" w16du:dateUtc="2026-02-21T00:00:00Z" w:id="48">
            <w:r w:rsidRPr="001B05DC">
              <w:rPr>
                <w:rStyle w:val="Hyperlink"/>
                <w:noProof/>
              </w:rPr>
              <w:fldChar w:fldCharType="begin"/>
            </w:r>
            <w:r w:rsidRPr="001B05DC">
              <w:rPr>
                <w:rStyle w:val="Hyperlink"/>
                <w:noProof/>
              </w:rPr>
              <w:instrText xml:space="preserve"> </w:instrText>
            </w:r>
            <w:r>
              <w:rPr>
                <w:noProof/>
              </w:rPr>
              <w:instrText>HYPERLINK \l "_Toc222506477"</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4.7</w:t>
            </w:r>
            <w:r>
              <w:rPr>
                <w:rFonts w:asciiTheme="minorHAnsi" w:hAnsiTheme="minorHAnsi" w:eastAsiaTheme="minorEastAsia" w:cstheme="minorBidi"/>
                <w:noProof/>
                <w:kern w:val="2"/>
                <w14:ligatures w14:val="standardContextual"/>
              </w:rPr>
              <w:tab/>
            </w:r>
            <w:r w:rsidRPr="001B05DC">
              <w:rPr>
                <w:rStyle w:val="Hyperlink"/>
                <w:noProof/>
              </w:rPr>
              <w:t>Healthcare Quality Subject Area</w:t>
            </w:r>
            <w:r>
              <w:rPr>
                <w:noProof/>
                <w:webHidden/>
              </w:rPr>
              <w:tab/>
            </w:r>
            <w:r>
              <w:rPr>
                <w:noProof/>
                <w:webHidden/>
              </w:rPr>
              <w:fldChar w:fldCharType="begin"/>
            </w:r>
            <w:r>
              <w:rPr>
                <w:noProof/>
                <w:webHidden/>
              </w:rPr>
              <w:instrText xml:space="preserve"> PAGEREF _Toc222506477 \h </w:instrText>
            </w:r>
          </w:ins>
          <w:r>
            <w:rPr>
              <w:noProof/>
              <w:webHidden/>
            </w:rPr>
          </w:r>
          <w:ins w:author="Dwayne Carter" w:date="2026-02-20T19:00:00Z" w16du:dateUtc="2026-02-21T00:00:00Z" w:id="49">
            <w:r>
              <w:rPr>
                <w:noProof/>
                <w:webHidden/>
              </w:rPr>
              <w:fldChar w:fldCharType="separate"/>
            </w:r>
            <w:r>
              <w:rPr>
                <w:noProof/>
                <w:webHidden/>
              </w:rPr>
              <w:t>16</w:t>
            </w:r>
            <w:r>
              <w:rPr>
                <w:noProof/>
                <w:webHidden/>
              </w:rPr>
              <w:fldChar w:fldCharType="end"/>
            </w:r>
            <w:r w:rsidRPr="001B05DC">
              <w:rPr>
                <w:rStyle w:val="Hyperlink"/>
                <w:noProof/>
              </w:rPr>
              <w:fldChar w:fldCharType="end"/>
            </w:r>
          </w:ins>
        </w:p>
        <w:p w:rsidR="008C3FB7" w:rsidRDefault="008C3FB7" w14:paraId="6CF0C510" w14:textId="340FA50D">
          <w:pPr>
            <w:pStyle w:val="TOC2"/>
            <w:tabs>
              <w:tab w:val="left" w:pos="960"/>
              <w:tab w:val="right" w:leader="dot" w:pos="9350"/>
            </w:tabs>
            <w:rPr>
              <w:ins w:author="Dwayne Carter" w:date="2026-02-20T19:00:00Z" w16du:dateUtc="2026-02-21T00:00:00Z" w:id="50"/>
              <w:rFonts w:asciiTheme="minorHAnsi" w:hAnsiTheme="minorHAnsi" w:eastAsiaTheme="minorEastAsia" w:cstheme="minorBidi"/>
              <w:noProof/>
              <w:kern w:val="2"/>
              <w14:ligatures w14:val="standardContextual"/>
            </w:rPr>
          </w:pPr>
          <w:ins w:author="Dwayne Carter" w:date="2026-02-20T19:00:00Z" w16du:dateUtc="2026-02-21T00:00:00Z" w:id="51">
            <w:r w:rsidRPr="001B05DC">
              <w:rPr>
                <w:rStyle w:val="Hyperlink"/>
                <w:noProof/>
              </w:rPr>
              <w:fldChar w:fldCharType="begin"/>
            </w:r>
            <w:r w:rsidRPr="001B05DC">
              <w:rPr>
                <w:rStyle w:val="Hyperlink"/>
                <w:noProof/>
              </w:rPr>
              <w:instrText xml:space="preserve"> </w:instrText>
            </w:r>
            <w:r>
              <w:rPr>
                <w:noProof/>
              </w:rPr>
              <w:instrText>HYPERLINK \l "_Toc222506478"</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4.8</w:t>
            </w:r>
            <w:r>
              <w:rPr>
                <w:rFonts w:asciiTheme="minorHAnsi" w:hAnsiTheme="minorHAnsi" w:eastAsiaTheme="minorEastAsia" w:cstheme="minorBidi"/>
                <w:noProof/>
                <w:kern w:val="2"/>
                <w14:ligatures w14:val="standardContextual"/>
              </w:rPr>
              <w:tab/>
            </w:r>
            <w:r w:rsidRPr="001B05DC">
              <w:rPr>
                <w:rStyle w:val="Hyperlink"/>
                <w:noProof/>
              </w:rPr>
              <w:t>Healthcare Payment Subject Area</w:t>
            </w:r>
            <w:r>
              <w:rPr>
                <w:noProof/>
                <w:webHidden/>
              </w:rPr>
              <w:tab/>
            </w:r>
            <w:r>
              <w:rPr>
                <w:noProof/>
                <w:webHidden/>
              </w:rPr>
              <w:fldChar w:fldCharType="begin"/>
            </w:r>
            <w:r>
              <w:rPr>
                <w:noProof/>
                <w:webHidden/>
              </w:rPr>
              <w:instrText xml:space="preserve"> PAGEREF _Toc222506478 \h </w:instrText>
            </w:r>
          </w:ins>
          <w:r>
            <w:rPr>
              <w:noProof/>
              <w:webHidden/>
            </w:rPr>
          </w:r>
          <w:ins w:author="Dwayne Carter" w:date="2026-02-20T19:00:00Z" w16du:dateUtc="2026-02-21T00:00:00Z" w:id="52">
            <w:r>
              <w:rPr>
                <w:noProof/>
                <w:webHidden/>
              </w:rPr>
              <w:fldChar w:fldCharType="separate"/>
            </w:r>
            <w:r>
              <w:rPr>
                <w:noProof/>
                <w:webHidden/>
              </w:rPr>
              <w:t>17</w:t>
            </w:r>
            <w:r>
              <w:rPr>
                <w:noProof/>
                <w:webHidden/>
              </w:rPr>
              <w:fldChar w:fldCharType="end"/>
            </w:r>
            <w:r w:rsidRPr="001B05DC">
              <w:rPr>
                <w:rStyle w:val="Hyperlink"/>
                <w:noProof/>
              </w:rPr>
              <w:fldChar w:fldCharType="end"/>
            </w:r>
          </w:ins>
        </w:p>
        <w:p w:rsidR="008C3FB7" w:rsidRDefault="008C3FB7" w14:paraId="6BC4F716" w14:textId="264F183E">
          <w:pPr>
            <w:pStyle w:val="TOC2"/>
            <w:tabs>
              <w:tab w:val="left" w:pos="960"/>
              <w:tab w:val="right" w:leader="dot" w:pos="9350"/>
            </w:tabs>
            <w:rPr>
              <w:ins w:author="Dwayne Carter" w:date="2026-02-20T19:00:00Z" w16du:dateUtc="2026-02-21T00:00:00Z" w:id="53"/>
              <w:rFonts w:asciiTheme="minorHAnsi" w:hAnsiTheme="minorHAnsi" w:eastAsiaTheme="minorEastAsia" w:cstheme="minorBidi"/>
              <w:noProof/>
              <w:kern w:val="2"/>
              <w14:ligatures w14:val="standardContextual"/>
            </w:rPr>
          </w:pPr>
          <w:ins w:author="Dwayne Carter" w:date="2026-02-20T19:00:00Z" w16du:dateUtc="2026-02-21T00:00:00Z" w:id="54">
            <w:r w:rsidRPr="001B05DC">
              <w:rPr>
                <w:rStyle w:val="Hyperlink"/>
                <w:noProof/>
              </w:rPr>
              <w:fldChar w:fldCharType="begin"/>
            </w:r>
            <w:r w:rsidRPr="001B05DC">
              <w:rPr>
                <w:rStyle w:val="Hyperlink"/>
                <w:noProof/>
              </w:rPr>
              <w:instrText xml:space="preserve"> </w:instrText>
            </w:r>
            <w:r>
              <w:rPr>
                <w:noProof/>
              </w:rPr>
              <w:instrText>HYPERLINK \l "_Toc222506479"</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4.9</w:t>
            </w:r>
            <w:r>
              <w:rPr>
                <w:rFonts w:asciiTheme="minorHAnsi" w:hAnsiTheme="minorHAnsi" w:eastAsiaTheme="minorEastAsia" w:cstheme="minorBidi"/>
                <w:noProof/>
                <w:kern w:val="2"/>
                <w14:ligatures w14:val="standardContextual"/>
              </w:rPr>
              <w:tab/>
            </w:r>
            <w:r w:rsidRPr="001B05DC">
              <w:rPr>
                <w:rStyle w:val="Hyperlink"/>
                <w:noProof/>
              </w:rPr>
              <w:t>Performance</w:t>
            </w:r>
            <w:r>
              <w:rPr>
                <w:noProof/>
                <w:webHidden/>
              </w:rPr>
              <w:tab/>
            </w:r>
            <w:r>
              <w:rPr>
                <w:noProof/>
                <w:webHidden/>
              </w:rPr>
              <w:fldChar w:fldCharType="begin"/>
            </w:r>
            <w:r>
              <w:rPr>
                <w:noProof/>
                <w:webHidden/>
              </w:rPr>
              <w:instrText xml:space="preserve"> PAGEREF _Toc222506479 \h </w:instrText>
            </w:r>
          </w:ins>
          <w:r>
            <w:rPr>
              <w:noProof/>
              <w:webHidden/>
            </w:rPr>
          </w:r>
          <w:ins w:author="Dwayne Carter" w:date="2026-02-20T19:00:00Z" w16du:dateUtc="2026-02-21T00:00:00Z" w:id="55">
            <w:r>
              <w:rPr>
                <w:noProof/>
                <w:webHidden/>
              </w:rPr>
              <w:fldChar w:fldCharType="separate"/>
            </w:r>
            <w:r>
              <w:rPr>
                <w:noProof/>
                <w:webHidden/>
              </w:rPr>
              <w:t>19</w:t>
            </w:r>
            <w:r>
              <w:rPr>
                <w:noProof/>
                <w:webHidden/>
              </w:rPr>
              <w:fldChar w:fldCharType="end"/>
            </w:r>
            <w:r w:rsidRPr="001B05DC">
              <w:rPr>
                <w:rStyle w:val="Hyperlink"/>
                <w:noProof/>
              </w:rPr>
              <w:fldChar w:fldCharType="end"/>
            </w:r>
          </w:ins>
        </w:p>
        <w:p w:rsidR="008C3FB7" w:rsidRDefault="008C3FB7" w14:paraId="7E4805FE" w14:textId="18087EBC">
          <w:pPr>
            <w:pStyle w:val="TOC2"/>
            <w:tabs>
              <w:tab w:val="left" w:pos="960"/>
              <w:tab w:val="right" w:leader="dot" w:pos="9350"/>
            </w:tabs>
            <w:rPr>
              <w:ins w:author="Dwayne Carter" w:date="2026-02-20T19:00:00Z" w16du:dateUtc="2026-02-21T00:00:00Z" w:id="56"/>
              <w:rFonts w:asciiTheme="minorHAnsi" w:hAnsiTheme="minorHAnsi" w:eastAsiaTheme="minorEastAsia" w:cstheme="minorBidi"/>
              <w:noProof/>
              <w:kern w:val="2"/>
              <w14:ligatures w14:val="standardContextual"/>
            </w:rPr>
          </w:pPr>
          <w:ins w:author="Dwayne Carter" w:date="2026-02-20T19:00:00Z" w16du:dateUtc="2026-02-21T00:00:00Z" w:id="57">
            <w:r w:rsidRPr="001B05DC">
              <w:rPr>
                <w:rStyle w:val="Hyperlink"/>
                <w:noProof/>
              </w:rPr>
              <w:fldChar w:fldCharType="begin"/>
            </w:r>
            <w:r w:rsidRPr="001B05DC">
              <w:rPr>
                <w:rStyle w:val="Hyperlink"/>
                <w:noProof/>
              </w:rPr>
              <w:instrText xml:space="preserve"> </w:instrText>
            </w:r>
            <w:r>
              <w:rPr>
                <w:noProof/>
              </w:rPr>
              <w:instrText>HYPERLINK \l "_Toc222506480"</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4.10</w:t>
            </w:r>
            <w:r>
              <w:rPr>
                <w:rFonts w:asciiTheme="minorHAnsi" w:hAnsiTheme="minorHAnsi" w:eastAsiaTheme="minorEastAsia" w:cstheme="minorBidi"/>
                <w:noProof/>
                <w:kern w:val="2"/>
                <w14:ligatures w14:val="standardContextual"/>
              </w:rPr>
              <w:tab/>
            </w:r>
            <w:r w:rsidRPr="001B05DC">
              <w:rPr>
                <w:rStyle w:val="Hyperlink"/>
                <w:noProof/>
              </w:rPr>
              <w:t>Financial Resources</w:t>
            </w:r>
            <w:r>
              <w:rPr>
                <w:noProof/>
                <w:webHidden/>
              </w:rPr>
              <w:tab/>
            </w:r>
            <w:r>
              <w:rPr>
                <w:noProof/>
                <w:webHidden/>
              </w:rPr>
              <w:fldChar w:fldCharType="begin"/>
            </w:r>
            <w:r>
              <w:rPr>
                <w:noProof/>
                <w:webHidden/>
              </w:rPr>
              <w:instrText xml:space="preserve"> PAGEREF _Toc222506480 \h </w:instrText>
            </w:r>
          </w:ins>
          <w:r>
            <w:rPr>
              <w:noProof/>
              <w:webHidden/>
            </w:rPr>
          </w:r>
          <w:ins w:author="Dwayne Carter" w:date="2026-02-20T19:00:00Z" w16du:dateUtc="2026-02-21T00:00:00Z" w:id="58">
            <w:r>
              <w:rPr>
                <w:noProof/>
                <w:webHidden/>
              </w:rPr>
              <w:fldChar w:fldCharType="separate"/>
            </w:r>
            <w:r>
              <w:rPr>
                <w:noProof/>
                <w:webHidden/>
              </w:rPr>
              <w:t>19</w:t>
            </w:r>
            <w:r>
              <w:rPr>
                <w:noProof/>
                <w:webHidden/>
              </w:rPr>
              <w:fldChar w:fldCharType="end"/>
            </w:r>
            <w:r w:rsidRPr="001B05DC">
              <w:rPr>
                <w:rStyle w:val="Hyperlink"/>
                <w:noProof/>
              </w:rPr>
              <w:fldChar w:fldCharType="end"/>
            </w:r>
          </w:ins>
        </w:p>
        <w:p w:rsidR="008C3FB7" w:rsidRDefault="008C3FB7" w14:paraId="2C1ADCFB" w14:textId="2F52D42A">
          <w:pPr>
            <w:pStyle w:val="TOC2"/>
            <w:tabs>
              <w:tab w:val="left" w:pos="960"/>
              <w:tab w:val="right" w:leader="dot" w:pos="9350"/>
            </w:tabs>
            <w:rPr>
              <w:ins w:author="Dwayne Carter" w:date="2026-02-20T19:00:00Z" w16du:dateUtc="2026-02-21T00:00:00Z" w:id="59"/>
              <w:rFonts w:asciiTheme="minorHAnsi" w:hAnsiTheme="minorHAnsi" w:eastAsiaTheme="minorEastAsia" w:cstheme="minorBidi"/>
              <w:noProof/>
              <w:kern w:val="2"/>
              <w14:ligatures w14:val="standardContextual"/>
            </w:rPr>
          </w:pPr>
          <w:ins w:author="Dwayne Carter" w:date="2026-02-20T19:00:00Z" w16du:dateUtc="2026-02-21T00:00:00Z" w:id="60">
            <w:r w:rsidRPr="001B05DC">
              <w:rPr>
                <w:rStyle w:val="Hyperlink"/>
                <w:noProof/>
              </w:rPr>
              <w:fldChar w:fldCharType="begin"/>
            </w:r>
            <w:r w:rsidRPr="001B05DC">
              <w:rPr>
                <w:rStyle w:val="Hyperlink"/>
                <w:noProof/>
              </w:rPr>
              <w:instrText xml:space="preserve"> </w:instrText>
            </w:r>
            <w:r>
              <w:rPr>
                <w:noProof/>
              </w:rPr>
              <w:instrText>HYPERLINK \l "_Toc222506481"</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4.11</w:t>
            </w:r>
            <w:r>
              <w:rPr>
                <w:rFonts w:asciiTheme="minorHAnsi" w:hAnsiTheme="minorHAnsi" w:eastAsiaTheme="minorEastAsia" w:cstheme="minorBidi"/>
                <w:noProof/>
                <w:kern w:val="2"/>
                <w14:ligatures w14:val="standardContextual"/>
              </w:rPr>
              <w:tab/>
            </w:r>
            <w:r w:rsidRPr="001B05DC">
              <w:rPr>
                <w:rStyle w:val="Hyperlink"/>
                <w:noProof/>
              </w:rPr>
              <w:t>Data Re</w:t>
            </w:r>
            <w:r w:rsidRPr="001B05DC">
              <w:rPr>
                <w:rStyle w:val="Hyperlink"/>
                <w:noProof/>
              </w:rPr>
              <w:t>s</w:t>
            </w:r>
            <w:r w:rsidRPr="001B05DC">
              <w:rPr>
                <w:rStyle w:val="Hyperlink"/>
                <w:noProof/>
              </w:rPr>
              <w:t>ources</w:t>
            </w:r>
            <w:r>
              <w:rPr>
                <w:noProof/>
                <w:webHidden/>
              </w:rPr>
              <w:tab/>
            </w:r>
            <w:r>
              <w:rPr>
                <w:noProof/>
                <w:webHidden/>
              </w:rPr>
              <w:fldChar w:fldCharType="begin"/>
            </w:r>
            <w:r>
              <w:rPr>
                <w:noProof/>
                <w:webHidden/>
              </w:rPr>
              <w:instrText xml:space="preserve"> PAGEREF _Toc222506481 \h </w:instrText>
            </w:r>
          </w:ins>
          <w:r>
            <w:rPr>
              <w:noProof/>
              <w:webHidden/>
            </w:rPr>
          </w:r>
          <w:ins w:author="Dwayne Carter" w:date="2026-02-20T19:00:00Z" w16du:dateUtc="2026-02-21T00:00:00Z" w:id="61">
            <w:r>
              <w:rPr>
                <w:noProof/>
                <w:webHidden/>
              </w:rPr>
              <w:fldChar w:fldCharType="separate"/>
            </w:r>
            <w:r>
              <w:rPr>
                <w:noProof/>
                <w:webHidden/>
              </w:rPr>
              <w:t>20</w:t>
            </w:r>
            <w:r>
              <w:rPr>
                <w:noProof/>
                <w:webHidden/>
              </w:rPr>
              <w:fldChar w:fldCharType="end"/>
            </w:r>
            <w:r w:rsidRPr="001B05DC">
              <w:rPr>
                <w:rStyle w:val="Hyperlink"/>
                <w:noProof/>
              </w:rPr>
              <w:fldChar w:fldCharType="end"/>
            </w:r>
          </w:ins>
        </w:p>
        <w:p w:rsidR="008C3FB7" w:rsidRDefault="008C3FB7" w14:paraId="1D9C5ED4" w14:textId="40CDAFC0">
          <w:pPr>
            <w:pStyle w:val="TOC2"/>
            <w:tabs>
              <w:tab w:val="left" w:pos="960"/>
              <w:tab w:val="right" w:leader="dot" w:pos="9350"/>
            </w:tabs>
            <w:rPr>
              <w:ins w:author="Dwayne Carter" w:date="2026-02-20T19:00:00Z" w16du:dateUtc="2026-02-21T00:00:00Z" w:id="62"/>
              <w:rFonts w:asciiTheme="minorHAnsi" w:hAnsiTheme="minorHAnsi" w:eastAsiaTheme="minorEastAsia" w:cstheme="minorBidi"/>
              <w:noProof/>
              <w:kern w:val="2"/>
              <w14:ligatures w14:val="standardContextual"/>
            </w:rPr>
          </w:pPr>
          <w:ins w:author="Dwayne Carter" w:date="2026-02-20T19:00:00Z" w16du:dateUtc="2026-02-21T00:00:00Z" w:id="63">
            <w:r w:rsidRPr="001B05DC">
              <w:rPr>
                <w:rStyle w:val="Hyperlink"/>
                <w:noProof/>
              </w:rPr>
              <w:fldChar w:fldCharType="begin"/>
            </w:r>
            <w:r w:rsidRPr="001B05DC">
              <w:rPr>
                <w:rStyle w:val="Hyperlink"/>
                <w:noProof/>
              </w:rPr>
              <w:instrText xml:space="preserve"> </w:instrText>
            </w:r>
            <w:r>
              <w:rPr>
                <w:noProof/>
              </w:rPr>
              <w:instrText>HYPERLINK \l "_Toc222506482"</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4.12</w:t>
            </w:r>
            <w:r>
              <w:rPr>
                <w:rFonts w:asciiTheme="minorHAnsi" w:hAnsiTheme="minorHAnsi" w:eastAsiaTheme="minorEastAsia" w:cstheme="minorBidi"/>
                <w:noProof/>
                <w:kern w:val="2"/>
                <w14:ligatures w14:val="standardContextual"/>
              </w:rPr>
              <w:tab/>
            </w:r>
            <w:r w:rsidRPr="001B05DC">
              <w:rPr>
                <w:rStyle w:val="Hyperlink"/>
                <w:noProof/>
              </w:rPr>
              <w:t>Planning Resources</w:t>
            </w:r>
            <w:r>
              <w:rPr>
                <w:noProof/>
                <w:webHidden/>
              </w:rPr>
              <w:tab/>
            </w:r>
            <w:r>
              <w:rPr>
                <w:noProof/>
                <w:webHidden/>
              </w:rPr>
              <w:fldChar w:fldCharType="begin"/>
            </w:r>
            <w:r>
              <w:rPr>
                <w:noProof/>
                <w:webHidden/>
              </w:rPr>
              <w:instrText xml:space="preserve"> PAGEREF _Toc222506482 \h </w:instrText>
            </w:r>
          </w:ins>
          <w:r>
            <w:rPr>
              <w:noProof/>
              <w:webHidden/>
            </w:rPr>
          </w:r>
          <w:ins w:author="Dwayne Carter" w:date="2026-02-20T19:00:00Z" w16du:dateUtc="2026-02-21T00:00:00Z" w:id="64">
            <w:r>
              <w:rPr>
                <w:noProof/>
                <w:webHidden/>
              </w:rPr>
              <w:fldChar w:fldCharType="separate"/>
            </w:r>
            <w:r>
              <w:rPr>
                <w:noProof/>
                <w:webHidden/>
              </w:rPr>
              <w:t>22</w:t>
            </w:r>
            <w:r>
              <w:rPr>
                <w:noProof/>
                <w:webHidden/>
              </w:rPr>
              <w:fldChar w:fldCharType="end"/>
            </w:r>
            <w:r w:rsidRPr="001B05DC">
              <w:rPr>
                <w:rStyle w:val="Hyperlink"/>
                <w:noProof/>
              </w:rPr>
              <w:fldChar w:fldCharType="end"/>
            </w:r>
          </w:ins>
        </w:p>
        <w:p w:rsidR="008C3FB7" w:rsidRDefault="008C3FB7" w14:paraId="12EEB619" w14:textId="71239854">
          <w:pPr>
            <w:pStyle w:val="TOC2"/>
            <w:tabs>
              <w:tab w:val="left" w:pos="960"/>
              <w:tab w:val="right" w:leader="dot" w:pos="9350"/>
            </w:tabs>
            <w:rPr>
              <w:ins w:author="Dwayne Carter" w:date="2026-02-20T19:00:00Z" w16du:dateUtc="2026-02-21T00:00:00Z" w:id="65"/>
              <w:rFonts w:asciiTheme="minorHAnsi" w:hAnsiTheme="minorHAnsi" w:eastAsiaTheme="minorEastAsia" w:cstheme="minorBidi"/>
              <w:noProof/>
              <w:kern w:val="2"/>
              <w14:ligatures w14:val="standardContextual"/>
            </w:rPr>
          </w:pPr>
          <w:ins w:author="Dwayne Carter" w:date="2026-02-20T19:00:00Z" w16du:dateUtc="2026-02-21T00:00:00Z" w:id="66">
            <w:r w:rsidRPr="001B05DC">
              <w:rPr>
                <w:rStyle w:val="Hyperlink"/>
                <w:noProof/>
              </w:rPr>
              <w:fldChar w:fldCharType="begin"/>
            </w:r>
            <w:r w:rsidRPr="001B05DC">
              <w:rPr>
                <w:rStyle w:val="Hyperlink"/>
                <w:noProof/>
              </w:rPr>
              <w:instrText xml:space="preserve"> </w:instrText>
            </w:r>
            <w:r>
              <w:rPr>
                <w:noProof/>
              </w:rPr>
              <w:instrText>HYPERLINK \l "_Toc222506483"</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4.13</w:t>
            </w:r>
            <w:r>
              <w:rPr>
                <w:rFonts w:asciiTheme="minorHAnsi" w:hAnsiTheme="minorHAnsi" w:eastAsiaTheme="minorEastAsia" w:cstheme="minorBidi"/>
                <w:noProof/>
                <w:kern w:val="2"/>
                <w14:ligatures w14:val="standardContextual"/>
              </w:rPr>
              <w:tab/>
            </w:r>
            <w:r w:rsidRPr="001B05DC">
              <w:rPr>
                <w:rStyle w:val="Hyperlink"/>
                <w:noProof/>
              </w:rPr>
              <w:t>Technology Resources</w:t>
            </w:r>
            <w:r>
              <w:rPr>
                <w:noProof/>
                <w:webHidden/>
              </w:rPr>
              <w:tab/>
            </w:r>
            <w:r>
              <w:rPr>
                <w:noProof/>
                <w:webHidden/>
              </w:rPr>
              <w:fldChar w:fldCharType="begin"/>
            </w:r>
            <w:r>
              <w:rPr>
                <w:noProof/>
                <w:webHidden/>
              </w:rPr>
              <w:instrText xml:space="preserve"> PAGEREF _Toc222506483 \h </w:instrText>
            </w:r>
          </w:ins>
          <w:r>
            <w:rPr>
              <w:noProof/>
              <w:webHidden/>
            </w:rPr>
          </w:r>
          <w:ins w:author="Dwayne Carter" w:date="2026-02-20T19:00:00Z" w16du:dateUtc="2026-02-21T00:00:00Z" w:id="67">
            <w:r>
              <w:rPr>
                <w:noProof/>
                <w:webHidden/>
              </w:rPr>
              <w:fldChar w:fldCharType="separate"/>
            </w:r>
            <w:r>
              <w:rPr>
                <w:noProof/>
                <w:webHidden/>
              </w:rPr>
              <w:t>23</w:t>
            </w:r>
            <w:r>
              <w:rPr>
                <w:noProof/>
                <w:webHidden/>
              </w:rPr>
              <w:fldChar w:fldCharType="end"/>
            </w:r>
            <w:r w:rsidRPr="001B05DC">
              <w:rPr>
                <w:rStyle w:val="Hyperlink"/>
                <w:noProof/>
              </w:rPr>
              <w:fldChar w:fldCharType="end"/>
            </w:r>
          </w:ins>
        </w:p>
        <w:p w:rsidR="008C3FB7" w:rsidRDefault="008C3FB7" w14:paraId="6ACC90B5" w14:textId="445DD4F4">
          <w:pPr>
            <w:pStyle w:val="TOC2"/>
            <w:tabs>
              <w:tab w:val="left" w:pos="960"/>
              <w:tab w:val="right" w:leader="dot" w:pos="9350"/>
            </w:tabs>
            <w:rPr>
              <w:ins w:author="Dwayne Carter" w:date="2026-02-20T19:00:00Z" w16du:dateUtc="2026-02-21T00:00:00Z" w:id="68"/>
              <w:rFonts w:asciiTheme="minorHAnsi" w:hAnsiTheme="minorHAnsi" w:eastAsiaTheme="minorEastAsia" w:cstheme="minorBidi"/>
              <w:noProof/>
              <w:kern w:val="2"/>
              <w14:ligatures w14:val="standardContextual"/>
            </w:rPr>
          </w:pPr>
          <w:ins w:author="Dwayne Carter" w:date="2026-02-20T19:00:00Z" w16du:dateUtc="2026-02-21T00:00:00Z" w:id="69">
            <w:r w:rsidRPr="001B05DC">
              <w:rPr>
                <w:rStyle w:val="Hyperlink"/>
                <w:noProof/>
              </w:rPr>
              <w:fldChar w:fldCharType="begin"/>
            </w:r>
            <w:r w:rsidRPr="001B05DC">
              <w:rPr>
                <w:rStyle w:val="Hyperlink"/>
                <w:noProof/>
              </w:rPr>
              <w:instrText xml:space="preserve"> </w:instrText>
            </w:r>
            <w:r>
              <w:rPr>
                <w:noProof/>
              </w:rPr>
              <w:instrText>HYPERLINK \l "_Toc222506484"</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4.14</w:t>
            </w:r>
            <w:r>
              <w:rPr>
                <w:rFonts w:asciiTheme="minorHAnsi" w:hAnsiTheme="minorHAnsi" w:eastAsiaTheme="minorEastAsia" w:cstheme="minorBidi"/>
                <w:noProof/>
                <w:kern w:val="2"/>
                <w14:ligatures w14:val="standardContextual"/>
              </w:rPr>
              <w:tab/>
            </w:r>
            <w:r w:rsidRPr="001B05DC">
              <w:rPr>
                <w:rStyle w:val="Hyperlink"/>
                <w:noProof/>
              </w:rPr>
              <w:t>Compliance Resources</w:t>
            </w:r>
            <w:r>
              <w:rPr>
                <w:noProof/>
                <w:webHidden/>
              </w:rPr>
              <w:tab/>
            </w:r>
            <w:r>
              <w:rPr>
                <w:noProof/>
                <w:webHidden/>
              </w:rPr>
              <w:fldChar w:fldCharType="begin"/>
            </w:r>
            <w:r>
              <w:rPr>
                <w:noProof/>
                <w:webHidden/>
              </w:rPr>
              <w:instrText xml:space="preserve"> PAGEREF _Toc222506484 \h </w:instrText>
            </w:r>
          </w:ins>
          <w:r>
            <w:rPr>
              <w:noProof/>
              <w:webHidden/>
            </w:rPr>
          </w:r>
          <w:ins w:author="Dwayne Carter" w:date="2026-02-20T19:00:00Z" w16du:dateUtc="2026-02-21T00:00:00Z" w:id="70">
            <w:r>
              <w:rPr>
                <w:noProof/>
                <w:webHidden/>
              </w:rPr>
              <w:fldChar w:fldCharType="separate"/>
            </w:r>
            <w:r>
              <w:rPr>
                <w:noProof/>
                <w:webHidden/>
              </w:rPr>
              <w:t>24</w:t>
            </w:r>
            <w:r>
              <w:rPr>
                <w:noProof/>
                <w:webHidden/>
              </w:rPr>
              <w:fldChar w:fldCharType="end"/>
            </w:r>
            <w:r w:rsidRPr="001B05DC">
              <w:rPr>
                <w:rStyle w:val="Hyperlink"/>
                <w:noProof/>
              </w:rPr>
              <w:fldChar w:fldCharType="end"/>
            </w:r>
          </w:ins>
        </w:p>
        <w:p w:rsidR="008C3FB7" w:rsidRDefault="008C3FB7" w14:paraId="44D84F5D" w14:textId="73205DC8">
          <w:pPr>
            <w:pStyle w:val="TOC2"/>
            <w:tabs>
              <w:tab w:val="left" w:pos="960"/>
              <w:tab w:val="right" w:leader="dot" w:pos="9350"/>
            </w:tabs>
            <w:rPr>
              <w:ins w:author="Dwayne Carter" w:date="2026-02-20T19:00:00Z" w16du:dateUtc="2026-02-21T00:00:00Z" w:id="71"/>
              <w:rFonts w:asciiTheme="minorHAnsi" w:hAnsiTheme="minorHAnsi" w:eastAsiaTheme="minorEastAsia" w:cstheme="minorBidi"/>
              <w:noProof/>
              <w:kern w:val="2"/>
              <w14:ligatures w14:val="standardContextual"/>
            </w:rPr>
          </w:pPr>
          <w:ins w:author="Dwayne Carter" w:date="2026-02-20T19:00:00Z" w16du:dateUtc="2026-02-21T00:00:00Z" w:id="72">
            <w:r w:rsidRPr="001B05DC">
              <w:rPr>
                <w:rStyle w:val="Hyperlink"/>
                <w:noProof/>
              </w:rPr>
              <w:fldChar w:fldCharType="begin"/>
            </w:r>
            <w:r w:rsidRPr="001B05DC">
              <w:rPr>
                <w:rStyle w:val="Hyperlink"/>
                <w:noProof/>
              </w:rPr>
              <w:instrText xml:space="preserve"> </w:instrText>
            </w:r>
            <w:r>
              <w:rPr>
                <w:noProof/>
              </w:rPr>
              <w:instrText>HYPERLINK \l "_Toc222506485"</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4.15</w:t>
            </w:r>
            <w:r>
              <w:rPr>
                <w:rFonts w:asciiTheme="minorHAnsi" w:hAnsiTheme="minorHAnsi" w:eastAsiaTheme="minorEastAsia" w:cstheme="minorBidi"/>
                <w:noProof/>
                <w:kern w:val="2"/>
                <w14:ligatures w14:val="standardContextual"/>
              </w:rPr>
              <w:tab/>
            </w:r>
            <w:r w:rsidRPr="001B05DC">
              <w:rPr>
                <w:rStyle w:val="Hyperlink"/>
                <w:noProof/>
              </w:rPr>
              <w:t>Communication Resources</w:t>
            </w:r>
            <w:r>
              <w:rPr>
                <w:noProof/>
                <w:webHidden/>
              </w:rPr>
              <w:tab/>
            </w:r>
            <w:r>
              <w:rPr>
                <w:noProof/>
                <w:webHidden/>
              </w:rPr>
              <w:fldChar w:fldCharType="begin"/>
            </w:r>
            <w:r>
              <w:rPr>
                <w:noProof/>
                <w:webHidden/>
              </w:rPr>
              <w:instrText xml:space="preserve"> PAGEREF _Toc222506485 \h </w:instrText>
            </w:r>
          </w:ins>
          <w:r>
            <w:rPr>
              <w:noProof/>
              <w:webHidden/>
            </w:rPr>
          </w:r>
          <w:ins w:author="Dwayne Carter" w:date="2026-02-20T19:00:00Z" w16du:dateUtc="2026-02-21T00:00:00Z" w:id="73">
            <w:r>
              <w:rPr>
                <w:noProof/>
                <w:webHidden/>
              </w:rPr>
              <w:fldChar w:fldCharType="separate"/>
            </w:r>
            <w:r>
              <w:rPr>
                <w:noProof/>
                <w:webHidden/>
              </w:rPr>
              <w:t>25</w:t>
            </w:r>
            <w:r>
              <w:rPr>
                <w:noProof/>
                <w:webHidden/>
              </w:rPr>
              <w:fldChar w:fldCharType="end"/>
            </w:r>
            <w:r w:rsidRPr="001B05DC">
              <w:rPr>
                <w:rStyle w:val="Hyperlink"/>
                <w:noProof/>
              </w:rPr>
              <w:fldChar w:fldCharType="end"/>
            </w:r>
          </w:ins>
        </w:p>
        <w:p w:rsidR="008C3FB7" w:rsidRDefault="008C3FB7" w14:paraId="396973EF" w14:textId="043F029B">
          <w:pPr>
            <w:pStyle w:val="TOC2"/>
            <w:tabs>
              <w:tab w:val="left" w:pos="960"/>
              <w:tab w:val="right" w:leader="dot" w:pos="9350"/>
            </w:tabs>
            <w:rPr>
              <w:ins w:author="Dwayne Carter" w:date="2026-02-20T19:00:00Z" w16du:dateUtc="2026-02-21T00:00:00Z" w:id="74"/>
              <w:rFonts w:asciiTheme="minorHAnsi" w:hAnsiTheme="minorHAnsi" w:eastAsiaTheme="minorEastAsia" w:cstheme="minorBidi"/>
              <w:noProof/>
              <w:kern w:val="2"/>
              <w14:ligatures w14:val="standardContextual"/>
            </w:rPr>
          </w:pPr>
          <w:ins w:author="Dwayne Carter" w:date="2026-02-20T19:00:00Z" w16du:dateUtc="2026-02-21T00:00:00Z" w:id="75">
            <w:r w:rsidRPr="001B05DC">
              <w:rPr>
                <w:rStyle w:val="Hyperlink"/>
                <w:noProof/>
              </w:rPr>
              <w:fldChar w:fldCharType="begin"/>
            </w:r>
            <w:r w:rsidRPr="001B05DC">
              <w:rPr>
                <w:rStyle w:val="Hyperlink"/>
                <w:noProof/>
              </w:rPr>
              <w:instrText xml:space="preserve"> </w:instrText>
            </w:r>
            <w:r>
              <w:rPr>
                <w:noProof/>
              </w:rPr>
              <w:instrText>HYPERLINK \l "_Toc222506486"</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4.16</w:t>
            </w:r>
            <w:r>
              <w:rPr>
                <w:rFonts w:asciiTheme="minorHAnsi" w:hAnsiTheme="minorHAnsi" w:eastAsiaTheme="minorEastAsia" w:cstheme="minorBidi"/>
                <w:noProof/>
                <w:kern w:val="2"/>
                <w14:ligatures w14:val="standardContextual"/>
              </w:rPr>
              <w:tab/>
            </w:r>
            <w:r w:rsidRPr="001B05DC">
              <w:rPr>
                <w:rStyle w:val="Hyperlink"/>
                <w:noProof/>
              </w:rPr>
              <w:t>Administrative Resources</w:t>
            </w:r>
            <w:r>
              <w:rPr>
                <w:noProof/>
                <w:webHidden/>
              </w:rPr>
              <w:tab/>
            </w:r>
            <w:r>
              <w:rPr>
                <w:noProof/>
                <w:webHidden/>
              </w:rPr>
              <w:fldChar w:fldCharType="begin"/>
            </w:r>
            <w:r>
              <w:rPr>
                <w:noProof/>
                <w:webHidden/>
              </w:rPr>
              <w:instrText xml:space="preserve"> PAGEREF _Toc222506486 \h </w:instrText>
            </w:r>
          </w:ins>
          <w:r>
            <w:rPr>
              <w:noProof/>
              <w:webHidden/>
            </w:rPr>
          </w:r>
          <w:ins w:author="Dwayne Carter" w:date="2026-02-20T19:00:00Z" w16du:dateUtc="2026-02-21T00:00:00Z" w:id="76">
            <w:r>
              <w:rPr>
                <w:noProof/>
                <w:webHidden/>
              </w:rPr>
              <w:fldChar w:fldCharType="separate"/>
            </w:r>
            <w:r>
              <w:rPr>
                <w:noProof/>
                <w:webHidden/>
              </w:rPr>
              <w:t>27</w:t>
            </w:r>
            <w:r>
              <w:rPr>
                <w:noProof/>
                <w:webHidden/>
              </w:rPr>
              <w:fldChar w:fldCharType="end"/>
            </w:r>
            <w:r w:rsidRPr="001B05DC">
              <w:rPr>
                <w:rStyle w:val="Hyperlink"/>
                <w:noProof/>
              </w:rPr>
              <w:fldChar w:fldCharType="end"/>
            </w:r>
          </w:ins>
        </w:p>
        <w:p w:rsidR="008C3FB7" w:rsidRDefault="008C3FB7" w14:paraId="1D9166CD" w14:textId="267DA2FE">
          <w:pPr>
            <w:pStyle w:val="TOC1"/>
            <w:rPr>
              <w:ins w:author="Dwayne Carter" w:date="2026-02-20T19:00:00Z" w16du:dateUtc="2026-02-21T00:00:00Z" w:id="77"/>
              <w:rFonts w:asciiTheme="minorHAnsi" w:hAnsiTheme="minorHAnsi" w:eastAsiaTheme="minorEastAsia" w:cstheme="minorBidi"/>
              <w:b w:val="0"/>
              <w:noProof/>
              <w:kern w:val="2"/>
              <w14:ligatures w14:val="standardContextual"/>
            </w:rPr>
          </w:pPr>
          <w:ins w:author="Dwayne Carter" w:date="2026-02-20T19:00:00Z" w16du:dateUtc="2026-02-21T00:00:00Z" w:id="78">
            <w:r w:rsidRPr="001B05DC">
              <w:rPr>
                <w:rStyle w:val="Hyperlink"/>
                <w:noProof/>
              </w:rPr>
              <w:fldChar w:fldCharType="begin"/>
            </w:r>
            <w:r w:rsidRPr="001B05DC">
              <w:rPr>
                <w:rStyle w:val="Hyperlink"/>
                <w:noProof/>
              </w:rPr>
              <w:instrText xml:space="preserve"> </w:instrText>
            </w:r>
            <w:r>
              <w:rPr>
                <w:noProof/>
              </w:rPr>
              <w:instrText>HYPERLINK \l "_Toc222506487"</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5</w:t>
            </w:r>
            <w:r>
              <w:rPr>
                <w:rFonts w:asciiTheme="minorHAnsi" w:hAnsiTheme="minorHAnsi" w:eastAsiaTheme="minorEastAsia" w:cstheme="minorBidi"/>
                <w:b w:val="0"/>
                <w:noProof/>
                <w:kern w:val="2"/>
                <w14:ligatures w14:val="standardContextual"/>
              </w:rPr>
              <w:tab/>
            </w:r>
            <w:r w:rsidRPr="001B05DC">
              <w:rPr>
                <w:rStyle w:val="Hyperlink"/>
                <w:noProof/>
              </w:rPr>
              <w:t>IRM Views &amp; Matrices</w:t>
            </w:r>
            <w:r>
              <w:rPr>
                <w:noProof/>
                <w:webHidden/>
              </w:rPr>
              <w:tab/>
            </w:r>
            <w:r>
              <w:rPr>
                <w:noProof/>
                <w:webHidden/>
              </w:rPr>
              <w:fldChar w:fldCharType="begin"/>
            </w:r>
            <w:r>
              <w:rPr>
                <w:noProof/>
                <w:webHidden/>
              </w:rPr>
              <w:instrText xml:space="preserve"> PAGEREF _Toc222506487 \h </w:instrText>
            </w:r>
          </w:ins>
          <w:r>
            <w:rPr>
              <w:noProof/>
              <w:webHidden/>
            </w:rPr>
          </w:r>
          <w:ins w:author="Dwayne Carter" w:date="2026-02-20T19:00:00Z" w16du:dateUtc="2026-02-21T00:00:00Z" w:id="79">
            <w:r>
              <w:rPr>
                <w:noProof/>
                <w:webHidden/>
              </w:rPr>
              <w:fldChar w:fldCharType="separate"/>
            </w:r>
            <w:r>
              <w:rPr>
                <w:noProof/>
                <w:webHidden/>
              </w:rPr>
              <w:t>28</w:t>
            </w:r>
            <w:r>
              <w:rPr>
                <w:noProof/>
                <w:webHidden/>
              </w:rPr>
              <w:fldChar w:fldCharType="end"/>
            </w:r>
            <w:r w:rsidRPr="001B05DC">
              <w:rPr>
                <w:rStyle w:val="Hyperlink"/>
                <w:noProof/>
              </w:rPr>
              <w:fldChar w:fldCharType="end"/>
            </w:r>
          </w:ins>
        </w:p>
        <w:p w:rsidR="008C3FB7" w:rsidRDefault="008C3FB7" w14:paraId="6E218B2E" w14:textId="5F7F6FA4">
          <w:pPr>
            <w:pStyle w:val="TOC2"/>
            <w:tabs>
              <w:tab w:val="left" w:pos="960"/>
              <w:tab w:val="right" w:leader="dot" w:pos="9350"/>
            </w:tabs>
            <w:rPr>
              <w:ins w:author="Dwayne Carter" w:date="2026-02-20T19:00:00Z" w16du:dateUtc="2026-02-21T00:00:00Z" w:id="80"/>
              <w:rFonts w:asciiTheme="minorHAnsi" w:hAnsiTheme="minorHAnsi" w:eastAsiaTheme="minorEastAsia" w:cstheme="minorBidi"/>
              <w:noProof/>
              <w:kern w:val="2"/>
              <w14:ligatures w14:val="standardContextual"/>
            </w:rPr>
          </w:pPr>
          <w:ins w:author="Dwayne Carter" w:date="2026-02-20T19:00:00Z" w16du:dateUtc="2026-02-21T00:00:00Z" w:id="81">
            <w:r w:rsidRPr="001B05DC">
              <w:rPr>
                <w:rStyle w:val="Hyperlink"/>
                <w:noProof/>
              </w:rPr>
              <w:fldChar w:fldCharType="begin"/>
            </w:r>
            <w:r w:rsidRPr="001B05DC">
              <w:rPr>
                <w:rStyle w:val="Hyperlink"/>
                <w:noProof/>
              </w:rPr>
              <w:instrText xml:space="preserve"> </w:instrText>
            </w:r>
            <w:r>
              <w:rPr>
                <w:noProof/>
              </w:rPr>
              <w:instrText>HYPERLINK \l "_Toc222506488"</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5.1</w:t>
            </w:r>
            <w:r>
              <w:rPr>
                <w:rFonts w:asciiTheme="minorHAnsi" w:hAnsiTheme="minorHAnsi" w:eastAsiaTheme="minorEastAsia" w:cstheme="minorBidi"/>
                <w:noProof/>
                <w:kern w:val="2"/>
                <w14:ligatures w14:val="standardContextual"/>
              </w:rPr>
              <w:tab/>
            </w:r>
            <w:r w:rsidRPr="001B05DC">
              <w:rPr>
                <w:rStyle w:val="Hyperlink"/>
                <w:noProof/>
              </w:rPr>
              <w:t>IRM Conceptual Data Model</w:t>
            </w:r>
            <w:r>
              <w:rPr>
                <w:noProof/>
                <w:webHidden/>
              </w:rPr>
              <w:tab/>
            </w:r>
            <w:r>
              <w:rPr>
                <w:noProof/>
                <w:webHidden/>
              </w:rPr>
              <w:fldChar w:fldCharType="begin"/>
            </w:r>
            <w:r>
              <w:rPr>
                <w:noProof/>
                <w:webHidden/>
              </w:rPr>
              <w:instrText xml:space="preserve"> PAGEREF _Toc222506488 \h </w:instrText>
            </w:r>
          </w:ins>
          <w:r>
            <w:rPr>
              <w:noProof/>
              <w:webHidden/>
            </w:rPr>
          </w:r>
          <w:ins w:author="Dwayne Carter" w:date="2026-02-20T19:00:00Z" w16du:dateUtc="2026-02-21T00:00:00Z" w:id="82">
            <w:r>
              <w:rPr>
                <w:noProof/>
                <w:webHidden/>
              </w:rPr>
              <w:fldChar w:fldCharType="separate"/>
            </w:r>
            <w:r>
              <w:rPr>
                <w:noProof/>
                <w:webHidden/>
              </w:rPr>
              <w:t>28</w:t>
            </w:r>
            <w:r>
              <w:rPr>
                <w:noProof/>
                <w:webHidden/>
              </w:rPr>
              <w:fldChar w:fldCharType="end"/>
            </w:r>
            <w:r w:rsidRPr="001B05DC">
              <w:rPr>
                <w:rStyle w:val="Hyperlink"/>
                <w:noProof/>
              </w:rPr>
              <w:fldChar w:fldCharType="end"/>
            </w:r>
          </w:ins>
        </w:p>
        <w:p w:rsidR="008C3FB7" w:rsidRDefault="008C3FB7" w14:paraId="17E55335" w14:textId="66BF3C39">
          <w:pPr>
            <w:pStyle w:val="TOC2"/>
            <w:tabs>
              <w:tab w:val="left" w:pos="960"/>
              <w:tab w:val="right" w:leader="dot" w:pos="9350"/>
            </w:tabs>
            <w:rPr>
              <w:ins w:author="Dwayne Carter" w:date="2026-02-20T19:00:00Z" w16du:dateUtc="2026-02-21T00:00:00Z" w:id="83"/>
              <w:rFonts w:asciiTheme="minorHAnsi" w:hAnsiTheme="minorHAnsi" w:eastAsiaTheme="minorEastAsia" w:cstheme="minorBidi"/>
              <w:noProof/>
              <w:kern w:val="2"/>
              <w14:ligatures w14:val="standardContextual"/>
            </w:rPr>
          </w:pPr>
          <w:ins w:author="Dwayne Carter" w:date="2026-02-20T19:00:00Z" w16du:dateUtc="2026-02-21T00:00:00Z" w:id="84">
            <w:r w:rsidRPr="001B05DC">
              <w:rPr>
                <w:rStyle w:val="Hyperlink"/>
                <w:noProof/>
              </w:rPr>
              <w:fldChar w:fldCharType="begin"/>
            </w:r>
            <w:r w:rsidRPr="001B05DC">
              <w:rPr>
                <w:rStyle w:val="Hyperlink"/>
                <w:noProof/>
              </w:rPr>
              <w:instrText xml:space="preserve"> </w:instrText>
            </w:r>
            <w:r>
              <w:rPr>
                <w:noProof/>
              </w:rPr>
              <w:instrText>HYPERLINK \l "_Toc222506489"</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5.2</w:t>
            </w:r>
            <w:r>
              <w:rPr>
                <w:rFonts w:asciiTheme="minorHAnsi" w:hAnsiTheme="minorHAnsi" w:eastAsiaTheme="minorEastAsia" w:cstheme="minorBidi"/>
                <w:noProof/>
                <w:kern w:val="2"/>
                <w14:ligatures w14:val="standardContextual"/>
              </w:rPr>
              <w:tab/>
            </w:r>
            <w:r w:rsidRPr="001B05DC">
              <w:rPr>
                <w:rStyle w:val="Hyperlink"/>
                <w:noProof/>
              </w:rPr>
              <w:t>IRM/T-MSIS File Matrix</w:t>
            </w:r>
            <w:r>
              <w:rPr>
                <w:noProof/>
                <w:webHidden/>
              </w:rPr>
              <w:tab/>
            </w:r>
            <w:r>
              <w:rPr>
                <w:noProof/>
                <w:webHidden/>
              </w:rPr>
              <w:fldChar w:fldCharType="begin"/>
            </w:r>
            <w:r>
              <w:rPr>
                <w:noProof/>
                <w:webHidden/>
              </w:rPr>
              <w:instrText xml:space="preserve"> PAGEREF _Toc222506489 \h </w:instrText>
            </w:r>
          </w:ins>
          <w:r>
            <w:rPr>
              <w:noProof/>
              <w:webHidden/>
            </w:rPr>
          </w:r>
          <w:ins w:author="Dwayne Carter" w:date="2026-02-20T19:00:00Z" w16du:dateUtc="2026-02-21T00:00:00Z" w:id="85">
            <w:r>
              <w:rPr>
                <w:noProof/>
                <w:webHidden/>
              </w:rPr>
              <w:fldChar w:fldCharType="separate"/>
            </w:r>
            <w:r>
              <w:rPr>
                <w:noProof/>
                <w:webHidden/>
              </w:rPr>
              <w:t>28</w:t>
            </w:r>
            <w:r>
              <w:rPr>
                <w:noProof/>
                <w:webHidden/>
              </w:rPr>
              <w:fldChar w:fldCharType="end"/>
            </w:r>
            <w:r w:rsidRPr="001B05DC">
              <w:rPr>
                <w:rStyle w:val="Hyperlink"/>
                <w:noProof/>
              </w:rPr>
              <w:fldChar w:fldCharType="end"/>
            </w:r>
          </w:ins>
        </w:p>
        <w:p w:rsidR="008C3FB7" w:rsidRDefault="008C3FB7" w14:paraId="53B5D685" w14:textId="4067830E">
          <w:pPr>
            <w:pStyle w:val="TOC2"/>
            <w:tabs>
              <w:tab w:val="left" w:pos="960"/>
              <w:tab w:val="right" w:leader="dot" w:pos="9350"/>
            </w:tabs>
            <w:rPr>
              <w:ins w:author="Dwayne Carter" w:date="2026-02-20T19:00:00Z" w16du:dateUtc="2026-02-21T00:00:00Z" w:id="86"/>
              <w:rFonts w:asciiTheme="minorHAnsi" w:hAnsiTheme="minorHAnsi" w:eastAsiaTheme="minorEastAsia" w:cstheme="minorBidi"/>
              <w:noProof/>
              <w:kern w:val="2"/>
              <w14:ligatures w14:val="standardContextual"/>
            </w:rPr>
          </w:pPr>
          <w:ins w:author="Dwayne Carter" w:date="2026-02-20T19:00:00Z" w16du:dateUtc="2026-02-21T00:00:00Z" w:id="87">
            <w:r w:rsidRPr="001B05DC">
              <w:rPr>
                <w:rStyle w:val="Hyperlink"/>
                <w:noProof/>
              </w:rPr>
              <w:fldChar w:fldCharType="begin"/>
            </w:r>
            <w:r w:rsidRPr="001B05DC">
              <w:rPr>
                <w:rStyle w:val="Hyperlink"/>
                <w:noProof/>
              </w:rPr>
              <w:instrText xml:space="preserve"> </w:instrText>
            </w:r>
            <w:r>
              <w:rPr>
                <w:noProof/>
              </w:rPr>
              <w:instrText>HYPERLINK \l "_Toc222506490"</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5.3</w:t>
            </w:r>
            <w:r>
              <w:rPr>
                <w:rFonts w:asciiTheme="minorHAnsi" w:hAnsiTheme="minorHAnsi" w:eastAsiaTheme="minorEastAsia" w:cstheme="minorBidi"/>
                <w:noProof/>
                <w:kern w:val="2"/>
                <w14:ligatures w14:val="standardContextual"/>
              </w:rPr>
              <w:tab/>
            </w:r>
            <w:r w:rsidRPr="001B05DC">
              <w:rPr>
                <w:rStyle w:val="Hyperlink"/>
                <w:noProof/>
              </w:rPr>
              <w:t>IRM/MITA 3.0 Business Process Model</w:t>
            </w:r>
            <w:r>
              <w:rPr>
                <w:noProof/>
                <w:webHidden/>
              </w:rPr>
              <w:tab/>
            </w:r>
            <w:r>
              <w:rPr>
                <w:noProof/>
                <w:webHidden/>
              </w:rPr>
              <w:fldChar w:fldCharType="begin"/>
            </w:r>
            <w:r>
              <w:rPr>
                <w:noProof/>
                <w:webHidden/>
              </w:rPr>
              <w:instrText xml:space="preserve"> PAGEREF _Toc222506490 \h </w:instrText>
            </w:r>
          </w:ins>
          <w:r>
            <w:rPr>
              <w:noProof/>
              <w:webHidden/>
            </w:rPr>
          </w:r>
          <w:ins w:author="Dwayne Carter" w:date="2026-02-20T19:00:00Z" w16du:dateUtc="2026-02-21T00:00:00Z" w:id="88">
            <w:r>
              <w:rPr>
                <w:noProof/>
                <w:webHidden/>
              </w:rPr>
              <w:fldChar w:fldCharType="separate"/>
            </w:r>
            <w:r>
              <w:rPr>
                <w:noProof/>
                <w:webHidden/>
              </w:rPr>
              <w:t>29</w:t>
            </w:r>
            <w:r>
              <w:rPr>
                <w:noProof/>
                <w:webHidden/>
              </w:rPr>
              <w:fldChar w:fldCharType="end"/>
            </w:r>
            <w:r w:rsidRPr="001B05DC">
              <w:rPr>
                <w:rStyle w:val="Hyperlink"/>
                <w:noProof/>
              </w:rPr>
              <w:fldChar w:fldCharType="end"/>
            </w:r>
          </w:ins>
        </w:p>
        <w:p w:rsidR="008C3FB7" w:rsidRDefault="008C3FB7" w14:paraId="01F383FD" w14:textId="60874647">
          <w:pPr>
            <w:pStyle w:val="TOC2"/>
            <w:tabs>
              <w:tab w:val="left" w:pos="960"/>
              <w:tab w:val="right" w:leader="dot" w:pos="9350"/>
            </w:tabs>
            <w:rPr>
              <w:ins w:author="Dwayne Carter" w:date="2026-02-20T19:00:00Z" w16du:dateUtc="2026-02-21T00:00:00Z" w:id="89"/>
              <w:rFonts w:asciiTheme="minorHAnsi" w:hAnsiTheme="minorHAnsi" w:eastAsiaTheme="minorEastAsia" w:cstheme="minorBidi"/>
              <w:noProof/>
              <w:kern w:val="2"/>
              <w14:ligatures w14:val="standardContextual"/>
            </w:rPr>
          </w:pPr>
          <w:ins w:author="Dwayne Carter" w:date="2026-02-20T19:00:00Z" w16du:dateUtc="2026-02-21T00:00:00Z" w:id="90">
            <w:r w:rsidRPr="001B05DC">
              <w:rPr>
                <w:rStyle w:val="Hyperlink"/>
                <w:noProof/>
              </w:rPr>
              <w:fldChar w:fldCharType="begin"/>
            </w:r>
            <w:r w:rsidRPr="001B05DC">
              <w:rPr>
                <w:rStyle w:val="Hyperlink"/>
                <w:noProof/>
              </w:rPr>
              <w:instrText xml:space="preserve"> </w:instrText>
            </w:r>
            <w:r>
              <w:rPr>
                <w:noProof/>
              </w:rPr>
              <w:instrText>HYPERLINK \l "_Toc222506491"</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5.4</w:t>
            </w:r>
            <w:r>
              <w:rPr>
                <w:rFonts w:asciiTheme="minorHAnsi" w:hAnsiTheme="minorHAnsi" w:eastAsiaTheme="minorEastAsia" w:cstheme="minorBidi"/>
                <w:noProof/>
                <w:kern w:val="2"/>
                <w14:ligatures w14:val="standardContextual"/>
              </w:rPr>
              <w:tab/>
            </w:r>
            <w:r w:rsidRPr="001B05DC">
              <w:rPr>
                <w:rStyle w:val="Hyperlink"/>
                <w:noProof/>
              </w:rPr>
              <w:t>IRM/MITA 4.0 Capability Model Matrix</w:t>
            </w:r>
            <w:r>
              <w:rPr>
                <w:noProof/>
                <w:webHidden/>
              </w:rPr>
              <w:tab/>
            </w:r>
            <w:r>
              <w:rPr>
                <w:noProof/>
                <w:webHidden/>
              </w:rPr>
              <w:fldChar w:fldCharType="begin"/>
            </w:r>
            <w:r>
              <w:rPr>
                <w:noProof/>
                <w:webHidden/>
              </w:rPr>
              <w:instrText xml:space="preserve"> PAGEREF _Toc222506491 \h </w:instrText>
            </w:r>
          </w:ins>
          <w:r>
            <w:rPr>
              <w:noProof/>
              <w:webHidden/>
            </w:rPr>
          </w:r>
          <w:ins w:author="Dwayne Carter" w:date="2026-02-20T19:00:00Z" w16du:dateUtc="2026-02-21T00:00:00Z" w:id="91">
            <w:r>
              <w:rPr>
                <w:noProof/>
                <w:webHidden/>
              </w:rPr>
              <w:fldChar w:fldCharType="separate"/>
            </w:r>
            <w:r>
              <w:rPr>
                <w:noProof/>
                <w:webHidden/>
              </w:rPr>
              <w:t>34</w:t>
            </w:r>
            <w:r>
              <w:rPr>
                <w:noProof/>
                <w:webHidden/>
              </w:rPr>
              <w:fldChar w:fldCharType="end"/>
            </w:r>
            <w:r w:rsidRPr="001B05DC">
              <w:rPr>
                <w:rStyle w:val="Hyperlink"/>
                <w:noProof/>
              </w:rPr>
              <w:fldChar w:fldCharType="end"/>
            </w:r>
          </w:ins>
        </w:p>
        <w:p w:rsidR="008C3FB7" w:rsidRDefault="008C3FB7" w14:paraId="761B21F3" w14:textId="5547332F">
          <w:pPr>
            <w:pStyle w:val="TOC2"/>
            <w:tabs>
              <w:tab w:val="left" w:pos="960"/>
              <w:tab w:val="right" w:leader="dot" w:pos="9350"/>
            </w:tabs>
            <w:rPr>
              <w:ins w:author="Dwayne Carter" w:date="2026-02-20T19:00:00Z" w16du:dateUtc="2026-02-21T00:00:00Z" w:id="92"/>
              <w:rFonts w:asciiTheme="minorHAnsi" w:hAnsiTheme="minorHAnsi" w:eastAsiaTheme="minorEastAsia" w:cstheme="minorBidi"/>
              <w:noProof/>
              <w:kern w:val="2"/>
              <w14:ligatures w14:val="standardContextual"/>
            </w:rPr>
          </w:pPr>
          <w:ins w:author="Dwayne Carter" w:date="2026-02-20T19:00:00Z" w16du:dateUtc="2026-02-21T00:00:00Z" w:id="93">
            <w:r w:rsidRPr="001B05DC">
              <w:rPr>
                <w:rStyle w:val="Hyperlink"/>
                <w:noProof/>
              </w:rPr>
              <w:fldChar w:fldCharType="begin"/>
            </w:r>
            <w:r w:rsidRPr="001B05DC">
              <w:rPr>
                <w:rStyle w:val="Hyperlink"/>
                <w:noProof/>
              </w:rPr>
              <w:instrText xml:space="preserve"> </w:instrText>
            </w:r>
            <w:r>
              <w:rPr>
                <w:noProof/>
              </w:rPr>
              <w:instrText>HYPERLINK \l "_Toc222506492"</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5.5</w:t>
            </w:r>
            <w:r>
              <w:rPr>
                <w:rFonts w:asciiTheme="minorHAnsi" w:hAnsiTheme="minorHAnsi" w:eastAsiaTheme="minorEastAsia" w:cstheme="minorBidi"/>
                <w:noProof/>
                <w:kern w:val="2"/>
                <w14:ligatures w14:val="standardContextual"/>
              </w:rPr>
              <w:tab/>
            </w:r>
            <w:r w:rsidRPr="001B05DC">
              <w:rPr>
                <w:rStyle w:val="Hyperlink"/>
                <w:noProof/>
              </w:rPr>
              <w:t>IRM/MES Certification Module Matrix</w:t>
            </w:r>
            <w:r>
              <w:rPr>
                <w:noProof/>
                <w:webHidden/>
              </w:rPr>
              <w:tab/>
            </w:r>
            <w:r>
              <w:rPr>
                <w:noProof/>
                <w:webHidden/>
              </w:rPr>
              <w:fldChar w:fldCharType="begin"/>
            </w:r>
            <w:r>
              <w:rPr>
                <w:noProof/>
                <w:webHidden/>
              </w:rPr>
              <w:instrText xml:space="preserve"> PAGEREF _Toc222506492 \h </w:instrText>
            </w:r>
          </w:ins>
          <w:r>
            <w:rPr>
              <w:noProof/>
              <w:webHidden/>
            </w:rPr>
          </w:r>
          <w:ins w:author="Dwayne Carter" w:date="2026-02-20T19:00:00Z" w16du:dateUtc="2026-02-21T00:00:00Z" w:id="94">
            <w:r>
              <w:rPr>
                <w:noProof/>
                <w:webHidden/>
              </w:rPr>
              <w:fldChar w:fldCharType="separate"/>
            </w:r>
            <w:r>
              <w:rPr>
                <w:noProof/>
                <w:webHidden/>
              </w:rPr>
              <w:t>35</w:t>
            </w:r>
            <w:r>
              <w:rPr>
                <w:noProof/>
                <w:webHidden/>
              </w:rPr>
              <w:fldChar w:fldCharType="end"/>
            </w:r>
            <w:r w:rsidRPr="001B05DC">
              <w:rPr>
                <w:rStyle w:val="Hyperlink"/>
                <w:noProof/>
              </w:rPr>
              <w:fldChar w:fldCharType="end"/>
            </w:r>
          </w:ins>
        </w:p>
        <w:p w:rsidR="008C3FB7" w:rsidRDefault="008C3FB7" w14:paraId="09F26B75" w14:textId="76AD6EBD">
          <w:pPr>
            <w:pStyle w:val="TOC1"/>
            <w:rPr>
              <w:ins w:author="Dwayne Carter" w:date="2026-02-20T19:00:00Z" w16du:dateUtc="2026-02-21T00:00:00Z" w:id="95"/>
              <w:rFonts w:asciiTheme="minorHAnsi" w:hAnsiTheme="minorHAnsi" w:eastAsiaTheme="minorEastAsia" w:cstheme="minorBidi"/>
              <w:b w:val="0"/>
              <w:noProof/>
              <w:kern w:val="2"/>
              <w14:ligatures w14:val="standardContextual"/>
            </w:rPr>
          </w:pPr>
          <w:ins w:author="Dwayne Carter" w:date="2026-02-20T19:00:00Z" w16du:dateUtc="2026-02-21T00:00:00Z" w:id="96">
            <w:r w:rsidRPr="001B05DC">
              <w:rPr>
                <w:rStyle w:val="Hyperlink"/>
                <w:noProof/>
              </w:rPr>
              <w:fldChar w:fldCharType="begin"/>
            </w:r>
            <w:r w:rsidRPr="001B05DC">
              <w:rPr>
                <w:rStyle w:val="Hyperlink"/>
                <w:noProof/>
              </w:rPr>
              <w:instrText xml:space="preserve"> </w:instrText>
            </w:r>
            <w:r>
              <w:rPr>
                <w:noProof/>
              </w:rPr>
              <w:instrText>HYPERLINK \l "_Toc222506493"</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6</w:t>
            </w:r>
            <w:r>
              <w:rPr>
                <w:rFonts w:asciiTheme="minorHAnsi" w:hAnsiTheme="minorHAnsi" w:eastAsiaTheme="minorEastAsia" w:cstheme="minorBidi"/>
                <w:b w:val="0"/>
                <w:noProof/>
                <w:kern w:val="2"/>
                <w14:ligatures w14:val="standardContextual"/>
              </w:rPr>
              <w:tab/>
            </w:r>
            <w:r w:rsidRPr="001B05DC">
              <w:rPr>
                <w:rStyle w:val="Hyperlink"/>
                <w:noProof/>
              </w:rPr>
              <w:t>MITA 3.0 vs. MITA 4.0 IRM</w:t>
            </w:r>
            <w:r>
              <w:rPr>
                <w:noProof/>
                <w:webHidden/>
              </w:rPr>
              <w:tab/>
            </w:r>
            <w:r>
              <w:rPr>
                <w:noProof/>
                <w:webHidden/>
              </w:rPr>
              <w:fldChar w:fldCharType="begin"/>
            </w:r>
            <w:r>
              <w:rPr>
                <w:noProof/>
                <w:webHidden/>
              </w:rPr>
              <w:instrText xml:space="preserve"> PAGEREF _Toc222506493 \h </w:instrText>
            </w:r>
          </w:ins>
          <w:r>
            <w:rPr>
              <w:noProof/>
              <w:webHidden/>
            </w:rPr>
          </w:r>
          <w:ins w:author="Dwayne Carter" w:date="2026-02-20T19:00:00Z" w16du:dateUtc="2026-02-21T00:00:00Z" w:id="97">
            <w:r>
              <w:rPr>
                <w:noProof/>
                <w:webHidden/>
              </w:rPr>
              <w:fldChar w:fldCharType="separate"/>
            </w:r>
            <w:r>
              <w:rPr>
                <w:noProof/>
                <w:webHidden/>
              </w:rPr>
              <w:t>37</w:t>
            </w:r>
            <w:r>
              <w:rPr>
                <w:noProof/>
                <w:webHidden/>
              </w:rPr>
              <w:fldChar w:fldCharType="end"/>
            </w:r>
            <w:r w:rsidRPr="001B05DC">
              <w:rPr>
                <w:rStyle w:val="Hyperlink"/>
                <w:noProof/>
              </w:rPr>
              <w:fldChar w:fldCharType="end"/>
            </w:r>
          </w:ins>
        </w:p>
        <w:p w:rsidR="008C3FB7" w:rsidRDefault="008C3FB7" w14:paraId="34111B6E" w14:textId="64CF82B0">
          <w:pPr>
            <w:pStyle w:val="TOC1"/>
            <w:rPr>
              <w:ins w:author="Dwayne Carter" w:date="2026-02-20T19:00:00Z" w16du:dateUtc="2026-02-21T00:00:00Z" w:id="98"/>
              <w:rFonts w:asciiTheme="minorHAnsi" w:hAnsiTheme="minorHAnsi" w:eastAsiaTheme="minorEastAsia" w:cstheme="minorBidi"/>
              <w:b w:val="0"/>
              <w:noProof/>
              <w:kern w:val="2"/>
              <w14:ligatures w14:val="standardContextual"/>
            </w:rPr>
          </w:pPr>
          <w:ins w:author="Dwayne Carter" w:date="2026-02-20T19:00:00Z" w16du:dateUtc="2026-02-21T00:00:00Z" w:id="99">
            <w:r w:rsidRPr="001B05DC">
              <w:rPr>
                <w:rStyle w:val="Hyperlink"/>
                <w:noProof/>
              </w:rPr>
              <w:fldChar w:fldCharType="begin"/>
            </w:r>
            <w:r w:rsidRPr="001B05DC">
              <w:rPr>
                <w:rStyle w:val="Hyperlink"/>
                <w:noProof/>
              </w:rPr>
              <w:instrText xml:space="preserve"> </w:instrText>
            </w:r>
            <w:r>
              <w:rPr>
                <w:noProof/>
              </w:rPr>
              <w:instrText>HYPERLINK \l "_Toc222506494"</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highlight w:val="yellow"/>
              </w:rPr>
              <w:t>7</w:t>
            </w:r>
            <w:r>
              <w:rPr>
                <w:rFonts w:asciiTheme="minorHAnsi" w:hAnsiTheme="minorHAnsi" w:eastAsiaTheme="minorEastAsia" w:cstheme="minorBidi"/>
                <w:b w:val="0"/>
                <w:noProof/>
                <w:kern w:val="2"/>
                <w14:ligatures w14:val="standardContextual"/>
              </w:rPr>
              <w:tab/>
            </w:r>
            <w:r w:rsidRPr="001B05DC">
              <w:rPr>
                <w:rStyle w:val="Hyperlink"/>
                <w:noProof/>
                <w:highlight w:val="yellow"/>
              </w:rPr>
              <w:t>Using the IRM to Identify Data Standards</w:t>
            </w:r>
            <w:r>
              <w:rPr>
                <w:noProof/>
                <w:webHidden/>
              </w:rPr>
              <w:tab/>
            </w:r>
            <w:r>
              <w:rPr>
                <w:noProof/>
                <w:webHidden/>
              </w:rPr>
              <w:fldChar w:fldCharType="begin"/>
            </w:r>
            <w:r>
              <w:rPr>
                <w:noProof/>
                <w:webHidden/>
              </w:rPr>
              <w:instrText xml:space="preserve"> PAGEREF _Toc222506494 \h </w:instrText>
            </w:r>
          </w:ins>
          <w:r>
            <w:rPr>
              <w:noProof/>
              <w:webHidden/>
            </w:rPr>
          </w:r>
          <w:ins w:author="Dwayne Carter" w:date="2026-02-20T19:00:00Z" w16du:dateUtc="2026-02-21T00:00:00Z" w:id="100">
            <w:r>
              <w:rPr>
                <w:noProof/>
                <w:webHidden/>
              </w:rPr>
              <w:fldChar w:fldCharType="separate"/>
            </w:r>
            <w:r>
              <w:rPr>
                <w:noProof/>
                <w:webHidden/>
              </w:rPr>
              <w:t>37</w:t>
            </w:r>
            <w:r>
              <w:rPr>
                <w:noProof/>
                <w:webHidden/>
              </w:rPr>
              <w:fldChar w:fldCharType="end"/>
            </w:r>
            <w:r w:rsidRPr="001B05DC">
              <w:rPr>
                <w:rStyle w:val="Hyperlink"/>
                <w:noProof/>
              </w:rPr>
              <w:fldChar w:fldCharType="end"/>
            </w:r>
          </w:ins>
        </w:p>
        <w:p w:rsidR="008C3FB7" w:rsidRDefault="008C3FB7" w14:paraId="0F562015" w14:textId="27FD2EF6">
          <w:pPr>
            <w:pStyle w:val="TOC2"/>
            <w:tabs>
              <w:tab w:val="left" w:pos="960"/>
              <w:tab w:val="right" w:leader="dot" w:pos="9350"/>
            </w:tabs>
            <w:rPr>
              <w:ins w:author="Dwayne Carter" w:date="2026-02-20T19:00:00Z" w16du:dateUtc="2026-02-21T00:00:00Z" w:id="101"/>
              <w:rFonts w:asciiTheme="minorHAnsi" w:hAnsiTheme="minorHAnsi" w:eastAsiaTheme="minorEastAsia" w:cstheme="minorBidi"/>
              <w:noProof/>
              <w:kern w:val="2"/>
              <w14:ligatures w14:val="standardContextual"/>
            </w:rPr>
          </w:pPr>
          <w:ins w:author="Dwayne Carter" w:date="2026-02-20T19:00:00Z" w16du:dateUtc="2026-02-21T00:00:00Z" w:id="102">
            <w:r w:rsidRPr="001B05DC">
              <w:rPr>
                <w:rStyle w:val="Hyperlink"/>
                <w:noProof/>
              </w:rPr>
              <w:fldChar w:fldCharType="begin"/>
            </w:r>
            <w:r w:rsidRPr="001B05DC">
              <w:rPr>
                <w:rStyle w:val="Hyperlink"/>
                <w:noProof/>
              </w:rPr>
              <w:instrText xml:space="preserve"> </w:instrText>
            </w:r>
            <w:r>
              <w:rPr>
                <w:noProof/>
              </w:rPr>
              <w:instrText>HYPERLINK \l "_Toc222506495"</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7.1</w:t>
            </w:r>
            <w:r>
              <w:rPr>
                <w:rFonts w:asciiTheme="minorHAnsi" w:hAnsiTheme="minorHAnsi" w:eastAsiaTheme="minorEastAsia" w:cstheme="minorBidi"/>
                <w:noProof/>
                <w:kern w:val="2"/>
                <w14:ligatures w14:val="standardContextual"/>
              </w:rPr>
              <w:tab/>
            </w:r>
            <w:r w:rsidRPr="001B05DC">
              <w:rPr>
                <w:rStyle w:val="Hyperlink"/>
                <w:noProof/>
              </w:rPr>
              <w:t>Identifying Structure Data Standards</w:t>
            </w:r>
            <w:r>
              <w:rPr>
                <w:noProof/>
                <w:webHidden/>
              </w:rPr>
              <w:tab/>
            </w:r>
            <w:r>
              <w:rPr>
                <w:noProof/>
                <w:webHidden/>
              </w:rPr>
              <w:fldChar w:fldCharType="begin"/>
            </w:r>
            <w:r>
              <w:rPr>
                <w:noProof/>
                <w:webHidden/>
              </w:rPr>
              <w:instrText xml:space="preserve"> PAGEREF _Toc222506495 \h </w:instrText>
            </w:r>
          </w:ins>
          <w:r>
            <w:rPr>
              <w:noProof/>
              <w:webHidden/>
            </w:rPr>
          </w:r>
          <w:ins w:author="Dwayne Carter" w:date="2026-02-20T19:00:00Z" w16du:dateUtc="2026-02-21T00:00:00Z" w:id="103">
            <w:r>
              <w:rPr>
                <w:noProof/>
                <w:webHidden/>
              </w:rPr>
              <w:fldChar w:fldCharType="separate"/>
            </w:r>
            <w:r>
              <w:rPr>
                <w:noProof/>
                <w:webHidden/>
              </w:rPr>
              <w:t>37</w:t>
            </w:r>
            <w:r>
              <w:rPr>
                <w:noProof/>
                <w:webHidden/>
              </w:rPr>
              <w:fldChar w:fldCharType="end"/>
            </w:r>
            <w:r w:rsidRPr="001B05DC">
              <w:rPr>
                <w:rStyle w:val="Hyperlink"/>
                <w:noProof/>
              </w:rPr>
              <w:fldChar w:fldCharType="end"/>
            </w:r>
          </w:ins>
        </w:p>
        <w:p w:rsidR="008C3FB7" w:rsidRDefault="008C3FB7" w14:paraId="7619864A" w14:textId="7B225491">
          <w:pPr>
            <w:pStyle w:val="TOC2"/>
            <w:tabs>
              <w:tab w:val="left" w:pos="960"/>
              <w:tab w:val="right" w:leader="dot" w:pos="9350"/>
            </w:tabs>
            <w:rPr>
              <w:ins w:author="Dwayne Carter" w:date="2026-02-20T19:00:00Z" w16du:dateUtc="2026-02-21T00:00:00Z" w:id="104"/>
              <w:rFonts w:asciiTheme="minorHAnsi" w:hAnsiTheme="minorHAnsi" w:eastAsiaTheme="minorEastAsia" w:cstheme="minorBidi"/>
              <w:noProof/>
              <w:kern w:val="2"/>
              <w14:ligatures w14:val="standardContextual"/>
            </w:rPr>
          </w:pPr>
          <w:ins w:author="Dwayne Carter" w:date="2026-02-20T19:00:00Z" w16du:dateUtc="2026-02-21T00:00:00Z" w:id="105">
            <w:r w:rsidRPr="001B05DC">
              <w:rPr>
                <w:rStyle w:val="Hyperlink"/>
                <w:noProof/>
              </w:rPr>
              <w:fldChar w:fldCharType="begin"/>
            </w:r>
            <w:r w:rsidRPr="001B05DC">
              <w:rPr>
                <w:rStyle w:val="Hyperlink"/>
                <w:noProof/>
              </w:rPr>
              <w:instrText xml:space="preserve"> </w:instrText>
            </w:r>
            <w:r>
              <w:rPr>
                <w:noProof/>
              </w:rPr>
              <w:instrText>HYPERLINK \l "_Toc222506496"</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rPr>
              <w:t>7.2</w:t>
            </w:r>
            <w:r>
              <w:rPr>
                <w:rFonts w:asciiTheme="minorHAnsi" w:hAnsiTheme="minorHAnsi" w:eastAsiaTheme="minorEastAsia" w:cstheme="minorBidi"/>
                <w:noProof/>
                <w:kern w:val="2"/>
                <w14:ligatures w14:val="standardContextual"/>
              </w:rPr>
              <w:tab/>
            </w:r>
            <w:r w:rsidRPr="001B05DC">
              <w:rPr>
                <w:rStyle w:val="Hyperlink"/>
                <w:noProof/>
              </w:rPr>
              <w:t>Identifying Vocabulary Data Standards</w:t>
            </w:r>
            <w:r>
              <w:rPr>
                <w:noProof/>
                <w:webHidden/>
              </w:rPr>
              <w:tab/>
            </w:r>
            <w:r>
              <w:rPr>
                <w:noProof/>
                <w:webHidden/>
              </w:rPr>
              <w:fldChar w:fldCharType="begin"/>
            </w:r>
            <w:r>
              <w:rPr>
                <w:noProof/>
                <w:webHidden/>
              </w:rPr>
              <w:instrText xml:space="preserve"> PAGEREF _Toc222506496 \h </w:instrText>
            </w:r>
          </w:ins>
          <w:r>
            <w:rPr>
              <w:noProof/>
              <w:webHidden/>
            </w:rPr>
          </w:r>
          <w:ins w:author="Dwayne Carter" w:date="2026-02-20T19:00:00Z" w16du:dateUtc="2026-02-21T00:00:00Z" w:id="106">
            <w:r>
              <w:rPr>
                <w:noProof/>
                <w:webHidden/>
              </w:rPr>
              <w:fldChar w:fldCharType="separate"/>
            </w:r>
            <w:r>
              <w:rPr>
                <w:noProof/>
                <w:webHidden/>
              </w:rPr>
              <w:t>39</w:t>
            </w:r>
            <w:r>
              <w:rPr>
                <w:noProof/>
                <w:webHidden/>
              </w:rPr>
              <w:fldChar w:fldCharType="end"/>
            </w:r>
            <w:r w:rsidRPr="001B05DC">
              <w:rPr>
                <w:rStyle w:val="Hyperlink"/>
                <w:noProof/>
              </w:rPr>
              <w:fldChar w:fldCharType="end"/>
            </w:r>
          </w:ins>
        </w:p>
        <w:p w:rsidR="008C3FB7" w:rsidRDefault="008C3FB7" w14:paraId="4C41BBB8" w14:textId="50998CE6">
          <w:pPr>
            <w:pStyle w:val="TOC1"/>
            <w:rPr>
              <w:ins w:author="Dwayne Carter" w:date="2026-02-20T19:00:00Z" w16du:dateUtc="2026-02-21T00:00:00Z" w:id="107"/>
              <w:rFonts w:asciiTheme="minorHAnsi" w:hAnsiTheme="minorHAnsi" w:eastAsiaTheme="minorEastAsia" w:cstheme="minorBidi"/>
              <w:b w:val="0"/>
              <w:noProof/>
              <w:kern w:val="2"/>
              <w14:ligatures w14:val="standardContextual"/>
            </w:rPr>
          </w:pPr>
          <w:ins w:author="Dwayne Carter" w:date="2026-02-20T19:00:00Z" w16du:dateUtc="2026-02-21T00:00:00Z" w:id="108">
            <w:r w:rsidRPr="001B05DC">
              <w:rPr>
                <w:rStyle w:val="Hyperlink"/>
                <w:noProof/>
              </w:rPr>
              <w:fldChar w:fldCharType="begin"/>
            </w:r>
            <w:r w:rsidRPr="001B05DC">
              <w:rPr>
                <w:rStyle w:val="Hyperlink"/>
                <w:noProof/>
              </w:rPr>
              <w:instrText xml:space="preserve"> </w:instrText>
            </w:r>
            <w:r>
              <w:rPr>
                <w:noProof/>
              </w:rPr>
              <w:instrText>HYPERLINK \l "_Toc222506497"</w:instrText>
            </w:r>
            <w:r w:rsidRPr="001B05DC">
              <w:rPr>
                <w:rStyle w:val="Hyperlink"/>
                <w:noProof/>
              </w:rPr>
              <w:instrText xml:space="preserve"> </w:instrText>
            </w:r>
            <w:r w:rsidRPr="001B05DC">
              <w:rPr>
                <w:rStyle w:val="Hyperlink"/>
                <w:noProof/>
              </w:rPr>
            </w:r>
            <w:r w:rsidRPr="001B05DC">
              <w:rPr>
                <w:rStyle w:val="Hyperlink"/>
                <w:noProof/>
              </w:rPr>
              <w:fldChar w:fldCharType="separate"/>
            </w:r>
            <w:r w:rsidRPr="001B05DC">
              <w:rPr>
                <w:rStyle w:val="Hyperlink"/>
                <w:noProof/>
                <w:highlight w:val="yellow"/>
              </w:rPr>
              <w:t>Appendix A IRM in Action</w:t>
            </w:r>
            <w:r>
              <w:rPr>
                <w:noProof/>
                <w:webHidden/>
              </w:rPr>
              <w:tab/>
            </w:r>
            <w:r>
              <w:rPr>
                <w:noProof/>
                <w:webHidden/>
              </w:rPr>
              <w:fldChar w:fldCharType="begin"/>
            </w:r>
            <w:r>
              <w:rPr>
                <w:noProof/>
                <w:webHidden/>
              </w:rPr>
              <w:instrText xml:space="preserve"> PAGEREF _Toc222506497 \h </w:instrText>
            </w:r>
          </w:ins>
          <w:r>
            <w:rPr>
              <w:noProof/>
              <w:webHidden/>
            </w:rPr>
          </w:r>
          <w:ins w:author="Dwayne Carter" w:date="2026-02-20T19:00:00Z" w16du:dateUtc="2026-02-21T00:00:00Z" w:id="109">
            <w:r>
              <w:rPr>
                <w:noProof/>
                <w:webHidden/>
              </w:rPr>
              <w:fldChar w:fldCharType="separate"/>
            </w:r>
            <w:r>
              <w:rPr>
                <w:noProof/>
                <w:webHidden/>
              </w:rPr>
              <w:t>41</w:t>
            </w:r>
            <w:r>
              <w:rPr>
                <w:noProof/>
                <w:webHidden/>
              </w:rPr>
              <w:fldChar w:fldCharType="end"/>
            </w:r>
            <w:r w:rsidRPr="001B05DC">
              <w:rPr>
                <w:rStyle w:val="Hyperlink"/>
                <w:noProof/>
              </w:rPr>
              <w:fldChar w:fldCharType="end"/>
            </w:r>
          </w:ins>
        </w:p>
        <w:p w:rsidR="0054467C" w:rsidDel="008C3FB7" w:rsidRDefault="0054467C" w14:paraId="5E395599" w14:textId="10CB5ED5">
          <w:pPr>
            <w:pStyle w:val="TOC1"/>
            <w:rPr>
              <w:del w:author="Dwayne Carter" w:date="2026-02-20T19:00:00Z" w16du:dateUtc="2026-02-21T00:00:00Z" w:id="110"/>
              <w:rFonts w:asciiTheme="minorHAnsi" w:hAnsiTheme="minorHAnsi" w:eastAsiaTheme="minorEastAsia" w:cstheme="minorBidi"/>
              <w:b w:val="0"/>
              <w:noProof/>
              <w:kern w:val="2"/>
              <w14:ligatures w14:val="standardContextual"/>
            </w:rPr>
          </w:pPr>
          <w:del w:author="Dwayne Carter" w:date="2026-02-20T19:00:00Z" w16du:dateUtc="2026-02-21T00:00:00Z" w:id="111">
            <w:r w:rsidRPr="008C3FB7" w:rsidDel="008C3FB7">
              <w:rPr>
                <w:rPrChange w:author="Dwayne Carter" w:date="2026-02-20T19:00:00Z" w16du:dateUtc="2026-02-21T00:00:00Z" w:id="112">
                  <w:rPr>
                    <w:rStyle w:val="Hyperlink"/>
                    <w:noProof/>
                  </w:rPr>
                </w:rPrChange>
              </w:rPr>
              <w:delText>2</w:delText>
            </w:r>
            <w:r w:rsidDel="008C3FB7">
              <w:rPr>
                <w:rFonts w:asciiTheme="minorHAnsi" w:hAnsiTheme="minorHAnsi" w:eastAsiaTheme="minorEastAsia" w:cstheme="minorBidi"/>
                <w:b w:val="0"/>
                <w:noProof/>
                <w:kern w:val="2"/>
                <w14:ligatures w14:val="standardContextual"/>
              </w:rPr>
              <w:tab/>
            </w:r>
            <w:r w:rsidRPr="008C3FB7" w:rsidDel="008C3FB7">
              <w:rPr>
                <w:rPrChange w:author="Dwayne Carter" w:date="2026-02-20T19:00:00Z" w16du:dateUtc="2026-02-21T00:00:00Z" w:id="113">
                  <w:rPr>
                    <w:rStyle w:val="Hyperlink"/>
                    <w:noProof/>
                  </w:rPr>
                </w:rPrChange>
              </w:rPr>
              <w:delText>Document Overview</w:delText>
            </w:r>
            <w:r w:rsidDel="008C3FB7">
              <w:rPr>
                <w:noProof/>
                <w:webHidden/>
              </w:rPr>
              <w:tab/>
            </w:r>
            <w:r w:rsidDel="008C3FB7" w:rsidR="00501226">
              <w:rPr>
                <w:noProof/>
                <w:webHidden/>
              </w:rPr>
              <w:delText>5</w:delText>
            </w:r>
          </w:del>
        </w:p>
        <w:p w:rsidR="0054467C" w:rsidDel="008C3FB7" w:rsidRDefault="0054467C" w14:paraId="5895B42F" w14:textId="304ACFDB">
          <w:pPr>
            <w:pStyle w:val="TOC2"/>
            <w:tabs>
              <w:tab w:val="left" w:pos="960"/>
              <w:tab w:val="right" w:leader="dot" w:pos="9350"/>
            </w:tabs>
            <w:rPr>
              <w:del w:author="Dwayne Carter" w:date="2026-02-20T19:00:00Z" w16du:dateUtc="2026-02-21T00:00:00Z" w:id="114"/>
              <w:rFonts w:asciiTheme="minorHAnsi" w:hAnsiTheme="minorHAnsi" w:eastAsiaTheme="minorEastAsia" w:cstheme="minorBidi"/>
              <w:noProof/>
              <w:kern w:val="2"/>
              <w14:ligatures w14:val="standardContextual"/>
            </w:rPr>
          </w:pPr>
          <w:del w:author="Dwayne Carter" w:date="2026-02-20T19:00:00Z" w16du:dateUtc="2026-02-21T00:00:00Z" w:id="115">
            <w:r w:rsidRPr="008C3FB7" w:rsidDel="008C3FB7">
              <w:rPr>
                <w:rPrChange w:author="Dwayne Carter" w:date="2026-02-20T19:00:00Z" w16du:dateUtc="2026-02-21T00:00:00Z" w:id="116">
                  <w:rPr>
                    <w:rStyle w:val="Hyperlink"/>
                    <w:noProof/>
                  </w:rPr>
                </w:rPrChange>
              </w:rPr>
              <w:delText>2.1</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17">
                  <w:rPr>
                    <w:rStyle w:val="Hyperlink"/>
                    <w:noProof/>
                  </w:rPr>
                </w:rPrChange>
              </w:rPr>
              <w:delText>Document Purpose</w:delText>
            </w:r>
            <w:r w:rsidDel="008C3FB7">
              <w:rPr>
                <w:noProof/>
                <w:webHidden/>
              </w:rPr>
              <w:tab/>
            </w:r>
            <w:r w:rsidDel="008C3FB7" w:rsidR="00501226">
              <w:rPr>
                <w:noProof/>
                <w:webHidden/>
              </w:rPr>
              <w:delText>5</w:delText>
            </w:r>
          </w:del>
        </w:p>
        <w:p w:rsidR="0054467C" w:rsidDel="008C3FB7" w:rsidRDefault="0054467C" w14:paraId="022E549B" w14:textId="6209F2E6">
          <w:pPr>
            <w:pStyle w:val="TOC2"/>
            <w:tabs>
              <w:tab w:val="left" w:pos="960"/>
              <w:tab w:val="right" w:leader="dot" w:pos="9350"/>
            </w:tabs>
            <w:rPr>
              <w:del w:author="Dwayne Carter" w:date="2026-02-20T19:00:00Z" w16du:dateUtc="2026-02-21T00:00:00Z" w:id="118"/>
              <w:rFonts w:asciiTheme="minorHAnsi" w:hAnsiTheme="minorHAnsi" w:eastAsiaTheme="minorEastAsia" w:cstheme="minorBidi"/>
              <w:noProof/>
              <w:kern w:val="2"/>
              <w14:ligatures w14:val="standardContextual"/>
            </w:rPr>
          </w:pPr>
          <w:del w:author="Dwayne Carter" w:date="2026-02-20T19:00:00Z" w16du:dateUtc="2026-02-21T00:00:00Z" w:id="119">
            <w:r w:rsidRPr="008C3FB7" w:rsidDel="008C3FB7">
              <w:rPr>
                <w:rPrChange w:author="Dwayne Carter" w:date="2026-02-20T19:00:00Z" w16du:dateUtc="2026-02-21T00:00:00Z" w:id="120">
                  <w:rPr>
                    <w:rStyle w:val="Hyperlink"/>
                    <w:noProof/>
                  </w:rPr>
                </w:rPrChange>
              </w:rPr>
              <w:delText>2.2</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21">
                  <w:rPr>
                    <w:rStyle w:val="Hyperlink"/>
                    <w:noProof/>
                  </w:rPr>
                </w:rPrChange>
              </w:rPr>
              <w:delText>Authors</w:delText>
            </w:r>
            <w:r w:rsidDel="008C3FB7">
              <w:rPr>
                <w:noProof/>
                <w:webHidden/>
              </w:rPr>
              <w:tab/>
            </w:r>
            <w:r w:rsidDel="008C3FB7" w:rsidR="00501226">
              <w:rPr>
                <w:noProof/>
                <w:webHidden/>
              </w:rPr>
              <w:delText>5</w:delText>
            </w:r>
          </w:del>
        </w:p>
        <w:p w:rsidR="0054467C" w:rsidDel="008C3FB7" w:rsidRDefault="0054467C" w14:paraId="46707681" w14:textId="54876430">
          <w:pPr>
            <w:pStyle w:val="TOC2"/>
            <w:tabs>
              <w:tab w:val="left" w:pos="960"/>
              <w:tab w:val="right" w:leader="dot" w:pos="9350"/>
            </w:tabs>
            <w:rPr>
              <w:del w:author="Dwayne Carter" w:date="2026-02-20T19:00:00Z" w16du:dateUtc="2026-02-21T00:00:00Z" w:id="122"/>
              <w:rFonts w:asciiTheme="minorHAnsi" w:hAnsiTheme="minorHAnsi" w:eastAsiaTheme="minorEastAsia" w:cstheme="minorBidi"/>
              <w:noProof/>
              <w:kern w:val="2"/>
              <w14:ligatures w14:val="standardContextual"/>
            </w:rPr>
          </w:pPr>
          <w:del w:author="Dwayne Carter" w:date="2026-02-20T19:00:00Z" w16du:dateUtc="2026-02-21T00:00:00Z" w:id="123">
            <w:r w:rsidRPr="008C3FB7" w:rsidDel="008C3FB7">
              <w:rPr>
                <w:rPrChange w:author="Dwayne Carter" w:date="2026-02-20T19:00:00Z" w16du:dateUtc="2026-02-21T00:00:00Z" w:id="124">
                  <w:rPr>
                    <w:rStyle w:val="Hyperlink"/>
                    <w:noProof/>
                  </w:rPr>
                </w:rPrChange>
              </w:rPr>
              <w:delText>2.3</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25">
                  <w:rPr>
                    <w:rStyle w:val="Hyperlink"/>
                    <w:noProof/>
                  </w:rPr>
                </w:rPrChange>
              </w:rPr>
              <w:delText>Source(s)</w:delText>
            </w:r>
            <w:r w:rsidDel="008C3FB7">
              <w:rPr>
                <w:noProof/>
                <w:webHidden/>
              </w:rPr>
              <w:tab/>
            </w:r>
            <w:r w:rsidDel="008C3FB7" w:rsidR="00501226">
              <w:rPr>
                <w:noProof/>
                <w:webHidden/>
              </w:rPr>
              <w:delText>5</w:delText>
            </w:r>
          </w:del>
        </w:p>
        <w:p w:rsidR="0054467C" w:rsidDel="008C3FB7" w:rsidRDefault="0054467C" w14:paraId="637F158B" w14:textId="2B8F8018">
          <w:pPr>
            <w:pStyle w:val="TOC2"/>
            <w:tabs>
              <w:tab w:val="left" w:pos="960"/>
              <w:tab w:val="right" w:leader="dot" w:pos="9350"/>
            </w:tabs>
            <w:rPr>
              <w:del w:author="Dwayne Carter" w:date="2026-02-20T19:00:00Z" w16du:dateUtc="2026-02-21T00:00:00Z" w:id="126"/>
              <w:rFonts w:asciiTheme="minorHAnsi" w:hAnsiTheme="minorHAnsi" w:eastAsiaTheme="minorEastAsia" w:cstheme="minorBidi"/>
              <w:noProof/>
              <w:kern w:val="2"/>
              <w14:ligatures w14:val="standardContextual"/>
            </w:rPr>
          </w:pPr>
          <w:del w:author="Dwayne Carter" w:date="2026-02-20T19:00:00Z" w16du:dateUtc="2026-02-21T00:00:00Z" w:id="127">
            <w:r w:rsidRPr="008C3FB7" w:rsidDel="008C3FB7">
              <w:rPr>
                <w:rPrChange w:author="Dwayne Carter" w:date="2026-02-20T19:00:00Z" w16du:dateUtc="2026-02-21T00:00:00Z" w:id="128">
                  <w:rPr>
                    <w:rStyle w:val="Hyperlink"/>
                    <w:noProof/>
                  </w:rPr>
                </w:rPrChange>
              </w:rPr>
              <w:delText>2.4</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29">
                  <w:rPr>
                    <w:rStyle w:val="Hyperlink"/>
                    <w:noProof/>
                  </w:rPr>
                </w:rPrChange>
              </w:rPr>
              <w:delText>Audience</w:delText>
            </w:r>
            <w:r w:rsidDel="008C3FB7">
              <w:rPr>
                <w:noProof/>
                <w:webHidden/>
              </w:rPr>
              <w:tab/>
            </w:r>
            <w:r w:rsidDel="008C3FB7" w:rsidR="00501226">
              <w:rPr>
                <w:noProof/>
                <w:webHidden/>
              </w:rPr>
              <w:delText>6</w:delText>
            </w:r>
          </w:del>
        </w:p>
        <w:p w:rsidR="0054467C" w:rsidDel="008C3FB7" w:rsidRDefault="0054467C" w14:paraId="1D6A6ECF" w14:textId="5D93B299">
          <w:pPr>
            <w:pStyle w:val="TOC1"/>
            <w:rPr>
              <w:del w:author="Dwayne Carter" w:date="2026-02-20T19:00:00Z" w16du:dateUtc="2026-02-21T00:00:00Z" w:id="130"/>
              <w:rFonts w:asciiTheme="minorHAnsi" w:hAnsiTheme="minorHAnsi" w:eastAsiaTheme="minorEastAsia" w:cstheme="minorBidi"/>
              <w:b w:val="0"/>
              <w:noProof/>
              <w:kern w:val="2"/>
              <w14:ligatures w14:val="standardContextual"/>
            </w:rPr>
          </w:pPr>
          <w:del w:author="Dwayne Carter" w:date="2026-02-20T19:00:00Z" w16du:dateUtc="2026-02-21T00:00:00Z" w:id="131">
            <w:r w:rsidRPr="008C3FB7" w:rsidDel="008C3FB7">
              <w:rPr>
                <w:rPrChange w:author="Dwayne Carter" w:date="2026-02-20T19:00:00Z" w16du:dateUtc="2026-02-21T00:00:00Z" w:id="132">
                  <w:rPr>
                    <w:rStyle w:val="Hyperlink"/>
                    <w:noProof/>
                  </w:rPr>
                </w:rPrChange>
              </w:rPr>
              <w:delText>3</w:delText>
            </w:r>
            <w:r w:rsidDel="008C3FB7">
              <w:rPr>
                <w:rFonts w:asciiTheme="minorHAnsi" w:hAnsiTheme="minorHAnsi" w:eastAsiaTheme="minorEastAsia" w:cstheme="minorBidi"/>
                <w:b w:val="0"/>
                <w:noProof/>
                <w:kern w:val="2"/>
                <w14:ligatures w14:val="standardContextual"/>
              </w:rPr>
              <w:tab/>
            </w:r>
            <w:r w:rsidRPr="008C3FB7" w:rsidDel="008C3FB7">
              <w:rPr>
                <w:rPrChange w:author="Dwayne Carter" w:date="2026-02-20T19:00:00Z" w16du:dateUtc="2026-02-21T00:00:00Z" w:id="133">
                  <w:rPr>
                    <w:rStyle w:val="Hyperlink"/>
                    <w:noProof/>
                  </w:rPr>
                </w:rPrChange>
              </w:rPr>
              <w:delText>IRM Overview</w:delText>
            </w:r>
            <w:r w:rsidDel="008C3FB7">
              <w:rPr>
                <w:noProof/>
                <w:webHidden/>
              </w:rPr>
              <w:tab/>
            </w:r>
            <w:r w:rsidDel="008C3FB7" w:rsidR="00501226">
              <w:rPr>
                <w:noProof/>
                <w:webHidden/>
              </w:rPr>
              <w:delText>6</w:delText>
            </w:r>
          </w:del>
        </w:p>
        <w:p w:rsidR="0054467C" w:rsidDel="008C3FB7" w:rsidRDefault="0054467C" w14:paraId="1729B19A" w14:textId="3B6F0553">
          <w:pPr>
            <w:pStyle w:val="TOC2"/>
            <w:tabs>
              <w:tab w:val="left" w:pos="960"/>
              <w:tab w:val="right" w:leader="dot" w:pos="9350"/>
            </w:tabs>
            <w:rPr>
              <w:del w:author="Dwayne Carter" w:date="2026-02-20T19:00:00Z" w16du:dateUtc="2026-02-21T00:00:00Z" w:id="134"/>
              <w:rFonts w:asciiTheme="minorHAnsi" w:hAnsiTheme="minorHAnsi" w:eastAsiaTheme="minorEastAsia" w:cstheme="minorBidi"/>
              <w:noProof/>
              <w:kern w:val="2"/>
              <w14:ligatures w14:val="standardContextual"/>
            </w:rPr>
          </w:pPr>
          <w:del w:author="Dwayne Carter" w:date="2026-02-20T19:00:00Z" w16du:dateUtc="2026-02-21T00:00:00Z" w:id="135">
            <w:r w:rsidRPr="008C3FB7" w:rsidDel="008C3FB7">
              <w:rPr>
                <w:rPrChange w:author="Dwayne Carter" w:date="2026-02-20T19:00:00Z" w16du:dateUtc="2026-02-21T00:00:00Z" w:id="136">
                  <w:rPr>
                    <w:rStyle w:val="Hyperlink"/>
                    <w:noProof/>
                  </w:rPr>
                </w:rPrChange>
              </w:rPr>
              <w:delText>3.1</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37">
                  <w:rPr>
                    <w:rStyle w:val="Hyperlink"/>
                    <w:noProof/>
                  </w:rPr>
                </w:rPrChange>
              </w:rPr>
              <w:delText>IRM Use</w:delText>
            </w:r>
            <w:r w:rsidDel="008C3FB7">
              <w:rPr>
                <w:noProof/>
                <w:webHidden/>
              </w:rPr>
              <w:tab/>
            </w:r>
            <w:r w:rsidDel="008C3FB7" w:rsidR="00501226">
              <w:rPr>
                <w:noProof/>
                <w:webHidden/>
              </w:rPr>
              <w:delText>7</w:delText>
            </w:r>
          </w:del>
        </w:p>
        <w:p w:rsidR="0054467C" w:rsidDel="008C3FB7" w:rsidRDefault="0054467C" w14:paraId="358F0F7A" w14:textId="47F34D84">
          <w:pPr>
            <w:pStyle w:val="TOC2"/>
            <w:tabs>
              <w:tab w:val="left" w:pos="960"/>
              <w:tab w:val="right" w:leader="dot" w:pos="9350"/>
            </w:tabs>
            <w:rPr>
              <w:del w:author="Dwayne Carter" w:date="2026-02-20T19:00:00Z" w16du:dateUtc="2026-02-21T00:00:00Z" w:id="138"/>
              <w:rFonts w:asciiTheme="minorHAnsi" w:hAnsiTheme="minorHAnsi" w:eastAsiaTheme="minorEastAsia" w:cstheme="minorBidi"/>
              <w:noProof/>
              <w:kern w:val="2"/>
              <w14:ligatures w14:val="standardContextual"/>
            </w:rPr>
          </w:pPr>
          <w:del w:author="Dwayne Carter" w:date="2026-02-20T19:00:00Z" w16du:dateUtc="2026-02-21T00:00:00Z" w:id="139">
            <w:r w:rsidRPr="008C3FB7" w:rsidDel="008C3FB7">
              <w:rPr>
                <w:rPrChange w:author="Dwayne Carter" w:date="2026-02-20T19:00:00Z" w16du:dateUtc="2026-02-21T00:00:00Z" w:id="140">
                  <w:rPr>
                    <w:rStyle w:val="Hyperlink"/>
                    <w:noProof/>
                  </w:rPr>
                </w:rPrChange>
              </w:rPr>
              <w:delText>3.2</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41">
                  <w:rPr>
                    <w:rStyle w:val="Hyperlink"/>
                    <w:noProof/>
                  </w:rPr>
                </w:rPrChange>
              </w:rPr>
              <w:delText>IRM Structure</w:delText>
            </w:r>
            <w:r w:rsidDel="008C3FB7">
              <w:rPr>
                <w:noProof/>
                <w:webHidden/>
              </w:rPr>
              <w:tab/>
            </w:r>
            <w:r w:rsidDel="008C3FB7" w:rsidR="00501226">
              <w:rPr>
                <w:noProof/>
                <w:webHidden/>
              </w:rPr>
              <w:delText>7</w:delText>
            </w:r>
          </w:del>
        </w:p>
        <w:p w:rsidR="0054467C" w:rsidDel="008C3FB7" w:rsidRDefault="0054467C" w14:paraId="4C518D71" w14:textId="2F7CFA0A">
          <w:pPr>
            <w:pStyle w:val="TOC1"/>
            <w:rPr>
              <w:del w:author="Dwayne Carter" w:date="2026-02-20T19:00:00Z" w16du:dateUtc="2026-02-21T00:00:00Z" w:id="142"/>
              <w:rFonts w:asciiTheme="minorHAnsi" w:hAnsiTheme="minorHAnsi" w:eastAsiaTheme="minorEastAsia" w:cstheme="minorBidi"/>
              <w:b w:val="0"/>
              <w:noProof/>
              <w:kern w:val="2"/>
              <w14:ligatures w14:val="standardContextual"/>
            </w:rPr>
          </w:pPr>
          <w:del w:author="Dwayne Carter" w:date="2026-02-20T19:00:00Z" w16du:dateUtc="2026-02-21T00:00:00Z" w:id="143">
            <w:r w:rsidRPr="008C3FB7" w:rsidDel="008C3FB7">
              <w:rPr>
                <w:rPrChange w:author="Dwayne Carter" w:date="2026-02-20T19:00:00Z" w16du:dateUtc="2026-02-21T00:00:00Z" w:id="144">
                  <w:rPr>
                    <w:rStyle w:val="Hyperlink"/>
                    <w:noProof/>
                  </w:rPr>
                </w:rPrChange>
              </w:rPr>
              <w:delText>4</w:delText>
            </w:r>
            <w:r w:rsidDel="008C3FB7">
              <w:rPr>
                <w:rFonts w:asciiTheme="minorHAnsi" w:hAnsiTheme="minorHAnsi" w:eastAsiaTheme="minorEastAsia" w:cstheme="minorBidi"/>
                <w:b w:val="0"/>
                <w:noProof/>
                <w:kern w:val="2"/>
                <w14:ligatures w14:val="standardContextual"/>
              </w:rPr>
              <w:tab/>
            </w:r>
            <w:r w:rsidRPr="008C3FB7" w:rsidDel="008C3FB7">
              <w:rPr>
                <w:rPrChange w:author="Dwayne Carter" w:date="2026-02-20T19:00:00Z" w16du:dateUtc="2026-02-21T00:00:00Z" w:id="145">
                  <w:rPr>
                    <w:rStyle w:val="Hyperlink"/>
                    <w:noProof/>
                  </w:rPr>
                </w:rPrChange>
              </w:rPr>
              <w:delText>IRM Content</w:delText>
            </w:r>
            <w:r w:rsidDel="008C3FB7">
              <w:rPr>
                <w:noProof/>
                <w:webHidden/>
              </w:rPr>
              <w:tab/>
            </w:r>
            <w:r w:rsidDel="008C3FB7" w:rsidR="00501226">
              <w:rPr>
                <w:noProof/>
                <w:webHidden/>
              </w:rPr>
              <w:delText>8</w:delText>
            </w:r>
          </w:del>
        </w:p>
        <w:p w:rsidR="0054467C" w:rsidDel="008C3FB7" w:rsidRDefault="0054467C" w14:paraId="6FAC04E2" w14:textId="596B8161">
          <w:pPr>
            <w:pStyle w:val="TOC2"/>
            <w:tabs>
              <w:tab w:val="left" w:pos="960"/>
              <w:tab w:val="right" w:leader="dot" w:pos="9350"/>
            </w:tabs>
            <w:rPr>
              <w:del w:author="Dwayne Carter" w:date="2026-02-20T19:00:00Z" w16du:dateUtc="2026-02-21T00:00:00Z" w:id="146"/>
              <w:rFonts w:asciiTheme="minorHAnsi" w:hAnsiTheme="minorHAnsi" w:eastAsiaTheme="minorEastAsia" w:cstheme="minorBidi"/>
              <w:noProof/>
              <w:kern w:val="2"/>
              <w14:ligatures w14:val="standardContextual"/>
            </w:rPr>
          </w:pPr>
          <w:del w:author="Dwayne Carter" w:date="2026-02-20T19:00:00Z" w16du:dateUtc="2026-02-21T00:00:00Z" w:id="147">
            <w:r w:rsidRPr="008C3FB7" w:rsidDel="008C3FB7">
              <w:rPr>
                <w:rPrChange w:author="Dwayne Carter" w:date="2026-02-20T19:00:00Z" w16du:dateUtc="2026-02-21T00:00:00Z" w:id="148">
                  <w:rPr>
                    <w:rStyle w:val="Hyperlink"/>
                    <w:noProof/>
                  </w:rPr>
                </w:rPrChange>
              </w:rPr>
              <w:delText>4.1</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49">
                  <w:rPr>
                    <w:rStyle w:val="Hyperlink"/>
                    <w:noProof/>
                  </w:rPr>
                </w:rPrChange>
              </w:rPr>
              <w:delText>Member Subject Area</w:delText>
            </w:r>
            <w:r w:rsidDel="008C3FB7">
              <w:rPr>
                <w:noProof/>
                <w:webHidden/>
              </w:rPr>
              <w:tab/>
            </w:r>
            <w:r w:rsidDel="008C3FB7" w:rsidR="00501226">
              <w:rPr>
                <w:noProof/>
                <w:webHidden/>
              </w:rPr>
              <w:delText>10</w:delText>
            </w:r>
          </w:del>
        </w:p>
        <w:p w:rsidR="0054467C" w:rsidDel="008C3FB7" w:rsidRDefault="0054467C" w14:paraId="35445454" w14:textId="02A8379F">
          <w:pPr>
            <w:pStyle w:val="TOC2"/>
            <w:tabs>
              <w:tab w:val="left" w:pos="960"/>
              <w:tab w:val="right" w:leader="dot" w:pos="9350"/>
            </w:tabs>
            <w:rPr>
              <w:del w:author="Dwayne Carter" w:date="2026-02-20T19:00:00Z" w16du:dateUtc="2026-02-21T00:00:00Z" w:id="150"/>
              <w:rFonts w:asciiTheme="minorHAnsi" w:hAnsiTheme="minorHAnsi" w:eastAsiaTheme="minorEastAsia" w:cstheme="minorBidi"/>
              <w:noProof/>
              <w:kern w:val="2"/>
              <w14:ligatures w14:val="standardContextual"/>
            </w:rPr>
          </w:pPr>
          <w:del w:author="Dwayne Carter" w:date="2026-02-20T19:00:00Z" w16du:dateUtc="2026-02-21T00:00:00Z" w:id="151">
            <w:r w:rsidRPr="008C3FB7" w:rsidDel="008C3FB7">
              <w:rPr>
                <w:rPrChange w:author="Dwayne Carter" w:date="2026-02-20T19:00:00Z" w16du:dateUtc="2026-02-21T00:00:00Z" w:id="152">
                  <w:rPr>
                    <w:rStyle w:val="Hyperlink"/>
                    <w:noProof/>
                  </w:rPr>
                </w:rPrChange>
              </w:rPr>
              <w:delText>4.2</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53">
                  <w:rPr>
                    <w:rStyle w:val="Hyperlink"/>
                    <w:noProof/>
                  </w:rPr>
                </w:rPrChange>
              </w:rPr>
              <w:delText>Provider Subject Area</w:delText>
            </w:r>
            <w:r w:rsidDel="008C3FB7">
              <w:rPr>
                <w:noProof/>
                <w:webHidden/>
              </w:rPr>
              <w:tab/>
            </w:r>
            <w:r w:rsidDel="008C3FB7" w:rsidR="00501226">
              <w:rPr>
                <w:noProof/>
                <w:webHidden/>
              </w:rPr>
              <w:delText>11</w:delText>
            </w:r>
          </w:del>
        </w:p>
        <w:p w:rsidR="0054467C" w:rsidDel="008C3FB7" w:rsidRDefault="0054467C" w14:paraId="1963E885" w14:textId="65762A3C">
          <w:pPr>
            <w:pStyle w:val="TOC2"/>
            <w:tabs>
              <w:tab w:val="left" w:pos="960"/>
              <w:tab w:val="right" w:leader="dot" w:pos="9350"/>
            </w:tabs>
            <w:rPr>
              <w:del w:author="Dwayne Carter" w:date="2026-02-20T19:00:00Z" w16du:dateUtc="2026-02-21T00:00:00Z" w:id="154"/>
              <w:rFonts w:asciiTheme="minorHAnsi" w:hAnsiTheme="minorHAnsi" w:eastAsiaTheme="minorEastAsia" w:cstheme="minorBidi"/>
              <w:noProof/>
              <w:kern w:val="2"/>
              <w14:ligatures w14:val="standardContextual"/>
            </w:rPr>
          </w:pPr>
          <w:del w:author="Dwayne Carter" w:date="2026-02-20T19:00:00Z" w16du:dateUtc="2026-02-21T00:00:00Z" w:id="155">
            <w:r w:rsidRPr="008C3FB7" w:rsidDel="008C3FB7">
              <w:rPr>
                <w:rPrChange w:author="Dwayne Carter" w:date="2026-02-20T19:00:00Z" w16du:dateUtc="2026-02-21T00:00:00Z" w:id="156">
                  <w:rPr>
                    <w:rStyle w:val="Hyperlink"/>
                    <w:noProof/>
                  </w:rPr>
                </w:rPrChange>
              </w:rPr>
              <w:delText>4.3</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57">
                  <w:rPr>
                    <w:rStyle w:val="Hyperlink"/>
                    <w:noProof/>
                  </w:rPr>
                </w:rPrChange>
              </w:rPr>
              <w:delText>Organization Subject Area</w:delText>
            </w:r>
            <w:r w:rsidDel="008C3FB7">
              <w:rPr>
                <w:noProof/>
                <w:webHidden/>
              </w:rPr>
              <w:tab/>
            </w:r>
            <w:r w:rsidDel="008C3FB7" w:rsidR="00501226">
              <w:rPr>
                <w:noProof/>
                <w:webHidden/>
              </w:rPr>
              <w:delText>12</w:delText>
            </w:r>
          </w:del>
        </w:p>
        <w:p w:rsidR="0054467C" w:rsidDel="008C3FB7" w:rsidRDefault="0054467C" w14:paraId="28DBED2A" w14:textId="319350AF">
          <w:pPr>
            <w:pStyle w:val="TOC2"/>
            <w:tabs>
              <w:tab w:val="left" w:pos="960"/>
              <w:tab w:val="right" w:leader="dot" w:pos="9350"/>
            </w:tabs>
            <w:rPr>
              <w:del w:author="Dwayne Carter" w:date="2026-02-20T19:00:00Z" w16du:dateUtc="2026-02-21T00:00:00Z" w:id="158"/>
              <w:rFonts w:asciiTheme="minorHAnsi" w:hAnsiTheme="minorHAnsi" w:eastAsiaTheme="minorEastAsia" w:cstheme="minorBidi"/>
              <w:noProof/>
              <w:kern w:val="2"/>
              <w14:ligatures w14:val="standardContextual"/>
            </w:rPr>
          </w:pPr>
          <w:del w:author="Dwayne Carter" w:date="2026-02-20T19:00:00Z" w16du:dateUtc="2026-02-21T00:00:00Z" w:id="159">
            <w:r w:rsidRPr="008C3FB7" w:rsidDel="008C3FB7">
              <w:rPr>
                <w:rPrChange w:author="Dwayne Carter" w:date="2026-02-20T19:00:00Z" w16du:dateUtc="2026-02-21T00:00:00Z" w:id="160">
                  <w:rPr>
                    <w:rStyle w:val="Hyperlink"/>
                    <w:noProof/>
                  </w:rPr>
                </w:rPrChange>
              </w:rPr>
              <w:delText>4.4</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61">
                  <w:rPr>
                    <w:rStyle w:val="Hyperlink"/>
                    <w:noProof/>
                  </w:rPr>
                </w:rPrChange>
              </w:rPr>
              <w:delText>Health Insurance Program Subject Area</w:delText>
            </w:r>
            <w:r w:rsidDel="008C3FB7">
              <w:rPr>
                <w:noProof/>
                <w:webHidden/>
              </w:rPr>
              <w:tab/>
            </w:r>
            <w:r w:rsidDel="008C3FB7" w:rsidR="00501226">
              <w:rPr>
                <w:noProof/>
                <w:webHidden/>
              </w:rPr>
              <w:delText>13</w:delText>
            </w:r>
          </w:del>
        </w:p>
        <w:p w:rsidR="0054467C" w:rsidDel="008C3FB7" w:rsidRDefault="0054467C" w14:paraId="18263C9A" w14:textId="116E10D6">
          <w:pPr>
            <w:pStyle w:val="TOC2"/>
            <w:tabs>
              <w:tab w:val="left" w:pos="960"/>
              <w:tab w:val="right" w:leader="dot" w:pos="9350"/>
            </w:tabs>
            <w:rPr>
              <w:del w:author="Dwayne Carter" w:date="2026-02-20T19:00:00Z" w16du:dateUtc="2026-02-21T00:00:00Z" w:id="162"/>
              <w:rFonts w:asciiTheme="minorHAnsi" w:hAnsiTheme="minorHAnsi" w:eastAsiaTheme="minorEastAsia" w:cstheme="minorBidi"/>
              <w:noProof/>
              <w:kern w:val="2"/>
              <w14:ligatures w14:val="standardContextual"/>
            </w:rPr>
          </w:pPr>
          <w:del w:author="Dwayne Carter" w:date="2026-02-20T19:00:00Z" w16du:dateUtc="2026-02-21T00:00:00Z" w:id="163">
            <w:r w:rsidRPr="008C3FB7" w:rsidDel="008C3FB7">
              <w:rPr>
                <w:rPrChange w:author="Dwayne Carter" w:date="2026-02-20T19:00:00Z" w16du:dateUtc="2026-02-21T00:00:00Z" w:id="164">
                  <w:rPr>
                    <w:rStyle w:val="Hyperlink"/>
                    <w:noProof/>
                  </w:rPr>
                </w:rPrChange>
              </w:rPr>
              <w:delText>4.5</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65">
                  <w:rPr>
                    <w:rStyle w:val="Hyperlink"/>
                    <w:noProof/>
                  </w:rPr>
                </w:rPrChange>
              </w:rPr>
              <w:delText>Health Plan Subject Area</w:delText>
            </w:r>
            <w:r w:rsidDel="008C3FB7">
              <w:rPr>
                <w:noProof/>
                <w:webHidden/>
              </w:rPr>
              <w:tab/>
            </w:r>
            <w:r w:rsidDel="008C3FB7" w:rsidR="00501226">
              <w:rPr>
                <w:noProof/>
                <w:webHidden/>
              </w:rPr>
              <w:delText>14</w:delText>
            </w:r>
          </w:del>
        </w:p>
        <w:p w:rsidR="0054467C" w:rsidDel="008C3FB7" w:rsidRDefault="0054467C" w14:paraId="0DEF9958" w14:textId="1CE96F32">
          <w:pPr>
            <w:pStyle w:val="TOC2"/>
            <w:tabs>
              <w:tab w:val="left" w:pos="960"/>
              <w:tab w:val="right" w:leader="dot" w:pos="9350"/>
            </w:tabs>
            <w:rPr>
              <w:del w:author="Dwayne Carter" w:date="2026-02-20T19:00:00Z" w16du:dateUtc="2026-02-21T00:00:00Z" w:id="166"/>
              <w:rFonts w:asciiTheme="minorHAnsi" w:hAnsiTheme="minorHAnsi" w:eastAsiaTheme="minorEastAsia" w:cstheme="minorBidi"/>
              <w:noProof/>
              <w:kern w:val="2"/>
              <w14:ligatures w14:val="standardContextual"/>
            </w:rPr>
          </w:pPr>
          <w:del w:author="Dwayne Carter" w:date="2026-02-20T19:00:00Z" w16du:dateUtc="2026-02-21T00:00:00Z" w:id="167">
            <w:r w:rsidRPr="008C3FB7" w:rsidDel="008C3FB7">
              <w:rPr>
                <w:rPrChange w:author="Dwayne Carter" w:date="2026-02-20T19:00:00Z" w16du:dateUtc="2026-02-21T00:00:00Z" w:id="168">
                  <w:rPr>
                    <w:rStyle w:val="Hyperlink"/>
                    <w:noProof/>
                  </w:rPr>
                </w:rPrChange>
              </w:rPr>
              <w:delText>4.6</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69">
                  <w:rPr>
                    <w:rStyle w:val="Hyperlink"/>
                    <w:noProof/>
                  </w:rPr>
                </w:rPrChange>
              </w:rPr>
              <w:delText>Healthcare Delivery Subject Area</w:delText>
            </w:r>
            <w:r w:rsidDel="008C3FB7">
              <w:rPr>
                <w:noProof/>
                <w:webHidden/>
              </w:rPr>
              <w:tab/>
            </w:r>
            <w:r w:rsidDel="008C3FB7" w:rsidR="00501226">
              <w:rPr>
                <w:noProof/>
                <w:webHidden/>
              </w:rPr>
              <w:delText>15</w:delText>
            </w:r>
          </w:del>
        </w:p>
        <w:p w:rsidR="0054467C" w:rsidDel="008C3FB7" w:rsidRDefault="0054467C" w14:paraId="3BDA7DB1" w14:textId="061DC174">
          <w:pPr>
            <w:pStyle w:val="TOC2"/>
            <w:tabs>
              <w:tab w:val="left" w:pos="960"/>
              <w:tab w:val="right" w:leader="dot" w:pos="9350"/>
            </w:tabs>
            <w:rPr>
              <w:del w:author="Dwayne Carter" w:date="2026-02-20T19:00:00Z" w16du:dateUtc="2026-02-21T00:00:00Z" w:id="170"/>
              <w:rFonts w:asciiTheme="minorHAnsi" w:hAnsiTheme="minorHAnsi" w:eastAsiaTheme="minorEastAsia" w:cstheme="minorBidi"/>
              <w:noProof/>
              <w:kern w:val="2"/>
              <w14:ligatures w14:val="standardContextual"/>
            </w:rPr>
          </w:pPr>
          <w:del w:author="Dwayne Carter" w:date="2026-02-20T19:00:00Z" w16du:dateUtc="2026-02-21T00:00:00Z" w:id="171">
            <w:r w:rsidRPr="008C3FB7" w:rsidDel="008C3FB7">
              <w:rPr>
                <w:rPrChange w:author="Dwayne Carter" w:date="2026-02-20T19:00:00Z" w16du:dateUtc="2026-02-21T00:00:00Z" w:id="172">
                  <w:rPr>
                    <w:rStyle w:val="Hyperlink"/>
                    <w:noProof/>
                  </w:rPr>
                </w:rPrChange>
              </w:rPr>
              <w:delText>4.7</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73">
                  <w:rPr>
                    <w:rStyle w:val="Hyperlink"/>
                    <w:noProof/>
                  </w:rPr>
                </w:rPrChange>
              </w:rPr>
              <w:delText>Healthcare Quality Subject Area</w:delText>
            </w:r>
            <w:r w:rsidDel="008C3FB7">
              <w:rPr>
                <w:noProof/>
                <w:webHidden/>
              </w:rPr>
              <w:tab/>
            </w:r>
            <w:r w:rsidDel="008C3FB7" w:rsidR="00501226">
              <w:rPr>
                <w:noProof/>
                <w:webHidden/>
              </w:rPr>
              <w:delText>16</w:delText>
            </w:r>
          </w:del>
        </w:p>
        <w:p w:rsidR="0054467C" w:rsidDel="008C3FB7" w:rsidRDefault="0054467C" w14:paraId="4814B608" w14:textId="6C0AA61B">
          <w:pPr>
            <w:pStyle w:val="TOC2"/>
            <w:tabs>
              <w:tab w:val="left" w:pos="960"/>
              <w:tab w:val="right" w:leader="dot" w:pos="9350"/>
            </w:tabs>
            <w:rPr>
              <w:del w:author="Dwayne Carter" w:date="2026-02-20T19:00:00Z" w16du:dateUtc="2026-02-21T00:00:00Z" w:id="174"/>
              <w:rFonts w:asciiTheme="minorHAnsi" w:hAnsiTheme="minorHAnsi" w:eastAsiaTheme="minorEastAsia" w:cstheme="minorBidi"/>
              <w:noProof/>
              <w:kern w:val="2"/>
              <w14:ligatures w14:val="standardContextual"/>
            </w:rPr>
          </w:pPr>
          <w:del w:author="Dwayne Carter" w:date="2026-02-20T19:00:00Z" w16du:dateUtc="2026-02-21T00:00:00Z" w:id="175">
            <w:r w:rsidRPr="008C3FB7" w:rsidDel="008C3FB7">
              <w:rPr>
                <w:rPrChange w:author="Dwayne Carter" w:date="2026-02-20T19:00:00Z" w16du:dateUtc="2026-02-21T00:00:00Z" w:id="176">
                  <w:rPr>
                    <w:rStyle w:val="Hyperlink"/>
                    <w:noProof/>
                  </w:rPr>
                </w:rPrChange>
              </w:rPr>
              <w:delText>4.8</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77">
                  <w:rPr>
                    <w:rStyle w:val="Hyperlink"/>
                    <w:noProof/>
                  </w:rPr>
                </w:rPrChange>
              </w:rPr>
              <w:delText>Healthcare Payment Subject Area</w:delText>
            </w:r>
            <w:r w:rsidDel="008C3FB7">
              <w:rPr>
                <w:noProof/>
                <w:webHidden/>
              </w:rPr>
              <w:tab/>
            </w:r>
            <w:r w:rsidDel="008C3FB7" w:rsidR="00501226">
              <w:rPr>
                <w:noProof/>
                <w:webHidden/>
              </w:rPr>
              <w:delText>17</w:delText>
            </w:r>
          </w:del>
        </w:p>
        <w:p w:rsidR="0054467C" w:rsidDel="008C3FB7" w:rsidRDefault="0054467C" w14:paraId="5D983CBA" w14:textId="44ACB785">
          <w:pPr>
            <w:pStyle w:val="TOC2"/>
            <w:tabs>
              <w:tab w:val="left" w:pos="960"/>
              <w:tab w:val="right" w:leader="dot" w:pos="9350"/>
            </w:tabs>
            <w:rPr>
              <w:del w:author="Dwayne Carter" w:date="2026-02-20T19:00:00Z" w16du:dateUtc="2026-02-21T00:00:00Z" w:id="178"/>
              <w:rFonts w:asciiTheme="minorHAnsi" w:hAnsiTheme="minorHAnsi" w:eastAsiaTheme="minorEastAsia" w:cstheme="minorBidi"/>
              <w:noProof/>
              <w:kern w:val="2"/>
              <w14:ligatures w14:val="standardContextual"/>
            </w:rPr>
          </w:pPr>
          <w:del w:author="Dwayne Carter" w:date="2026-02-20T19:00:00Z" w16du:dateUtc="2026-02-21T00:00:00Z" w:id="179">
            <w:r w:rsidRPr="008C3FB7" w:rsidDel="008C3FB7">
              <w:rPr>
                <w:rPrChange w:author="Dwayne Carter" w:date="2026-02-20T19:00:00Z" w16du:dateUtc="2026-02-21T00:00:00Z" w:id="180">
                  <w:rPr>
                    <w:rStyle w:val="Hyperlink"/>
                    <w:noProof/>
                  </w:rPr>
                </w:rPrChange>
              </w:rPr>
              <w:delText>4.9</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81">
                  <w:rPr>
                    <w:rStyle w:val="Hyperlink"/>
                    <w:noProof/>
                  </w:rPr>
                </w:rPrChange>
              </w:rPr>
              <w:delText>Agreement Resources</w:delText>
            </w:r>
            <w:r w:rsidDel="008C3FB7">
              <w:rPr>
                <w:noProof/>
                <w:webHidden/>
              </w:rPr>
              <w:tab/>
            </w:r>
            <w:r w:rsidDel="008C3FB7" w:rsidR="00501226">
              <w:rPr>
                <w:noProof/>
                <w:webHidden/>
              </w:rPr>
              <w:delText>18</w:delText>
            </w:r>
          </w:del>
        </w:p>
        <w:p w:rsidR="0054467C" w:rsidDel="008C3FB7" w:rsidRDefault="0054467C" w14:paraId="345E9405" w14:textId="5E5D09E8">
          <w:pPr>
            <w:pStyle w:val="TOC2"/>
            <w:tabs>
              <w:tab w:val="left" w:pos="960"/>
              <w:tab w:val="right" w:leader="dot" w:pos="9350"/>
            </w:tabs>
            <w:rPr>
              <w:del w:author="Dwayne Carter" w:date="2026-02-20T19:00:00Z" w16du:dateUtc="2026-02-21T00:00:00Z" w:id="182"/>
              <w:rFonts w:asciiTheme="minorHAnsi" w:hAnsiTheme="minorHAnsi" w:eastAsiaTheme="minorEastAsia" w:cstheme="minorBidi"/>
              <w:noProof/>
              <w:kern w:val="2"/>
              <w14:ligatures w14:val="standardContextual"/>
            </w:rPr>
          </w:pPr>
          <w:del w:author="Dwayne Carter" w:date="2026-02-20T19:00:00Z" w16du:dateUtc="2026-02-21T00:00:00Z" w:id="183">
            <w:r w:rsidRPr="008C3FB7" w:rsidDel="008C3FB7">
              <w:rPr>
                <w:rPrChange w:author="Dwayne Carter" w:date="2026-02-20T19:00:00Z" w16du:dateUtc="2026-02-21T00:00:00Z" w:id="184">
                  <w:rPr>
                    <w:rStyle w:val="Hyperlink"/>
                    <w:noProof/>
                  </w:rPr>
                </w:rPrChange>
              </w:rPr>
              <w:delText>4.10</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85">
                  <w:rPr>
                    <w:rStyle w:val="Hyperlink"/>
                    <w:noProof/>
                  </w:rPr>
                </w:rPrChange>
              </w:rPr>
              <w:delText>Financial Resources</w:delText>
            </w:r>
            <w:r w:rsidDel="008C3FB7">
              <w:rPr>
                <w:noProof/>
                <w:webHidden/>
              </w:rPr>
              <w:tab/>
            </w:r>
            <w:r w:rsidDel="008C3FB7" w:rsidR="00501226">
              <w:rPr>
                <w:noProof/>
                <w:webHidden/>
              </w:rPr>
              <w:delText>19</w:delText>
            </w:r>
          </w:del>
        </w:p>
        <w:p w:rsidR="0054467C" w:rsidDel="008C3FB7" w:rsidRDefault="0054467C" w14:paraId="2B616599" w14:textId="4BE6F8E5">
          <w:pPr>
            <w:pStyle w:val="TOC2"/>
            <w:tabs>
              <w:tab w:val="left" w:pos="960"/>
              <w:tab w:val="right" w:leader="dot" w:pos="9350"/>
            </w:tabs>
            <w:rPr>
              <w:del w:author="Dwayne Carter" w:date="2026-02-20T19:00:00Z" w16du:dateUtc="2026-02-21T00:00:00Z" w:id="186"/>
              <w:rFonts w:asciiTheme="minorHAnsi" w:hAnsiTheme="minorHAnsi" w:eastAsiaTheme="minorEastAsia" w:cstheme="minorBidi"/>
              <w:noProof/>
              <w:kern w:val="2"/>
              <w14:ligatures w14:val="standardContextual"/>
            </w:rPr>
          </w:pPr>
          <w:del w:author="Dwayne Carter" w:date="2026-02-20T19:00:00Z" w16du:dateUtc="2026-02-21T00:00:00Z" w:id="187">
            <w:r w:rsidRPr="008C3FB7" w:rsidDel="008C3FB7">
              <w:rPr>
                <w:rPrChange w:author="Dwayne Carter" w:date="2026-02-20T19:00:00Z" w16du:dateUtc="2026-02-21T00:00:00Z" w:id="188">
                  <w:rPr>
                    <w:rStyle w:val="Hyperlink"/>
                    <w:noProof/>
                  </w:rPr>
                </w:rPrChange>
              </w:rPr>
              <w:delText>4.11</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89">
                  <w:rPr>
                    <w:rStyle w:val="Hyperlink"/>
                    <w:noProof/>
                  </w:rPr>
                </w:rPrChange>
              </w:rPr>
              <w:delText>Data Resources</w:delText>
            </w:r>
            <w:r w:rsidDel="008C3FB7">
              <w:rPr>
                <w:noProof/>
                <w:webHidden/>
              </w:rPr>
              <w:tab/>
            </w:r>
            <w:r w:rsidDel="008C3FB7" w:rsidR="00501226">
              <w:rPr>
                <w:noProof/>
                <w:webHidden/>
              </w:rPr>
              <w:delText>20</w:delText>
            </w:r>
          </w:del>
        </w:p>
        <w:p w:rsidR="0054467C" w:rsidDel="008C3FB7" w:rsidRDefault="0054467C" w14:paraId="528379FE" w14:textId="032AE545">
          <w:pPr>
            <w:pStyle w:val="TOC2"/>
            <w:tabs>
              <w:tab w:val="left" w:pos="960"/>
              <w:tab w:val="right" w:leader="dot" w:pos="9350"/>
            </w:tabs>
            <w:rPr>
              <w:del w:author="Dwayne Carter" w:date="2026-02-20T19:00:00Z" w16du:dateUtc="2026-02-21T00:00:00Z" w:id="190"/>
              <w:rFonts w:asciiTheme="minorHAnsi" w:hAnsiTheme="minorHAnsi" w:eastAsiaTheme="minorEastAsia" w:cstheme="minorBidi"/>
              <w:noProof/>
              <w:kern w:val="2"/>
              <w14:ligatures w14:val="standardContextual"/>
            </w:rPr>
          </w:pPr>
          <w:del w:author="Dwayne Carter" w:date="2026-02-20T19:00:00Z" w16du:dateUtc="2026-02-21T00:00:00Z" w:id="191">
            <w:r w:rsidRPr="008C3FB7" w:rsidDel="008C3FB7">
              <w:rPr>
                <w:rPrChange w:author="Dwayne Carter" w:date="2026-02-20T19:00:00Z" w16du:dateUtc="2026-02-21T00:00:00Z" w:id="192">
                  <w:rPr>
                    <w:rStyle w:val="Hyperlink"/>
                    <w:noProof/>
                  </w:rPr>
                </w:rPrChange>
              </w:rPr>
              <w:delText>4.12</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93">
                  <w:rPr>
                    <w:rStyle w:val="Hyperlink"/>
                    <w:noProof/>
                  </w:rPr>
                </w:rPrChange>
              </w:rPr>
              <w:delText>Planning Resources</w:delText>
            </w:r>
            <w:r w:rsidDel="008C3FB7">
              <w:rPr>
                <w:noProof/>
                <w:webHidden/>
              </w:rPr>
              <w:tab/>
            </w:r>
            <w:r w:rsidDel="008C3FB7" w:rsidR="00501226">
              <w:rPr>
                <w:noProof/>
                <w:webHidden/>
              </w:rPr>
              <w:delText>21</w:delText>
            </w:r>
          </w:del>
        </w:p>
        <w:p w:rsidR="0054467C" w:rsidDel="008C3FB7" w:rsidRDefault="0054467C" w14:paraId="18EBF631" w14:textId="4D9F862F">
          <w:pPr>
            <w:pStyle w:val="TOC2"/>
            <w:tabs>
              <w:tab w:val="left" w:pos="960"/>
              <w:tab w:val="right" w:leader="dot" w:pos="9350"/>
            </w:tabs>
            <w:rPr>
              <w:del w:author="Dwayne Carter" w:date="2026-02-20T19:00:00Z" w16du:dateUtc="2026-02-21T00:00:00Z" w:id="194"/>
              <w:rFonts w:asciiTheme="minorHAnsi" w:hAnsiTheme="minorHAnsi" w:eastAsiaTheme="minorEastAsia" w:cstheme="minorBidi"/>
              <w:noProof/>
              <w:kern w:val="2"/>
              <w14:ligatures w14:val="standardContextual"/>
            </w:rPr>
          </w:pPr>
          <w:del w:author="Dwayne Carter" w:date="2026-02-20T19:00:00Z" w16du:dateUtc="2026-02-21T00:00:00Z" w:id="195">
            <w:r w:rsidRPr="008C3FB7" w:rsidDel="008C3FB7">
              <w:rPr>
                <w:rPrChange w:author="Dwayne Carter" w:date="2026-02-20T19:00:00Z" w16du:dateUtc="2026-02-21T00:00:00Z" w:id="196">
                  <w:rPr>
                    <w:rStyle w:val="Hyperlink"/>
                    <w:noProof/>
                  </w:rPr>
                </w:rPrChange>
              </w:rPr>
              <w:delText>4.13</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197">
                  <w:rPr>
                    <w:rStyle w:val="Hyperlink"/>
                    <w:noProof/>
                  </w:rPr>
                </w:rPrChange>
              </w:rPr>
              <w:delText>Technology Resources</w:delText>
            </w:r>
            <w:r w:rsidDel="008C3FB7">
              <w:rPr>
                <w:noProof/>
                <w:webHidden/>
              </w:rPr>
              <w:tab/>
            </w:r>
            <w:r w:rsidDel="008C3FB7" w:rsidR="00501226">
              <w:rPr>
                <w:noProof/>
                <w:webHidden/>
              </w:rPr>
              <w:delText>22</w:delText>
            </w:r>
          </w:del>
        </w:p>
        <w:p w:rsidR="0054467C" w:rsidDel="008C3FB7" w:rsidRDefault="0054467C" w14:paraId="2F508560" w14:textId="0140FCE0">
          <w:pPr>
            <w:pStyle w:val="TOC2"/>
            <w:tabs>
              <w:tab w:val="left" w:pos="960"/>
              <w:tab w:val="right" w:leader="dot" w:pos="9350"/>
            </w:tabs>
            <w:rPr>
              <w:del w:author="Dwayne Carter" w:date="2026-02-20T19:00:00Z" w16du:dateUtc="2026-02-21T00:00:00Z" w:id="198"/>
              <w:rFonts w:asciiTheme="minorHAnsi" w:hAnsiTheme="minorHAnsi" w:eastAsiaTheme="minorEastAsia" w:cstheme="minorBidi"/>
              <w:noProof/>
              <w:kern w:val="2"/>
              <w14:ligatures w14:val="standardContextual"/>
            </w:rPr>
          </w:pPr>
          <w:del w:author="Dwayne Carter" w:date="2026-02-20T19:00:00Z" w16du:dateUtc="2026-02-21T00:00:00Z" w:id="199">
            <w:r w:rsidRPr="008C3FB7" w:rsidDel="008C3FB7">
              <w:rPr>
                <w:rPrChange w:author="Dwayne Carter" w:date="2026-02-20T19:00:00Z" w16du:dateUtc="2026-02-21T00:00:00Z" w:id="200">
                  <w:rPr>
                    <w:rStyle w:val="Hyperlink"/>
                    <w:noProof/>
                  </w:rPr>
                </w:rPrChange>
              </w:rPr>
              <w:delText>4.14</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01">
                  <w:rPr>
                    <w:rStyle w:val="Hyperlink"/>
                    <w:noProof/>
                  </w:rPr>
                </w:rPrChange>
              </w:rPr>
              <w:delText>Compliance Resources</w:delText>
            </w:r>
            <w:r w:rsidDel="008C3FB7">
              <w:rPr>
                <w:noProof/>
                <w:webHidden/>
              </w:rPr>
              <w:tab/>
            </w:r>
            <w:r w:rsidDel="008C3FB7" w:rsidR="00501226">
              <w:rPr>
                <w:b/>
                <w:bCs/>
                <w:noProof/>
                <w:webHidden/>
              </w:rPr>
              <w:delText>Error! Bookmark not defined.</w:delText>
            </w:r>
          </w:del>
        </w:p>
        <w:p w:rsidR="0054467C" w:rsidDel="008C3FB7" w:rsidRDefault="0054467C" w14:paraId="3F1989F8" w14:textId="40E44830">
          <w:pPr>
            <w:pStyle w:val="TOC2"/>
            <w:tabs>
              <w:tab w:val="left" w:pos="960"/>
              <w:tab w:val="right" w:leader="dot" w:pos="9350"/>
            </w:tabs>
            <w:rPr>
              <w:del w:author="Dwayne Carter" w:date="2026-02-20T19:00:00Z" w16du:dateUtc="2026-02-21T00:00:00Z" w:id="202"/>
              <w:rFonts w:asciiTheme="minorHAnsi" w:hAnsiTheme="minorHAnsi" w:eastAsiaTheme="minorEastAsia" w:cstheme="minorBidi"/>
              <w:noProof/>
              <w:kern w:val="2"/>
              <w14:ligatures w14:val="standardContextual"/>
            </w:rPr>
          </w:pPr>
          <w:del w:author="Dwayne Carter" w:date="2026-02-20T19:00:00Z" w16du:dateUtc="2026-02-21T00:00:00Z" w:id="203">
            <w:r w:rsidRPr="008C3FB7" w:rsidDel="008C3FB7">
              <w:rPr>
                <w:rPrChange w:author="Dwayne Carter" w:date="2026-02-20T19:00:00Z" w16du:dateUtc="2026-02-21T00:00:00Z" w:id="204">
                  <w:rPr>
                    <w:rStyle w:val="Hyperlink"/>
                    <w:noProof/>
                  </w:rPr>
                </w:rPrChange>
              </w:rPr>
              <w:delText>4.15</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05">
                  <w:rPr>
                    <w:rStyle w:val="Hyperlink"/>
                    <w:noProof/>
                  </w:rPr>
                </w:rPrChange>
              </w:rPr>
              <w:delText>Administrative Resources</w:delText>
            </w:r>
            <w:r w:rsidDel="008C3FB7">
              <w:rPr>
                <w:noProof/>
                <w:webHidden/>
              </w:rPr>
              <w:tab/>
            </w:r>
            <w:r w:rsidDel="008C3FB7" w:rsidR="00501226">
              <w:rPr>
                <w:noProof/>
                <w:webHidden/>
              </w:rPr>
              <w:delText>26</w:delText>
            </w:r>
          </w:del>
        </w:p>
        <w:p w:rsidR="0054467C" w:rsidDel="008C3FB7" w:rsidRDefault="0054467C" w14:paraId="51CEBD9E" w14:textId="3236B639">
          <w:pPr>
            <w:pStyle w:val="TOC1"/>
            <w:rPr>
              <w:del w:author="Dwayne Carter" w:date="2026-02-20T19:00:00Z" w16du:dateUtc="2026-02-21T00:00:00Z" w:id="206"/>
              <w:rFonts w:asciiTheme="minorHAnsi" w:hAnsiTheme="minorHAnsi" w:eastAsiaTheme="minorEastAsia" w:cstheme="minorBidi"/>
              <w:b w:val="0"/>
              <w:noProof/>
              <w:kern w:val="2"/>
              <w14:ligatures w14:val="standardContextual"/>
            </w:rPr>
          </w:pPr>
          <w:del w:author="Dwayne Carter" w:date="2026-02-20T19:00:00Z" w16du:dateUtc="2026-02-21T00:00:00Z" w:id="207">
            <w:r w:rsidRPr="008C3FB7" w:rsidDel="008C3FB7">
              <w:rPr>
                <w:rPrChange w:author="Dwayne Carter" w:date="2026-02-20T19:00:00Z" w16du:dateUtc="2026-02-21T00:00:00Z" w:id="208">
                  <w:rPr>
                    <w:rStyle w:val="Hyperlink"/>
                    <w:noProof/>
                  </w:rPr>
                </w:rPrChange>
              </w:rPr>
              <w:delText>5</w:delText>
            </w:r>
            <w:r w:rsidDel="008C3FB7">
              <w:rPr>
                <w:rFonts w:asciiTheme="minorHAnsi" w:hAnsiTheme="minorHAnsi" w:eastAsiaTheme="minorEastAsia" w:cstheme="minorBidi"/>
                <w:b w:val="0"/>
                <w:noProof/>
                <w:kern w:val="2"/>
                <w14:ligatures w14:val="standardContextual"/>
              </w:rPr>
              <w:tab/>
            </w:r>
            <w:r w:rsidRPr="008C3FB7" w:rsidDel="008C3FB7">
              <w:rPr>
                <w:rPrChange w:author="Dwayne Carter" w:date="2026-02-20T19:00:00Z" w16du:dateUtc="2026-02-21T00:00:00Z" w:id="209">
                  <w:rPr>
                    <w:rStyle w:val="Hyperlink"/>
                    <w:noProof/>
                  </w:rPr>
                </w:rPrChange>
              </w:rPr>
              <w:delText>IRM Views &amp; Matrices</w:delText>
            </w:r>
            <w:r w:rsidDel="008C3FB7">
              <w:rPr>
                <w:noProof/>
                <w:webHidden/>
              </w:rPr>
              <w:tab/>
            </w:r>
            <w:r w:rsidDel="008C3FB7" w:rsidR="00501226">
              <w:rPr>
                <w:noProof/>
                <w:webHidden/>
              </w:rPr>
              <w:delText>27</w:delText>
            </w:r>
          </w:del>
        </w:p>
        <w:p w:rsidR="0054467C" w:rsidDel="008C3FB7" w:rsidRDefault="0054467C" w14:paraId="034D3E07" w14:textId="38DEE675">
          <w:pPr>
            <w:pStyle w:val="TOC2"/>
            <w:tabs>
              <w:tab w:val="left" w:pos="960"/>
              <w:tab w:val="right" w:leader="dot" w:pos="9350"/>
            </w:tabs>
            <w:rPr>
              <w:del w:author="Dwayne Carter" w:date="2026-02-20T19:00:00Z" w16du:dateUtc="2026-02-21T00:00:00Z" w:id="210"/>
              <w:rFonts w:asciiTheme="minorHAnsi" w:hAnsiTheme="minorHAnsi" w:eastAsiaTheme="minorEastAsia" w:cstheme="minorBidi"/>
              <w:noProof/>
              <w:kern w:val="2"/>
              <w14:ligatures w14:val="standardContextual"/>
            </w:rPr>
          </w:pPr>
          <w:del w:author="Dwayne Carter" w:date="2026-02-20T19:00:00Z" w16du:dateUtc="2026-02-21T00:00:00Z" w:id="211">
            <w:r w:rsidRPr="008C3FB7" w:rsidDel="008C3FB7">
              <w:rPr>
                <w:rPrChange w:author="Dwayne Carter" w:date="2026-02-20T19:00:00Z" w16du:dateUtc="2026-02-21T00:00:00Z" w:id="212">
                  <w:rPr>
                    <w:rStyle w:val="Hyperlink"/>
                    <w:noProof/>
                  </w:rPr>
                </w:rPrChange>
              </w:rPr>
              <w:delText>5.1</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13">
                  <w:rPr>
                    <w:rStyle w:val="Hyperlink"/>
                    <w:noProof/>
                  </w:rPr>
                </w:rPrChange>
              </w:rPr>
              <w:delText>IRM Conceptual Data Model</w:delText>
            </w:r>
            <w:r w:rsidDel="008C3FB7">
              <w:rPr>
                <w:noProof/>
                <w:webHidden/>
              </w:rPr>
              <w:tab/>
            </w:r>
            <w:r w:rsidDel="008C3FB7" w:rsidR="00501226">
              <w:rPr>
                <w:noProof/>
                <w:webHidden/>
              </w:rPr>
              <w:delText>27</w:delText>
            </w:r>
          </w:del>
        </w:p>
        <w:p w:rsidR="0054467C" w:rsidDel="008C3FB7" w:rsidRDefault="0054467C" w14:paraId="45514E09" w14:textId="291D66EC">
          <w:pPr>
            <w:pStyle w:val="TOC2"/>
            <w:tabs>
              <w:tab w:val="left" w:pos="960"/>
              <w:tab w:val="right" w:leader="dot" w:pos="9350"/>
            </w:tabs>
            <w:rPr>
              <w:del w:author="Dwayne Carter" w:date="2026-02-20T19:00:00Z" w16du:dateUtc="2026-02-21T00:00:00Z" w:id="214"/>
              <w:rFonts w:asciiTheme="minorHAnsi" w:hAnsiTheme="minorHAnsi" w:eastAsiaTheme="minorEastAsia" w:cstheme="minorBidi"/>
              <w:noProof/>
              <w:kern w:val="2"/>
              <w14:ligatures w14:val="standardContextual"/>
            </w:rPr>
          </w:pPr>
          <w:del w:author="Dwayne Carter" w:date="2026-02-20T19:00:00Z" w16du:dateUtc="2026-02-21T00:00:00Z" w:id="215">
            <w:r w:rsidRPr="008C3FB7" w:rsidDel="008C3FB7">
              <w:rPr>
                <w:rPrChange w:author="Dwayne Carter" w:date="2026-02-20T19:00:00Z" w16du:dateUtc="2026-02-21T00:00:00Z" w:id="216">
                  <w:rPr>
                    <w:rStyle w:val="Hyperlink"/>
                    <w:noProof/>
                  </w:rPr>
                </w:rPrChange>
              </w:rPr>
              <w:delText>5.2</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17">
                  <w:rPr>
                    <w:rStyle w:val="Hyperlink"/>
                    <w:noProof/>
                  </w:rPr>
                </w:rPrChange>
              </w:rPr>
              <w:delText>IRM/MITA 3.0 Business Process Model</w:delText>
            </w:r>
            <w:r w:rsidDel="008C3FB7">
              <w:rPr>
                <w:noProof/>
                <w:webHidden/>
              </w:rPr>
              <w:tab/>
            </w:r>
            <w:r w:rsidDel="008C3FB7" w:rsidR="00501226">
              <w:rPr>
                <w:noProof/>
                <w:webHidden/>
              </w:rPr>
              <w:delText>29</w:delText>
            </w:r>
          </w:del>
        </w:p>
        <w:p w:rsidR="0054467C" w:rsidDel="008C3FB7" w:rsidRDefault="0054467C" w14:paraId="5B2B91A7" w14:textId="295206A2">
          <w:pPr>
            <w:pStyle w:val="TOC2"/>
            <w:tabs>
              <w:tab w:val="left" w:pos="960"/>
              <w:tab w:val="right" w:leader="dot" w:pos="9350"/>
            </w:tabs>
            <w:rPr>
              <w:del w:author="Dwayne Carter" w:date="2026-02-20T19:00:00Z" w16du:dateUtc="2026-02-21T00:00:00Z" w:id="218"/>
              <w:rFonts w:asciiTheme="minorHAnsi" w:hAnsiTheme="minorHAnsi" w:eastAsiaTheme="minorEastAsia" w:cstheme="minorBidi"/>
              <w:noProof/>
              <w:kern w:val="2"/>
              <w14:ligatures w14:val="standardContextual"/>
            </w:rPr>
          </w:pPr>
          <w:del w:author="Dwayne Carter" w:date="2026-02-20T19:00:00Z" w16du:dateUtc="2026-02-21T00:00:00Z" w:id="219">
            <w:r w:rsidRPr="008C3FB7" w:rsidDel="008C3FB7">
              <w:rPr>
                <w:rPrChange w:author="Dwayne Carter" w:date="2026-02-20T19:00:00Z" w16du:dateUtc="2026-02-21T00:00:00Z" w:id="220">
                  <w:rPr>
                    <w:rStyle w:val="Hyperlink"/>
                    <w:noProof/>
                  </w:rPr>
                </w:rPrChange>
              </w:rPr>
              <w:delText>5.3</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21">
                  <w:rPr>
                    <w:rStyle w:val="Hyperlink"/>
                    <w:noProof/>
                  </w:rPr>
                </w:rPrChange>
              </w:rPr>
              <w:delText>IRM/MITA 4.0 Capability Model Matrix</w:delText>
            </w:r>
            <w:r w:rsidDel="008C3FB7">
              <w:rPr>
                <w:noProof/>
                <w:webHidden/>
              </w:rPr>
              <w:tab/>
            </w:r>
            <w:r w:rsidDel="008C3FB7" w:rsidR="00501226">
              <w:rPr>
                <w:noProof/>
                <w:webHidden/>
              </w:rPr>
              <w:delText>34</w:delText>
            </w:r>
          </w:del>
        </w:p>
        <w:p w:rsidR="0054467C" w:rsidDel="008C3FB7" w:rsidRDefault="0054467C" w14:paraId="317F911B" w14:textId="57782ADB">
          <w:pPr>
            <w:pStyle w:val="TOC2"/>
            <w:tabs>
              <w:tab w:val="left" w:pos="960"/>
              <w:tab w:val="right" w:leader="dot" w:pos="9350"/>
            </w:tabs>
            <w:rPr>
              <w:del w:author="Dwayne Carter" w:date="2026-02-20T19:00:00Z" w16du:dateUtc="2026-02-21T00:00:00Z" w:id="222"/>
              <w:rFonts w:asciiTheme="minorHAnsi" w:hAnsiTheme="minorHAnsi" w:eastAsiaTheme="minorEastAsia" w:cstheme="minorBidi"/>
              <w:noProof/>
              <w:kern w:val="2"/>
              <w14:ligatures w14:val="standardContextual"/>
            </w:rPr>
          </w:pPr>
          <w:del w:author="Dwayne Carter" w:date="2026-02-20T19:00:00Z" w16du:dateUtc="2026-02-21T00:00:00Z" w:id="223">
            <w:r w:rsidRPr="008C3FB7" w:rsidDel="008C3FB7">
              <w:rPr>
                <w:rPrChange w:author="Dwayne Carter" w:date="2026-02-20T19:00:00Z" w16du:dateUtc="2026-02-21T00:00:00Z" w:id="224">
                  <w:rPr>
                    <w:rStyle w:val="Hyperlink"/>
                    <w:noProof/>
                  </w:rPr>
                </w:rPrChange>
              </w:rPr>
              <w:delText>5.4</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25">
                  <w:rPr>
                    <w:rStyle w:val="Hyperlink"/>
                    <w:noProof/>
                  </w:rPr>
                </w:rPrChange>
              </w:rPr>
              <w:delText>IRM/MES Certification Module Matrix</w:delText>
            </w:r>
            <w:r w:rsidDel="008C3FB7">
              <w:rPr>
                <w:noProof/>
                <w:webHidden/>
              </w:rPr>
              <w:tab/>
            </w:r>
            <w:r w:rsidDel="008C3FB7" w:rsidR="00501226">
              <w:rPr>
                <w:noProof/>
                <w:webHidden/>
              </w:rPr>
              <w:delText>35</w:delText>
            </w:r>
          </w:del>
        </w:p>
        <w:p w:rsidR="0054467C" w:rsidDel="008C3FB7" w:rsidRDefault="0054467C" w14:paraId="05EE7FB2" w14:textId="06674843">
          <w:pPr>
            <w:pStyle w:val="TOC1"/>
            <w:rPr>
              <w:del w:author="Dwayne Carter" w:date="2026-02-20T19:00:00Z" w16du:dateUtc="2026-02-21T00:00:00Z" w:id="226"/>
              <w:rFonts w:asciiTheme="minorHAnsi" w:hAnsiTheme="minorHAnsi" w:eastAsiaTheme="minorEastAsia" w:cstheme="minorBidi"/>
              <w:b w:val="0"/>
              <w:noProof/>
              <w:kern w:val="2"/>
              <w14:ligatures w14:val="standardContextual"/>
            </w:rPr>
          </w:pPr>
          <w:del w:author="Dwayne Carter" w:date="2026-02-20T19:00:00Z" w16du:dateUtc="2026-02-21T00:00:00Z" w:id="227">
            <w:r w:rsidRPr="008C3FB7" w:rsidDel="008C3FB7">
              <w:rPr>
                <w:rPrChange w:author="Dwayne Carter" w:date="2026-02-20T19:00:00Z" w16du:dateUtc="2026-02-21T00:00:00Z" w:id="228">
                  <w:rPr>
                    <w:rStyle w:val="Hyperlink"/>
                    <w:noProof/>
                  </w:rPr>
                </w:rPrChange>
              </w:rPr>
              <w:delText>6</w:delText>
            </w:r>
            <w:r w:rsidDel="008C3FB7">
              <w:rPr>
                <w:rFonts w:asciiTheme="minorHAnsi" w:hAnsiTheme="minorHAnsi" w:eastAsiaTheme="minorEastAsia" w:cstheme="minorBidi"/>
                <w:b w:val="0"/>
                <w:noProof/>
                <w:kern w:val="2"/>
                <w14:ligatures w14:val="standardContextual"/>
              </w:rPr>
              <w:tab/>
            </w:r>
            <w:r w:rsidRPr="008C3FB7" w:rsidDel="008C3FB7">
              <w:rPr>
                <w:rPrChange w:author="Dwayne Carter" w:date="2026-02-20T19:00:00Z" w16du:dateUtc="2026-02-21T00:00:00Z" w:id="229">
                  <w:rPr>
                    <w:rStyle w:val="Hyperlink"/>
                    <w:noProof/>
                  </w:rPr>
                </w:rPrChange>
              </w:rPr>
              <w:delText>MITA 3.0 vs. MITA 4.0 IRM</w:delText>
            </w:r>
            <w:r w:rsidDel="008C3FB7">
              <w:rPr>
                <w:noProof/>
                <w:webHidden/>
              </w:rPr>
              <w:tab/>
            </w:r>
            <w:r w:rsidDel="008C3FB7" w:rsidR="00501226">
              <w:rPr>
                <w:noProof/>
                <w:webHidden/>
              </w:rPr>
              <w:delText>36</w:delText>
            </w:r>
          </w:del>
        </w:p>
        <w:p w:rsidR="0054467C" w:rsidDel="008C3FB7" w:rsidRDefault="0054467C" w14:paraId="29A57CB3" w14:textId="25712E79">
          <w:pPr>
            <w:pStyle w:val="TOC1"/>
            <w:rPr>
              <w:del w:author="Dwayne Carter" w:date="2026-02-20T19:00:00Z" w16du:dateUtc="2026-02-21T00:00:00Z" w:id="230"/>
              <w:rFonts w:asciiTheme="minorHAnsi" w:hAnsiTheme="minorHAnsi" w:eastAsiaTheme="minorEastAsia" w:cstheme="minorBidi"/>
              <w:b w:val="0"/>
              <w:noProof/>
              <w:kern w:val="2"/>
              <w14:ligatures w14:val="standardContextual"/>
            </w:rPr>
          </w:pPr>
          <w:del w:author="Dwayne Carter" w:date="2026-02-20T19:00:00Z" w16du:dateUtc="2026-02-21T00:00:00Z" w:id="231">
            <w:r w:rsidRPr="008C3FB7" w:rsidDel="008C3FB7">
              <w:rPr>
                <w:highlight w:val="yellow"/>
                <w:rPrChange w:author="Dwayne Carter" w:date="2026-02-20T19:00:00Z" w16du:dateUtc="2026-02-21T00:00:00Z" w:id="232">
                  <w:rPr>
                    <w:rStyle w:val="Hyperlink"/>
                    <w:noProof/>
                    <w:highlight w:val="yellow"/>
                  </w:rPr>
                </w:rPrChange>
              </w:rPr>
              <w:delText>7</w:delText>
            </w:r>
            <w:r w:rsidDel="008C3FB7">
              <w:rPr>
                <w:rFonts w:asciiTheme="minorHAnsi" w:hAnsiTheme="minorHAnsi" w:eastAsiaTheme="minorEastAsia" w:cstheme="minorBidi"/>
                <w:b w:val="0"/>
                <w:noProof/>
                <w:kern w:val="2"/>
                <w14:ligatures w14:val="standardContextual"/>
              </w:rPr>
              <w:tab/>
            </w:r>
            <w:r w:rsidRPr="008C3FB7" w:rsidDel="008C3FB7">
              <w:rPr>
                <w:highlight w:val="yellow"/>
                <w:rPrChange w:author="Dwayne Carter" w:date="2026-02-20T19:00:00Z" w16du:dateUtc="2026-02-21T00:00:00Z" w:id="233">
                  <w:rPr>
                    <w:rStyle w:val="Hyperlink"/>
                    <w:noProof/>
                    <w:highlight w:val="yellow"/>
                  </w:rPr>
                </w:rPrChange>
              </w:rPr>
              <w:delText>Using the IRM to Identify Data Standards</w:delText>
            </w:r>
            <w:r w:rsidDel="008C3FB7">
              <w:rPr>
                <w:noProof/>
                <w:webHidden/>
              </w:rPr>
              <w:tab/>
            </w:r>
            <w:r w:rsidDel="008C3FB7" w:rsidR="00501226">
              <w:rPr>
                <w:noProof/>
                <w:webHidden/>
              </w:rPr>
              <w:delText>37</w:delText>
            </w:r>
          </w:del>
        </w:p>
        <w:p w:rsidR="0054467C" w:rsidDel="008C3FB7" w:rsidRDefault="0054467C" w14:paraId="4CAD98DF" w14:textId="0244146A">
          <w:pPr>
            <w:pStyle w:val="TOC2"/>
            <w:tabs>
              <w:tab w:val="left" w:pos="960"/>
              <w:tab w:val="right" w:leader="dot" w:pos="9350"/>
            </w:tabs>
            <w:rPr>
              <w:del w:author="Dwayne Carter" w:date="2026-02-20T19:00:00Z" w16du:dateUtc="2026-02-21T00:00:00Z" w:id="234"/>
              <w:rFonts w:asciiTheme="minorHAnsi" w:hAnsiTheme="minorHAnsi" w:eastAsiaTheme="minorEastAsia" w:cstheme="minorBidi"/>
              <w:noProof/>
              <w:kern w:val="2"/>
              <w14:ligatures w14:val="standardContextual"/>
            </w:rPr>
          </w:pPr>
          <w:del w:author="Dwayne Carter" w:date="2026-02-20T19:00:00Z" w16du:dateUtc="2026-02-21T00:00:00Z" w:id="235">
            <w:r w:rsidRPr="008C3FB7" w:rsidDel="008C3FB7">
              <w:rPr>
                <w:rPrChange w:author="Dwayne Carter" w:date="2026-02-20T19:00:00Z" w16du:dateUtc="2026-02-21T00:00:00Z" w:id="236">
                  <w:rPr>
                    <w:rStyle w:val="Hyperlink"/>
                    <w:noProof/>
                  </w:rPr>
                </w:rPrChange>
              </w:rPr>
              <w:delText>7.1</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37">
                  <w:rPr>
                    <w:rStyle w:val="Hyperlink"/>
                    <w:noProof/>
                  </w:rPr>
                </w:rPrChange>
              </w:rPr>
              <w:delText>Identifying Structure Data Standards</w:delText>
            </w:r>
            <w:r w:rsidDel="008C3FB7">
              <w:rPr>
                <w:noProof/>
                <w:webHidden/>
              </w:rPr>
              <w:tab/>
            </w:r>
            <w:r w:rsidDel="008C3FB7" w:rsidR="00501226">
              <w:rPr>
                <w:noProof/>
                <w:webHidden/>
              </w:rPr>
              <w:delText>37</w:delText>
            </w:r>
          </w:del>
        </w:p>
        <w:p w:rsidR="0054467C" w:rsidDel="008C3FB7" w:rsidRDefault="0054467C" w14:paraId="3ACE858B" w14:textId="54AEC0C3">
          <w:pPr>
            <w:pStyle w:val="TOC2"/>
            <w:tabs>
              <w:tab w:val="left" w:pos="960"/>
              <w:tab w:val="right" w:leader="dot" w:pos="9350"/>
            </w:tabs>
            <w:rPr>
              <w:del w:author="Dwayne Carter" w:date="2026-02-20T19:00:00Z" w16du:dateUtc="2026-02-21T00:00:00Z" w:id="238"/>
              <w:rFonts w:asciiTheme="minorHAnsi" w:hAnsiTheme="minorHAnsi" w:eastAsiaTheme="minorEastAsia" w:cstheme="minorBidi"/>
              <w:noProof/>
              <w:kern w:val="2"/>
              <w14:ligatures w14:val="standardContextual"/>
            </w:rPr>
          </w:pPr>
          <w:del w:author="Dwayne Carter" w:date="2026-02-20T19:00:00Z" w16du:dateUtc="2026-02-21T00:00:00Z" w:id="239">
            <w:r w:rsidRPr="008C3FB7" w:rsidDel="008C3FB7">
              <w:rPr>
                <w:rPrChange w:author="Dwayne Carter" w:date="2026-02-20T19:00:00Z" w16du:dateUtc="2026-02-21T00:00:00Z" w:id="240">
                  <w:rPr>
                    <w:rStyle w:val="Hyperlink"/>
                    <w:noProof/>
                  </w:rPr>
                </w:rPrChange>
              </w:rPr>
              <w:delText>7.2</w:delText>
            </w:r>
            <w:r w:rsidDel="008C3FB7">
              <w:rPr>
                <w:rFonts w:asciiTheme="minorHAnsi" w:hAnsiTheme="minorHAnsi" w:eastAsiaTheme="minorEastAsia" w:cstheme="minorBidi"/>
                <w:noProof/>
                <w:kern w:val="2"/>
                <w14:ligatures w14:val="standardContextual"/>
              </w:rPr>
              <w:tab/>
            </w:r>
            <w:r w:rsidRPr="008C3FB7" w:rsidDel="008C3FB7">
              <w:rPr>
                <w:rPrChange w:author="Dwayne Carter" w:date="2026-02-20T19:00:00Z" w16du:dateUtc="2026-02-21T00:00:00Z" w:id="241">
                  <w:rPr>
                    <w:rStyle w:val="Hyperlink"/>
                    <w:noProof/>
                  </w:rPr>
                </w:rPrChange>
              </w:rPr>
              <w:delText>Identifying Vocabulary Data Standards</w:delText>
            </w:r>
            <w:r w:rsidDel="008C3FB7">
              <w:rPr>
                <w:noProof/>
                <w:webHidden/>
              </w:rPr>
              <w:tab/>
            </w:r>
            <w:r w:rsidDel="008C3FB7" w:rsidR="00501226">
              <w:rPr>
                <w:noProof/>
                <w:webHidden/>
              </w:rPr>
              <w:delText>39</w:delText>
            </w:r>
          </w:del>
        </w:p>
        <w:p w:rsidR="0054467C" w:rsidDel="008C3FB7" w:rsidRDefault="0054467C" w14:paraId="1FE5F9DE" w14:textId="2188FDDD">
          <w:pPr>
            <w:pStyle w:val="TOC1"/>
            <w:rPr>
              <w:del w:author="Dwayne Carter" w:date="2026-02-20T19:00:00Z" w16du:dateUtc="2026-02-21T00:00:00Z" w:id="242"/>
              <w:rFonts w:asciiTheme="minorHAnsi" w:hAnsiTheme="minorHAnsi" w:eastAsiaTheme="minorEastAsia" w:cstheme="minorBidi"/>
              <w:b w:val="0"/>
              <w:noProof/>
              <w:kern w:val="2"/>
              <w14:ligatures w14:val="standardContextual"/>
            </w:rPr>
          </w:pPr>
          <w:del w:author="Dwayne Carter" w:date="2026-02-20T19:00:00Z" w16du:dateUtc="2026-02-21T00:00:00Z" w:id="243">
            <w:r w:rsidRPr="008C3FB7" w:rsidDel="008C3FB7">
              <w:rPr>
                <w:highlight w:val="yellow"/>
                <w:rPrChange w:author="Dwayne Carter" w:date="2026-02-20T19:00:00Z" w16du:dateUtc="2026-02-21T00:00:00Z" w:id="244">
                  <w:rPr>
                    <w:rStyle w:val="Hyperlink"/>
                    <w:noProof/>
                    <w:highlight w:val="yellow"/>
                  </w:rPr>
                </w:rPrChange>
              </w:rPr>
              <w:delText>Appendix A IRM in Action</w:delText>
            </w:r>
            <w:r w:rsidDel="008C3FB7">
              <w:rPr>
                <w:noProof/>
                <w:webHidden/>
              </w:rPr>
              <w:tab/>
            </w:r>
            <w:r w:rsidDel="008C3FB7" w:rsidR="00501226">
              <w:rPr>
                <w:noProof/>
                <w:webHidden/>
              </w:rPr>
              <w:delText>41</w:delText>
            </w:r>
          </w:del>
        </w:p>
        <w:p w:rsidR="5BE96141" w:rsidP="006F6F29" w:rsidRDefault="006F6F29" w14:paraId="0FCF8CB6" w14:textId="199B7F5F">
          <w:pPr>
            <w:pStyle w:val="TOC1"/>
            <w:rPr>
              <w:rStyle w:val="Hyperlink"/>
            </w:rPr>
          </w:pPr>
          <w:r>
            <w:fldChar w:fldCharType="end"/>
          </w:r>
        </w:p>
      </w:sdtContent>
    </w:sdt>
    <w:p w:rsidRPr="007B7E40" w:rsidR="5BE96141" w:rsidP="00C850C5" w:rsidRDefault="5BE96141" w14:paraId="004BA272" w14:textId="3A01861D">
      <w:pPr>
        <w:pStyle w:val="TOC1"/>
      </w:pPr>
    </w:p>
    <w:p w:rsidR="0054467C" w:rsidP="003E19B6" w:rsidRDefault="0054467C" w14:paraId="6967887A" w14:textId="77777777">
      <w:pPr>
        <w:pStyle w:val="Heading1"/>
      </w:pPr>
      <w:r>
        <w:br w:type="page"/>
      </w:r>
    </w:p>
    <w:p w:rsidR="00C850C5" w:rsidP="003E19B6" w:rsidRDefault="5BE96141" w14:paraId="17A1CBF8" w14:textId="6B885D13">
      <w:pPr>
        <w:pStyle w:val="Heading1"/>
      </w:pPr>
      <w:bookmarkStart w:name="_Toc222506462" w:id="245"/>
      <w:r>
        <w:t xml:space="preserve">Document </w:t>
      </w:r>
      <w:r w:rsidR="00C850C5">
        <w:t>Overview</w:t>
      </w:r>
      <w:bookmarkEnd w:id="245"/>
    </w:p>
    <w:p w:rsidR="003E19B6" w:rsidP="00C850C5" w:rsidRDefault="00C850C5" w14:paraId="68DF0144" w14:textId="60EBE51C">
      <w:pPr>
        <w:pStyle w:val="Heading2"/>
      </w:pPr>
      <w:bookmarkStart w:name="_Toc222506463" w:id="246"/>
      <w:r w:rsidRPr="00C850C5">
        <w:t>Document</w:t>
      </w:r>
      <w:r>
        <w:t xml:space="preserve"> </w:t>
      </w:r>
      <w:r w:rsidRPr="00C850C5" w:rsidR="5BE96141">
        <w:t>Purpose</w:t>
      </w:r>
      <w:bookmarkEnd w:id="246"/>
    </w:p>
    <w:p w:rsidR="008256C6" w:rsidP="002D3E61" w:rsidRDefault="008256C6" w14:paraId="4526CB82" w14:textId="7159BF8F">
      <w:r w:rsidRPr="008256C6">
        <w:t>The MITA</w:t>
      </w:r>
      <w:r>
        <w:t xml:space="preserve"> 4.0 </w:t>
      </w:r>
      <w:r w:rsidR="00EB021B">
        <w:t>Information Reference Model</w:t>
      </w:r>
      <w:r>
        <w:t xml:space="preserve"> (</w:t>
      </w:r>
      <w:r w:rsidR="00EB021B">
        <w:t>IRM</w:t>
      </w:r>
      <w:r>
        <w:t>) Document was developed to document the proposed framework for classifying and identifying data within the MITA framework. It will be used to communicate the proposed framework and gather feedback from the following:</w:t>
      </w:r>
    </w:p>
    <w:p w:rsidR="008256C6" w:rsidP="008256C6" w:rsidRDefault="008256C6" w14:paraId="09246A25" w14:textId="167EAF33">
      <w:pPr>
        <w:pStyle w:val="NormalBullet"/>
      </w:pPr>
      <w:r>
        <w:t>MITA NexGen Workgroup</w:t>
      </w:r>
    </w:p>
    <w:p w:rsidR="008256C6" w:rsidP="008256C6" w:rsidRDefault="008256C6" w14:paraId="3AF716D5" w14:textId="06FAE495">
      <w:pPr>
        <w:pStyle w:val="NormalBullet"/>
      </w:pPr>
      <w:r>
        <w:t>SS-A Workgroup</w:t>
      </w:r>
    </w:p>
    <w:p w:rsidR="008256C6" w:rsidP="008256C6" w:rsidRDefault="008256C6" w14:paraId="7E1879DF" w14:textId="1790DF20">
      <w:pPr>
        <w:pStyle w:val="NormalBullet"/>
      </w:pPr>
      <w:r>
        <w:t>MITA Governance Board</w:t>
      </w:r>
    </w:p>
    <w:p w:rsidR="008256C6" w:rsidP="008256C6" w:rsidRDefault="008256C6" w14:paraId="60B794E5" w14:textId="3A7A2101">
      <w:pPr>
        <w:pStyle w:val="NormalBullet"/>
      </w:pPr>
      <w:r>
        <w:t>MESC MITA Workshop</w:t>
      </w:r>
    </w:p>
    <w:p w:rsidR="008256C6" w:rsidP="002D3E61" w:rsidRDefault="008256C6" w14:paraId="5A4B91A2" w14:textId="4BEC0D41">
      <w:r>
        <w:t xml:space="preserve">Once the proposed framework has been reviewed and approved it will be combined and aligned to other reference models developed by the SS-A and MITA NextGen workgroups to create a comprehensive MITA 4.0 Reference Model. </w:t>
      </w:r>
    </w:p>
    <w:p w:rsidR="00B04D9C" w:rsidP="00BF13B5" w:rsidRDefault="00B04D9C" w14:paraId="26E52E24" w14:textId="77777777">
      <w:pPr>
        <w:pStyle w:val="Heading2"/>
      </w:pPr>
      <w:bookmarkStart w:name="_Toc222506464" w:id="247"/>
      <w:r>
        <w:t>Authors</w:t>
      </w:r>
      <w:bookmarkEnd w:id="247"/>
    </w:p>
    <w:p w:rsidR="00B04D9C" w:rsidP="00B04D9C" w:rsidRDefault="00B04D9C" w14:paraId="349570EC" w14:textId="5315515A">
      <w:r>
        <w:t xml:space="preserve">This document was a work product that was produced by the MITA 4.0 </w:t>
      </w:r>
      <w:r w:rsidR="005F5C71">
        <w:t>NextGen</w:t>
      </w:r>
      <w:r>
        <w:t xml:space="preserve"> Workgroup – </w:t>
      </w:r>
      <w:r w:rsidR="005F5C71">
        <w:t>Information Architecture</w:t>
      </w:r>
      <w:r>
        <w:t xml:space="preserve"> subgroup. The subgroup was responsible for </w:t>
      </w:r>
      <w:r w:rsidR="00A836CB">
        <w:t xml:space="preserve">developing the </w:t>
      </w:r>
      <w:r w:rsidR="00EB021B">
        <w:t>Information Reference Model</w:t>
      </w:r>
      <w:r w:rsidR="00A836CB">
        <w:t xml:space="preserve"> to support the MITA 4.</w:t>
      </w:r>
      <w:r w:rsidR="00B13F3B">
        <w:t>0</w:t>
      </w:r>
      <w:r w:rsidR="00A836CB">
        <w:t>. The subgroup is represented by a mix of state and vendor participants including:</w:t>
      </w:r>
    </w:p>
    <w:p w:rsidR="00CB6A02" w:rsidP="00A836CB" w:rsidRDefault="00CB6A02" w14:paraId="2E613895" w14:textId="77777777">
      <w:pPr>
        <w:pStyle w:val="NormalBullet"/>
        <w:sectPr w:rsidR="00CB6A02" w:rsidSect="00EC7753">
          <w:headerReference w:type="default" r:id="rId13"/>
          <w:footerReference w:type="default" r:id="rId14"/>
          <w:type w:val="continuous"/>
          <w:pgSz w:w="12240" w:h="15840" w:orient="portrait"/>
          <w:pgMar w:top="1440" w:right="1440" w:bottom="1440" w:left="1440" w:header="720" w:footer="720" w:gutter="0"/>
          <w:pgNumType w:start="1"/>
          <w:cols w:space="720"/>
          <w:docGrid w:linePitch="360"/>
        </w:sectPr>
      </w:pPr>
    </w:p>
    <w:p w:rsidR="00C850C5" w:rsidP="00C850C5" w:rsidRDefault="00A836CB" w14:paraId="7EDB6350" w14:textId="77777777">
      <w:pPr>
        <w:pStyle w:val="NormalBullet"/>
      </w:pPr>
      <w:r w:rsidRPr="00A836CB">
        <w:t>Dwayne Carter (Lead)</w:t>
      </w:r>
    </w:p>
    <w:p w:rsidRPr="008256C6" w:rsidR="00C850C5" w:rsidP="008256C6" w:rsidRDefault="00C850C5" w14:paraId="49CB05F3" w14:textId="77777777">
      <w:pPr>
        <w:pStyle w:val="NormalBullet"/>
      </w:pPr>
      <w:r w:rsidRPr="008256C6">
        <w:t>Austin Wagenknecht</w:t>
      </w:r>
    </w:p>
    <w:p w:rsidRPr="008256C6" w:rsidR="00E10829" w:rsidP="008256C6" w:rsidRDefault="00C850C5" w14:paraId="29A3CEE4" w14:textId="73DEC3E8">
      <w:pPr>
        <w:pStyle w:val="NormalBullet"/>
      </w:pPr>
      <w:r w:rsidRPr="008256C6">
        <w:t>Joseph Capecci</w:t>
      </w:r>
    </w:p>
    <w:p w:rsidR="00E10829" w:rsidP="00E10829" w:rsidRDefault="00C850C5" w14:paraId="53E220D8" w14:textId="77777777">
      <w:pPr>
        <w:pStyle w:val="NormalBullet"/>
      </w:pPr>
      <w:r w:rsidRPr="008256C6">
        <w:t>Jessica Groeling</w:t>
      </w:r>
    </w:p>
    <w:p w:rsidRPr="008763A9" w:rsidR="00E10829" w:rsidP="00E10829" w:rsidRDefault="00E10829" w14:paraId="331E8476" w14:textId="77777777">
      <w:pPr>
        <w:pStyle w:val="NormalBullet"/>
      </w:pPr>
      <w:r w:rsidRPr="00E10829">
        <w:t>Richard Ernst</w:t>
      </w:r>
    </w:p>
    <w:p w:rsidRPr="008763A9" w:rsidR="00E10829" w:rsidP="00E10829" w:rsidRDefault="00E10829" w14:paraId="6B8D3C94" w14:textId="77777777">
      <w:pPr>
        <w:pStyle w:val="NormalBullet"/>
      </w:pPr>
      <w:r w:rsidRPr="00E10829">
        <w:t>Sean Mahoney</w:t>
      </w:r>
    </w:p>
    <w:p w:rsidRPr="008763A9" w:rsidR="00E10829" w:rsidP="00E10829" w:rsidRDefault="00E10829" w14:paraId="3195B992" w14:textId="77777777">
      <w:pPr>
        <w:pStyle w:val="NormalBullet"/>
      </w:pPr>
      <w:r w:rsidRPr="00E10829">
        <w:t>Christine Nolan</w:t>
      </w:r>
    </w:p>
    <w:p w:rsidRPr="008763A9" w:rsidR="00E10829" w:rsidP="00E10829" w:rsidRDefault="00E10829" w14:paraId="324C6B01" w14:textId="77777777">
      <w:pPr>
        <w:pStyle w:val="NormalBullet"/>
      </w:pPr>
      <w:r w:rsidRPr="00E10829">
        <w:t>Alison Nigon-Kirgis</w:t>
      </w:r>
    </w:p>
    <w:p w:rsidRPr="008763A9" w:rsidR="00E10829" w:rsidP="00E10829" w:rsidRDefault="00E10829" w14:paraId="6A039FC5" w14:textId="77777777">
      <w:pPr>
        <w:pStyle w:val="NormalBullet"/>
      </w:pPr>
      <w:r w:rsidRPr="00E10829">
        <w:t>Brandon Raab</w:t>
      </w:r>
    </w:p>
    <w:p w:rsidRPr="008763A9" w:rsidR="00E10829" w:rsidP="00E10829" w:rsidRDefault="00E10829" w14:paraId="18BBA473" w14:textId="77777777">
      <w:pPr>
        <w:pStyle w:val="NormalBullet"/>
      </w:pPr>
      <w:r w:rsidRPr="00E10829">
        <w:t>Jeff Strand</w:t>
      </w:r>
    </w:p>
    <w:p w:rsidRPr="008763A9" w:rsidR="00E10829" w:rsidP="00E10829" w:rsidRDefault="00E10829" w14:paraId="63DD8928" w14:textId="77777777">
      <w:pPr>
        <w:pStyle w:val="NormalBullet"/>
      </w:pPr>
      <w:r w:rsidRPr="00E10829">
        <w:t>Karissa Durbin</w:t>
      </w:r>
    </w:p>
    <w:p w:rsidRPr="00E10829" w:rsidR="008F3693" w:rsidP="00E10829" w:rsidRDefault="00E10829" w14:paraId="0854AC59" w14:textId="6AA17AC1">
      <w:pPr>
        <w:pStyle w:val="NormalBullet"/>
      </w:pPr>
      <w:r w:rsidRPr="00E10829">
        <w:t>Bryston Robeson</w:t>
      </w:r>
    </w:p>
    <w:p w:rsidR="00E10829" w:rsidP="00BF13B5" w:rsidRDefault="00E10829" w14:paraId="324B1F50" w14:textId="77777777">
      <w:pPr>
        <w:pStyle w:val="Heading2"/>
        <w:sectPr w:rsidR="00E10829" w:rsidSect="008763A9">
          <w:type w:val="continuous"/>
          <w:pgSz w:w="12240" w:h="15840" w:orient="portrait"/>
          <w:pgMar w:top="1440" w:right="1440" w:bottom="1440" w:left="1440" w:header="720" w:footer="720" w:gutter="0"/>
          <w:cols w:space="720" w:num="2"/>
          <w:docGrid w:linePitch="360"/>
        </w:sectPr>
      </w:pPr>
    </w:p>
    <w:p w:rsidRPr="001F13AE" w:rsidR="009A59A2" w:rsidP="00BF13B5" w:rsidRDefault="009A59A2" w14:paraId="64AE733C" w14:textId="481F4702">
      <w:pPr>
        <w:pStyle w:val="Heading2"/>
      </w:pPr>
      <w:bookmarkStart w:name="_Toc222506465" w:id="248"/>
      <w:r w:rsidRPr="001F13AE">
        <w:t>Source</w:t>
      </w:r>
      <w:r w:rsidRPr="001F13AE" w:rsidR="00763630">
        <w:t>(s)</w:t>
      </w:r>
      <w:bookmarkEnd w:id="248"/>
    </w:p>
    <w:p w:rsidR="00B04D9C" w:rsidP="009A59A2" w:rsidRDefault="009A59A2" w14:paraId="52728CDE" w14:textId="7C8F74A2">
      <w:r>
        <w:t xml:space="preserve">The </w:t>
      </w:r>
      <w:r w:rsidR="00B04D9C">
        <w:t>development team</w:t>
      </w:r>
      <w:r>
        <w:t xml:space="preserve"> </w:t>
      </w:r>
      <w:r w:rsidR="00B04D9C">
        <w:t xml:space="preserve">used the following sources as key inputs into the MITA 4.0 </w:t>
      </w:r>
      <w:r w:rsidR="00EB021B">
        <w:t>IRM</w:t>
      </w:r>
      <w:r w:rsidR="00B04D9C">
        <w:t xml:space="preserve"> including:</w:t>
      </w:r>
    </w:p>
    <w:p w:rsidR="009E245F" w:rsidP="00ED5F9A" w:rsidRDefault="009E245F" w14:paraId="10897DDF" w14:textId="6594C9E1">
      <w:pPr>
        <w:pStyle w:val="ListParagraph"/>
        <w:numPr>
          <w:ilvl w:val="0"/>
          <w:numId w:val="14"/>
        </w:numPr>
        <w:rPr/>
      </w:pPr>
      <w:r w:rsidR="2D8D59D8">
        <w:rPr/>
        <w:t xml:space="preserve">CMS Information Reference Model – CMS established </w:t>
      </w:r>
      <w:r w:rsidR="2D8D59D8">
        <w:rPr/>
        <w:t>a</w:t>
      </w:r>
      <w:ins w:author="Jeff Strand" w:date="2026-03-12T17:38:24.562Z" w:id="271111471">
        <w:r w:rsidR="2D8D59D8">
          <w:t>n</w:t>
        </w:r>
      </w:ins>
      <w:r w:rsidR="2D8D59D8">
        <w:rPr/>
        <w:t xml:space="preserve"> Information Reference Model to support all health insurance programs that CMS </w:t>
      </w:r>
      <w:r w:rsidR="2D8D59D8">
        <w:rPr/>
        <w:t>is responsible for</w:t>
      </w:r>
      <w:r w:rsidR="2D8D59D8">
        <w:rPr/>
        <w:t xml:space="preserve"> supporting, including Medicaid. This reference model was a key input to the MITA 4.0 IRM and helped to </w:t>
      </w:r>
      <w:r w:rsidR="2D8D59D8">
        <w:rPr/>
        <w:t>identify</w:t>
      </w:r>
      <w:r w:rsidR="2D8D59D8">
        <w:rPr/>
        <w:t xml:space="preserve"> subject areas and data categories that were specific to the Medicaid program. </w:t>
      </w:r>
    </w:p>
    <w:p w:rsidR="00ED5F9A" w:rsidP="00ED5F9A" w:rsidRDefault="00ED5F9A" w14:paraId="6B34E710" w14:textId="6570EA54">
      <w:pPr>
        <w:pStyle w:val="ListParagraph"/>
        <w:numPr>
          <w:ilvl w:val="0"/>
          <w:numId w:val="14"/>
        </w:numPr>
        <w:rPr/>
      </w:pPr>
      <w:r w:rsidR="46C4DF23">
        <w:rPr/>
        <w:t xml:space="preserve">T-MSIS Data Guide – The </w:t>
      </w:r>
      <w:ins w:author="Jeff Strand" w:date="2026-03-12T17:40:03.361Z" w:id="90922937">
        <w:r>
          <w:fldChar w:fldCharType="begin"/>
        </w:r>
        <w:r>
          <w:instrText xml:space="preserve">HYPERLINK "https://www.medicaid.gov/tmsis/dataguide/v4/" </w:instrText>
        </w:r>
        <w:r>
          <w:fldChar w:fldCharType="separate"/>
        </w:r>
      </w:ins>
      <w:ins w:author="Jeff Strand" w:date="2026-03-12T17:40:03.351Z" w:id="915496670">
        <w:r w:rsidRPr="46C4DF23" w:rsidR="46C4DF23">
          <w:rPr>
            <w:rStyle w:val="Hyperlink"/>
          </w:rPr>
          <w:t>T-MSIS data guide</w:t>
        </w:r>
      </w:ins>
      <w:ins w:author="Jeff Strand" w:date="2026-03-12T17:40:03.361Z" w:id="1987511430">
        <w:r>
          <w:fldChar w:fldCharType="end"/>
        </w:r>
      </w:ins>
      <w:r w:rsidR="46C4DF23">
        <w:rPr/>
        <w:t xml:space="preserve"> </w:t>
      </w:r>
      <w:r w:rsidR="46C4DF23">
        <w:rPr/>
        <w:t>identifies</w:t>
      </w:r>
      <w:r w:rsidR="46C4DF23">
        <w:rPr/>
        <w:t xml:space="preserve"> the data files and segments that Medicaid agencies </w:t>
      </w:r>
      <w:r w:rsidR="46C4DF23">
        <w:rPr/>
        <w:t>are responsible for</w:t>
      </w:r>
      <w:r w:rsidR="46C4DF23">
        <w:rPr/>
        <w:t xml:space="preserve"> </w:t>
      </w:r>
      <w:r w:rsidR="46C4DF23">
        <w:rPr/>
        <w:t>submitting</w:t>
      </w:r>
      <w:r w:rsidR="46C4DF23">
        <w:rPr/>
        <w:t xml:space="preserve"> to CMS. Understanding how the T-MSIS files and segments is critical for SMA’s to ensure that they can ensure that all data structures, rules, </w:t>
      </w:r>
      <w:r w:rsidR="46C4DF23">
        <w:rPr/>
        <w:t>standards</w:t>
      </w:r>
      <w:r w:rsidR="46C4DF23">
        <w:rPr/>
        <w:t xml:space="preserve"> and data quality rules are </w:t>
      </w:r>
      <w:r w:rsidR="46C4DF23">
        <w:rPr/>
        <w:t>identified</w:t>
      </w:r>
      <w:r w:rsidR="46C4DF23">
        <w:rPr/>
        <w:t xml:space="preserve"> prior to an IT initiative to ensure that they can meet CMS T-MSIS reporting and quality expectations. The T-MSIS data guide was a key input to ensuring that the MITA 4.0 IRM is complete and can help states </w:t>
      </w:r>
      <w:r w:rsidR="46C4DF23">
        <w:rPr/>
        <w:t>identify</w:t>
      </w:r>
      <w:r w:rsidR="46C4DF23">
        <w:rPr/>
        <w:t xml:space="preserve"> T-MSIS impacts</w:t>
      </w:r>
      <w:r w:rsidR="46C4DF23">
        <w:rPr/>
        <w:t xml:space="preserve">.  </w:t>
      </w:r>
    </w:p>
    <w:p w:rsidR="00ED5F9A" w:rsidP="00ED5F9A" w:rsidRDefault="00ED5F9A" w14:paraId="05926D30" w14:textId="37DA8EE7">
      <w:pPr>
        <w:pStyle w:val="ListParagraph"/>
        <w:numPr>
          <w:ilvl w:val="0"/>
          <w:numId w:val="14"/>
        </w:numPr>
        <w:rPr/>
      </w:pPr>
      <w:r w:rsidR="04C8E78C">
        <w:rPr/>
        <w:t xml:space="preserve">FHIR Resources – The </w:t>
      </w:r>
      <w:ins w:author="Jeff Strand" w:date="2026-03-12T17:42:06.609Z" w:id="1131511469">
        <w:r>
          <w:fldChar w:fldCharType="begin"/>
        </w:r>
        <w:r>
          <w:instrText xml:space="preserve">HYPERLINK "https://www.cms.gov/priorities/burden-reduction/overview/interoperability" </w:instrText>
        </w:r>
        <w:r>
          <w:fldChar w:fldCharType="separate"/>
        </w:r>
      </w:ins>
      <w:ins w:author="Jeff Strand" w:date="2026-03-12T17:42:06.608Z" w:id="1602615004">
        <w:r w:rsidRPr="04C8E78C" w:rsidR="04C8E78C">
          <w:rPr>
            <w:rStyle w:val="Hyperlink"/>
          </w:rPr>
          <w:t>CMS Final Interoperability Rule</w:t>
        </w:r>
      </w:ins>
      <w:ins w:author="Jeff Strand" w:date="2026-03-12T17:42:06.609Z" w:id="476111557">
        <w:r>
          <w:fldChar w:fldCharType="end"/>
        </w:r>
      </w:ins>
      <w:r w:rsidR="04C8E78C">
        <w:rPr/>
        <w:t xml:space="preserve"> </w:t>
      </w:r>
      <w:r w:rsidR="04C8E78C">
        <w:rPr/>
        <w:t>identifies</w:t>
      </w:r>
      <w:r w:rsidR="04C8E78C">
        <w:rPr/>
        <w:t xml:space="preserve"> specific data standards for FHIR that must be met by SMA’s to be compliant and meet CMS expectations. The FHIR resources helps to </w:t>
      </w:r>
      <w:r w:rsidR="04C8E78C">
        <w:rPr/>
        <w:t>identify</w:t>
      </w:r>
      <w:r w:rsidR="04C8E78C">
        <w:rPr/>
        <w:t xml:space="preserve"> data structures and vocabulary to support interoperability within and across SMAs. The MITA 4.0 IRM leveraged FHIR resources to </w:t>
      </w:r>
      <w:r w:rsidR="04C8E78C">
        <w:rPr/>
        <w:t>identify</w:t>
      </w:r>
      <w:r w:rsidR="04C8E78C">
        <w:rPr/>
        <w:t xml:space="preserve"> subject areas and data categories to help SMA’s </w:t>
      </w:r>
      <w:r w:rsidR="04C8E78C">
        <w:rPr/>
        <w:t>identify</w:t>
      </w:r>
      <w:r w:rsidR="04C8E78C">
        <w:rPr/>
        <w:t xml:space="preserve"> data standardization opportunities and adhere to CMS Interoperability expectations. </w:t>
      </w:r>
    </w:p>
    <w:p w:rsidR="00C850C5" w:rsidP="00ED5F9A" w:rsidRDefault="00C850C5" w14:paraId="59C74D80" w14:textId="56A90D75">
      <w:pPr>
        <w:pStyle w:val="ListParagraph"/>
        <w:numPr>
          <w:ilvl w:val="0"/>
          <w:numId w:val="14"/>
        </w:numPr>
      </w:pPr>
      <w:r>
        <w:t>United States Core Data for Interoperability (USCDI)</w:t>
      </w:r>
      <w:r w:rsidR="001F13AE">
        <w:t xml:space="preserve"> – The CMS Final Interoperability Rule identifies specific data standards for USCDI that must be met by SMA’s to be compliant and meet CMS expectations. The MITA 4.0 </w:t>
      </w:r>
      <w:r w:rsidR="00EB021B">
        <w:t>IRM</w:t>
      </w:r>
      <w:r w:rsidR="001F13AE">
        <w:t xml:space="preserve"> aligns to applicable USCDI standards to help SMA’s identify data standardization opportunities and adhere to CMS Interoperability expectations. </w:t>
      </w:r>
    </w:p>
    <w:p w:rsidR="00C850C5" w:rsidP="009F21C6" w:rsidRDefault="00C850C5" w14:paraId="541F4D52" w14:textId="087766E5">
      <w:pPr>
        <w:pStyle w:val="ListParagraph"/>
        <w:numPr>
          <w:ilvl w:val="1"/>
          <w:numId w:val="14"/>
        </w:numPr>
      </w:pPr>
      <w:hyperlink w:history="1" r:id="rId15">
        <w:r>
          <w:rPr>
            <w:rStyle w:val="Hyperlink"/>
            <w:rFonts w:eastAsiaTheme="majorEastAsia"/>
          </w:rPr>
          <w:t>United States Core Data for Interoperability (USCDI) | Interoperability Standards Platform (ISP) (healthit.gov)</w:t>
        </w:r>
      </w:hyperlink>
    </w:p>
    <w:p w:rsidR="00ED5F9A" w:rsidP="00ED5F9A" w:rsidRDefault="003C238C" w14:paraId="729960ED" w14:textId="2E761DAB">
      <w:pPr>
        <w:pStyle w:val="ListParagraph"/>
        <w:numPr>
          <w:ilvl w:val="0"/>
          <w:numId w:val="14"/>
        </w:numPr>
      </w:pPr>
      <w:r>
        <w:t>MITA 3.0 Business Process Model</w:t>
      </w:r>
      <w:r w:rsidR="001F13AE">
        <w:t xml:space="preserve"> – The MITA 3.0 Business Process Model defines the business areas, categories and processes that are needed to operate the Medicaid program. The </w:t>
      </w:r>
      <w:r w:rsidR="00EB021B">
        <w:t>IRM</w:t>
      </w:r>
      <w:r w:rsidR="001F13AE">
        <w:t xml:space="preserve"> is driven by the business, and as a result the MITA 3.0 Business Process Model was a key driver for the type of data needed to support the Medicaid program.</w:t>
      </w:r>
    </w:p>
    <w:p w:rsidR="00F66310" w:rsidP="00F66310" w:rsidRDefault="00F66310" w14:paraId="74EEC412" w14:textId="388219F2">
      <w:pPr>
        <w:pStyle w:val="Heading2"/>
      </w:pPr>
      <w:bookmarkStart w:name="_Toc222506466" w:id="249"/>
      <w:r>
        <w:t>Audience</w:t>
      </w:r>
      <w:bookmarkEnd w:id="249"/>
    </w:p>
    <w:p w:rsidR="00F66310" w:rsidP="00F66310" w:rsidRDefault="00F66310" w14:paraId="3946916B" w14:textId="4CAF78BE">
      <w:r>
        <w:t>The primary audience for this document includes but is not limited to:</w:t>
      </w:r>
    </w:p>
    <w:p w:rsidR="00A17536" w:rsidP="00A17536" w:rsidRDefault="00A17536" w14:paraId="2A3A0CAD" w14:textId="77777777">
      <w:pPr>
        <w:pStyle w:val="ListParagraph"/>
        <w:numPr>
          <w:ilvl w:val="0"/>
          <w:numId w:val="11"/>
        </w:numPr>
      </w:pPr>
      <w:r>
        <w:t>MITA 4.0 NextGen Members</w:t>
      </w:r>
    </w:p>
    <w:p w:rsidR="00F66310" w:rsidP="00F66310" w:rsidRDefault="00F66310" w14:paraId="65EAA43F" w14:textId="751440AA">
      <w:pPr>
        <w:pStyle w:val="ListParagraph"/>
        <w:numPr>
          <w:ilvl w:val="0"/>
          <w:numId w:val="11"/>
        </w:numPr>
      </w:pPr>
      <w:r>
        <w:t>MITA 4.0 SS-A Workgroup Members</w:t>
      </w:r>
    </w:p>
    <w:p w:rsidR="00F66310" w:rsidP="00F66310" w:rsidRDefault="00F66310" w14:paraId="24721EBB" w14:textId="77250841">
      <w:pPr>
        <w:pStyle w:val="ListParagraph"/>
        <w:numPr>
          <w:ilvl w:val="0"/>
          <w:numId w:val="11"/>
        </w:numPr>
      </w:pPr>
      <w:r>
        <w:t>MITA Governance Board</w:t>
      </w:r>
    </w:p>
    <w:p w:rsidRPr="00F66310" w:rsidR="00F66310" w:rsidP="00F66310" w:rsidRDefault="00F66310" w14:paraId="29CEFED6" w14:textId="603650E9">
      <w:pPr>
        <w:pStyle w:val="ListParagraph"/>
        <w:numPr>
          <w:ilvl w:val="0"/>
          <w:numId w:val="11"/>
        </w:numPr>
      </w:pPr>
      <w:r>
        <w:t>MESC MITA 4.0 Workshop Participants</w:t>
      </w:r>
    </w:p>
    <w:p w:rsidR="00FC58B1" w:rsidP="00B11382" w:rsidRDefault="00EB021B" w14:paraId="46B5034E" w14:textId="045CECA3">
      <w:pPr>
        <w:pStyle w:val="Heading1"/>
      </w:pPr>
      <w:bookmarkStart w:name="_Toc222506467" w:id="250"/>
      <w:r>
        <w:t>IRM</w:t>
      </w:r>
      <w:r w:rsidR="00A2175A">
        <w:t xml:space="preserve"> Overview</w:t>
      </w:r>
      <w:bookmarkEnd w:id="250"/>
    </w:p>
    <w:p w:rsidR="00665A3A" w:rsidP="00C75421" w:rsidRDefault="513CF739" w14:paraId="400BA7E4" w14:textId="02C3ECA2">
      <w:r>
        <w:t xml:space="preserve">The MITA 4.0 IRM provides a baseline model with subject areas and data categories that represent data that is common to all State Medicaid Agencies (SMA’s). It is important to note that a key goal of MITA is to define or describe the data one time and then re-use that data in each of the distinct business processes where it is needed.  Therefore, the Information Reference Model is not tightly bound to the Business Reference Model. In the MITA Information Architecture Framework, the emphasis is on defining the data assets used to support the SMA as they exist today. The IRM provides a taxonomy for classifying those data assets into common data groupings called subject areas and data </w:t>
      </w:r>
      <w:r>
        <w:t>categories. The role of the IRM is to provide a common reference point for the SMA regarding their data. The SMA and their vendors can map their current data assets to the IRM, which lets them describe their data in a standard way and use a common vocabulary.</w:t>
      </w:r>
    </w:p>
    <w:p w:rsidRPr="00665A3A" w:rsidR="00665A3A" w:rsidP="00665A3A" w:rsidRDefault="00EB021B" w14:paraId="71FF07E5" w14:textId="60FB6975">
      <w:pPr>
        <w:pStyle w:val="Heading2"/>
      </w:pPr>
      <w:bookmarkStart w:name="_Toc222506468" w:id="251"/>
      <w:r>
        <w:t>IRM</w:t>
      </w:r>
      <w:r w:rsidRPr="00665A3A" w:rsidR="00665A3A">
        <w:t xml:space="preserve"> Use</w:t>
      </w:r>
      <w:bookmarkEnd w:id="251"/>
    </w:p>
    <w:p w:rsidR="00E10829" w:rsidP="00C75421" w:rsidRDefault="0163504C" w14:paraId="0565699D" w14:textId="5A96CAB4">
      <w:r>
        <w:t xml:space="preserve">One of the primary uses for the IRM is to classify the information assets that are owned by the SMA. </w:t>
      </w:r>
    </w:p>
    <w:p w:rsidR="000C791A" w:rsidP="00C75421" w:rsidRDefault="000C791A" w14:paraId="2C62A808" w14:textId="65EB4350">
      <w:r>
        <w:t xml:space="preserve">The </w:t>
      </w:r>
      <w:r w:rsidR="00EB021B">
        <w:t>IRM</w:t>
      </w:r>
      <w:r>
        <w:t xml:space="preserve"> model describes </w:t>
      </w:r>
      <w:r w:rsidR="00665A3A">
        <w:t>common</w:t>
      </w:r>
      <w:r>
        <w:t xml:space="preserve"> </w:t>
      </w:r>
      <w:r w:rsidR="00665A3A">
        <w:t>subject areas and data categories</w:t>
      </w:r>
      <w:r>
        <w:t xml:space="preserve"> that </w:t>
      </w:r>
      <w:r w:rsidR="00665A3A">
        <w:t>can be used by</w:t>
      </w:r>
      <w:r>
        <w:t xml:space="preserve"> SMA’s</w:t>
      </w:r>
      <w:r w:rsidR="00665A3A">
        <w:t xml:space="preserve"> to do the following</w:t>
      </w:r>
      <w:r>
        <w:t>:</w:t>
      </w:r>
    </w:p>
    <w:p w:rsidR="00665A3A" w:rsidP="00665A3A" w:rsidRDefault="00665A3A" w14:paraId="1B923456" w14:textId="03E56EE4">
      <w:pPr>
        <w:pStyle w:val="ListParagraph"/>
        <w:numPr>
          <w:ilvl w:val="0"/>
          <w:numId w:val="16"/>
        </w:numPr>
      </w:pPr>
      <w:r w:rsidRPr="00866A20">
        <w:rPr>
          <w:b/>
          <w:bCs/>
        </w:rPr>
        <w:t xml:space="preserve">Classify </w:t>
      </w:r>
      <w:r w:rsidR="00D63A01">
        <w:rPr>
          <w:b/>
          <w:bCs/>
        </w:rPr>
        <w:t xml:space="preserve">and Catalog </w:t>
      </w:r>
      <w:r w:rsidRPr="00866A20">
        <w:rPr>
          <w:b/>
          <w:bCs/>
        </w:rPr>
        <w:t>Data Assets</w:t>
      </w:r>
      <w:r>
        <w:t xml:space="preserve"> – Provides a common vocabulary for classifying </w:t>
      </w:r>
      <w:r w:rsidR="00D63A01">
        <w:t xml:space="preserve">and cataloging </w:t>
      </w:r>
      <w:r>
        <w:t>current data assets</w:t>
      </w:r>
      <w:r w:rsidR="00D63A01">
        <w:t xml:space="preserve"> managed by the</w:t>
      </w:r>
      <w:r>
        <w:t xml:space="preserve"> SMA. </w:t>
      </w:r>
    </w:p>
    <w:p w:rsidR="000C791A" w:rsidP="00665A3A" w:rsidRDefault="000C791A" w14:paraId="08273790" w14:textId="75BFB2DA">
      <w:pPr>
        <w:pStyle w:val="ListParagraph"/>
        <w:numPr>
          <w:ilvl w:val="0"/>
          <w:numId w:val="16"/>
        </w:numPr>
      </w:pPr>
      <w:r w:rsidRPr="00866A20">
        <w:rPr>
          <w:b/>
          <w:bCs/>
        </w:rPr>
        <w:t>Identify Business Data Needs</w:t>
      </w:r>
      <w:r>
        <w:t xml:space="preserve"> – Provides a common vocabulary for describing the data needed to support MITA business processes. </w:t>
      </w:r>
    </w:p>
    <w:p w:rsidR="000C791A" w:rsidP="00665A3A" w:rsidRDefault="000C791A" w14:paraId="564BD00C" w14:textId="44265375">
      <w:pPr>
        <w:pStyle w:val="ListParagraph"/>
        <w:numPr>
          <w:ilvl w:val="0"/>
          <w:numId w:val="16"/>
        </w:numPr>
      </w:pPr>
      <w:r w:rsidRPr="00866A20">
        <w:rPr>
          <w:b/>
          <w:bCs/>
        </w:rPr>
        <w:t>Identify Data Duplication</w:t>
      </w:r>
      <w:r w:rsidRPr="00866A20" w:rsidR="00665A3A">
        <w:rPr>
          <w:b/>
          <w:bCs/>
        </w:rPr>
        <w:t xml:space="preserve"> Opportunities</w:t>
      </w:r>
      <w:r>
        <w:t xml:space="preserve"> – Provides a common subject area and data categories for classifying current data assets and identifying duplicative data across the SMA. </w:t>
      </w:r>
    </w:p>
    <w:p w:rsidR="00665A3A" w:rsidP="00665A3A" w:rsidRDefault="000C791A" w14:paraId="7BF937B1" w14:textId="06CA3811">
      <w:pPr>
        <w:pStyle w:val="ListParagraph"/>
        <w:numPr>
          <w:ilvl w:val="0"/>
          <w:numId w:val="16"/>
        </w:numPr>
      </w:pPr>
      <w:r w:rsidRPr="00866A20">
        <w:rPr>
          <w:b/>
          <w:bCs/>
        </w:rPr>
        <w:t>Identify Data Standardization Opportunities</w:t>
      </w:r>
      <w:r>
        <w:t xml:space="preserve"> – Provides </w:t>
      </w:r>
      <w:r w:rsidR="00665A3A">
        <w:t>a common subject area and data categories that align to structure and vocabulary data standards that can be leveraged by SMA’s to adopt national data standards.</w:t>
      </w:r>
    </w:p>
    <w:p w:rsidR="00665A3A" w:rsidP="00665A3A" w:rsidRDefault="00665A3A" w14:paraId="090C330D" w14:textId="564CD864">
      <w:pPr>
        <w:pStyle w:val="ListParagraph"/>
        <w:numPr>
          <w:ilvl w:val="0"/>
          <w:numId w:val="16"/>
        </w:numPr>
      </w:pPr>
      <w:r w:rsidRPr="00866A20">
        <w:rPr>
          <w:b/>
          <w:bCs/>
        </w:rPr>
        <w:t>Discover Current Data Assets</w:t>
      </w:r>
      <w:r>
        <w:t xml:space="preserve"> – Provides a common vocabulary for searching the SMA data catalog and identifying data that is available for use.</w:t>
      </w:r>
    </w:p>
    <w:p w:rsidR="00665A3A" w:rsidP="00665A3A" w:rsidRDefault="00665A3A" w14:paraId="068F7DD9" w14:textId="2C0233B1">
      <w:pPr>
        <w:pStyle w:val="ListParagraph"/>
        <w:numPr>
          <w:ilvl w:val="0"/>
          <w:numId w:val="16"/>
        </w:numPr>
      </w:pPr>
      <w:r w:rsidRPr="00866A20">
        <w:rPr>
          <w:b/>
          <w:bCs/>
        </w:rPr>
        <w:t>Identif</w:t>
      </w:r>
      <w:r w:rsidR="00866A20">
        <w:rPr>
          <w:b/>
          <w:bCs/>
        </w:rPr>
        <w:t>y</w:t>
      </w:r>
      <w:r w:rsidRPr="00866A20">
        <w:rPr>
          <w:b/>
          <w:bCs/>
        </w:rPr>
        <w:t xml:space="preserve"> Data Gaps</w:t>
      </w:r>
      <w:r>
        <w:t xml:space="preserve"> – Provides a common model that SMA’s can use during IT initiative planning to compare their data models to ensure that they have all the required data needed.</w:t>
      </w:r>
    </w:p>
    <w:p w:rsidR="002361F6" w:rsidP="00665A3A" w:rsidRDefault="00665A3A" w14:paraId="0CF805F6" w14:textId="77777777">
      <w:pPr>
        <w:pStyle w:val="ListParagraph"/>
        <w:numPr>
          <w:ilvl w:val="0"/>
          <w:numId w:val="16"/>
        </w:numPr>
      </w:pPr>
      <w:r w:rsidRPr="00866A20">
        <w:rPr>
          <w:b/>
          <w:bCs/>
        </w:rPr>
        <w:t>Identify Business/Data Quality Rules</w:t>
      </w:r>
      <w:r>
        <w:t xml:space="preserve"> – Provides alignment to T-MSIS data files and data quality rules to help SMA’s identify rules that need to be applied to the collection of data associated with a subject area or data category. </w:t>
      </w:r>
    </w:p>
    <w:p w:rsidR="004B6D7A" w:rsidP="00665A3A" w:rsidRDefault="002361F6" w14:paraId="304292B9" w14:textId="77777777">
      <w:pPr>
        <w:pStyle w:val="ListParagraph"/>
        <w:numPr>
          <w:ilvl w:val="0"/>
          <w:numId w:val="16"/>
        </w:numPr>
      </w:pPr>
      <w:r>
        <w:rPr>
          <w:b/>
          <w:bCs/>
        </w:rPr>
        <w:t xml:space="preserve">Developing Enterprise Data Models </w:t>
      </w:r>
      <w:r>
        <w:t>– Provides a means for organizing the content of SMA enterprise data models.</w:t>
      </w:r>
    </w:p>
    <w:p w:rsidR="000C791A" w:rsidP="00665A3A" w:rsidRDefault="004B6D7A" w14:paraId="71A5ACA6" w14:textId="4214436A">
      <w:pPr>
        <w:pStyle w:val="ListParagraph"/>
        <w:numPr>
          <w:ilvl w:val="0"/>
          <w:numId w:val="16"/>
        </w:numPr>
      </w:pPr>
      <w:r>
        <w:rPr>
          <w:b/>
          <w:bCs/>
        </w:rPr>
        <w:t>Performing State</w:t>
      </w:r>
      <w:r>
        <w:t xml:space="preserve"> </w:t>
      </w:r>
      <w:r w:rsidRPr="004B6D7A">
        <w:rPr>
          <w:b/>
          <w:bCs/>
        </w:rPr>
        <w:t>Self-Assessment</w:t>
      </w:r>
      <w:r>
        <w:t xml:space="preserve"> – Provides a common data category for performing an Information Architecture (IA) State Self- Assessment. It provides a grouping mechanism as the subject of the IA SS-A and ensures SMA’s are assessing the type of data consistently across SMA’s.</w:t>
      </w:r>
    </w:p>
    <w:p w:rsidR="00B11382" w:rsidP="003D41CB" w:rsidRDefault="00EB021B" w14:paraId="7FCB0C18" w14:textId="5B88AAA4">
      <w:pPr>
        <w:pStyle w:val="Heading2"/>
      </w:pPr>
      <w:bookmarkStart w:name="_Toc222506469" w:id="252"/>
      <w:r>
        <w:t>IRM</w:t>
      </w:r>
      <w:r w:rsidR="00F66310">
        <w:t xml:space="preserve"> </w:t>
      </w:r>
      <w:r w:rsidRPr="003D41CB" w:rsidR="00B11382">
        <w:t>Structure</w:t>
      </w:r>
      <w:bookmarkEnd w:id="252"/>
    </w:p>
    <w:p w:rsidR="00C41170" w:rsidP="00C41170" w:rsidRDefault="00866A20" w14:paraId="2A4D0BFB" w14:textId="221C576B">
      <w:r>
        <w:t xml:space="preserve">The MITA </w:t>
      </w:r>
      <w:r w:rsidR="00EB021B">
        <w:t>IRM</w:t>
      </w:r>
      <w:r>
        <w:t xml:space="preserve"> is developed in a hierarchy structure that groups together data that have a common purpose and share common attributes. The </w:t>
      </w:r>
      <w:r w:rsidR="0073296B">
        <w:t xml:space="preserve">MITA </w:t>
      </w:r>
      <w:r w:rsidR="00EB021B">
        <w:t>IRM</w:t>
      </w:r>
      <w:r w:rsidR="0073296B">
        <w:t xml:space="preserve"> structure is </w:t>
      </w:r>
      <w:r w:rsidR="002361F6">
        <w:t>a two-level approach for conceptually grouping Medicaid data</w:t>
      </w:r>
      <w:r w:rsidR="00E347E2">
        <w:t xml:space="preserve"> and includes the following components:</w:t>
      </w:r>
    </w:p>
    <w:p w:rsidR="0073296B" w:rsidP="0073296B" w:rsidRDefault="0073296B" w14:paraId="534F7C81" w14:textId="3384A8B8">
      <w:pPr>
        <w:pStyle w:val="ListParagraph"/>
        <w:numPr>
          <w:ilvl w:val="0"/>
          <w:numId w:val="17"/>
        </w:numPr>
      </w:pPr>
      <w:r w:rsidRPr="0073296B">
        <w:rPr>
          <w:b/>
          <w:bCs/>
        </w:rPr>
        <w:t>Subject Areas –</w:t>
      </w:r>
      <w:r>
        <w:t xml:space="preserve"> A broad type of data that identifies the major entities (e.g. people, organization, structures, events, etc.) that are of interest and about which information is needed. </w:t>
      </w:r>
    </w:p>
    <w:p w:rsidR="0073296B" w:rsidP="0073296B" w:rsidRDefault="0073296B" w14:paraId="6E03AB62" w14:textId="224BEB55">
      <w:pPr>
        <w:pStyle w:val="ListParagraph"/>
        <w:numPr>
          <w:ilvl w:val="0"/>
          <w:numId w:val="17"/>
        </w:numPr>
      </w:pPr>
      <w:r w:rsidRPr="0073296B">
        <w:rPr>
          <w:b/>
          <w:bCs/>
        </w:rPr>
        <w:t>Data Categories</w:t>
      </w:r>
      <w:r>
        <w:t xml:space="preserve"> – A type of data within a subject area, that further elaborates a subject area and supports business functions across business lines. It represents a set of information about the major entities. </w:t>
      </w:r>
    </w:p>
    <w:p w:rsidR="00970422" w:rsidP="003709C6" w:rsidRDefault="00FC6D26" w14:paraId="27EC17DE" w14:textId="00FD610B">
      <w:pPr>
        <w:pStyle w:val="Caption"/>
      </w:pPr>
      <w:r>
        <w:t xml:space="preserve">Figure </w:t>
      </w:r>
      <w:r>
        <w:fldChar w:fldCharType="begin"/>
      </w:r>
      <w:r>
        <w:instrText>SEQ Figure \* ARABIC</w:instrText>
      </w:r>
      <w:r>
        <w:fldChar w:fldCharType="separate"/>
      </w:r>
      <w:r w:rsidR="00501226">
        <w:rPr>
          <w:noProof/>
        </w:rPr>
        <w:t>1</w:t>
      </w:r>
      <w:r>
        <w:fldChar w:fldCharType="end"/>
      </w:r>
      <w:r>
        <w:t xml:space="preserve"> – </w:t>
      </w:r>
      <w:r w:rsidR="00EB021B">
        <w:t>IRM</w:t>
      </w:r>
      <w:r>
        <w:t xml:space="preserve"> Structure</w:t>
      </w:r>
    </w:p>
    <w:p w:rsidRPr="008E37FE" w:rsidR="008E37FE" w:rsidP="008E37FE" w:rsidRDefault="009135D7" w14:paraId="198B9D60" w14:textId="7C2644B0">
      <w:r w:rsidRPr="009135D7">
        <w:rPr>
          <w:noProof/>
        </w:rPr>
        <w:drawing>
          <wp:inline distT="0" distB="0" distL="0" distR="0" wp14:anchorId="6326042E" wp14:editId="37EA9344">
            <wp:extent cx="5943600" cy="1746885"/>
            <wp:effectExtent l="0" t="0" r="0" b="5715"/>
            <wp:docPr id="855087951" name="Picture 1" descr="A black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7951" name="Picture 1" descr="A black and orange squares&#10;&#10;AI-generated content may be incorrect."/>
                    <pic:cNvPicPr/>
                  </pic:nvPicPr>
                  <pic:blipFill>
                    <a:blip r:embed="rId16"/>
                    <a:stretch>
                      <a:fillRect/>
                    </a:stretch>
                  </pic:blipFill>
                  <pic:spPr>
                    <a:xfrm>
                      <a:off x="0" y="0"/>
                      <a:ext cx="5943600" cy="1746885"/>
                    </a:xfrm>
                    <a:prstGeom prst="rect">
                      <a:avLst/>
                    </a:prstGeom>
                  </pic:spPr>
                </pic:pic>
              </a:graphicData>
            </a:graphic>
          </wp:inline>
        </w:drawing>
      </w:r>
    </w:p>
    <w:p w:rsidR="00FA7AFA" w:rsidP="0019016E" w:rsidRDefault="00EB021B" w14:paraId="300877EC" w14:textId="77FF42AF">
      <w:pPr>
        <w:pStyle w:val="Heading1"/>
      </w:pPr>
      <w:bookmarkStart w:name="_Toc222506470" w:id="253"/>
      <w:r>
        <w:t>IRM</w:t>
      </w:r>
      <w:r w:rsidR="00242527">
        <w:t xml:space="preserve"> </w:t>
      </w:r>
      <w:r w:rsidR="008E37FE">
        <w:t>Content</w:t>
      </w:r>
      <w:bookmarkEnd w:id="253"/>
    </w:p>
    <w:p w:rsidR="00306C7F" w:rsidP="00306C7F" w:rsidRDefault="002361F6" w14:paraId="2578C849" w14:textId="3E95D315">
      <w:r w:rsidR="33FF48DB">
        <w:rPr/>
        <w:t>The Medicaid Enterprise consists of</w:t>
      </w:r>
      <w:commentRangeStart w:id="1061250388"/>
      <w:r w:rsidR="33FF48DB">
        <w:rPr/>
        <w:t xml:space="preserve"> (9) subject areas.</w:t>
      </w:r>
      <w:commentRangeEnd w:id="1061250388"/>
      <w:r>
        <w:rPr>
          <w:rStyle w:val="CommentReference"/>
        </w:rPr>
        <w:commentReference w:id="1061250388"/>
      </w:r>
      <w:r w:rsidR="33FF48DB">
        <w:rPr/>
        <w:t xml:space="preserve"> The following diagram shows the subject areas and the data categories that comprise the MITA </w:t>
      </w:r>
      <w:r w:rsidR="33FF48DB">
        <w:rPr/>
        <w:t>IRM</w:t>
      </w:r>
      <w:r w:rsidR="33FF48DB">
        <w:rPr/>
        <w:t>. It organizes the subject areas into (3) types including:</w:t>
      </w:r>
    </w:p>
    <w:p w:rsidRPr="002361F6" w:rsidR="002361F6" w:rsidP="002361F6" w:rsidRDefault="0004B5FB" w14:paraId="027CDF7C" w14:textId="7C701407">
      <w:pPr>
        <w:pStyle w:val="NormalBullet"/>
      </w:pPr>
      <w:r w:rsidRPr="0004B5FB">
        <w:rPr>
          <w:b/>
          <w:bCs/>
        </w:rPr>
        <w:t xml:space="preserve">Core </w:t>
      </w:r>
      <w:r w:rsidR="002028D1">
        <w:rPr>
          <w:b/>
          <w:bCs/>
        </w:rPr>
        <w:t>Information</w:t>
      </w:r>
      <w:r>
        <w:t xml:space="preserve"> – Represents data about the core business entities and actors the subject of Medicaid processes and activities. Core business data entities are candidates to be </w:t>
      </w:r>
      <w:commentRangeStart w:id="254"/>
      <w:r>
        <w:t xml:space="preserve">mastered </w:t>
      </w:r>
      <w:commentRangeEnd w:id="254"/>
      <w:r w:rsidR="002361F6">
        <w:rPr>
          <w:rStyle w:val="CommentReference"/>
          <w:sz w:val="24"/>
          <w:szCs w:val="24"/>
        </w:rPr>
        <w:commentReference w:id="254"/>
      </w:r>
      <w:r>
        <w:t xml:space="preserve">by the SMA. </w:t>
      </w:r>
    </w:p>
    <w:p w:rsidRPr="002361F6" w:rsidR="002361F6" w:rsidP="002361F6" w:rsidRDefault="00CF044F" w14:paraId="778B3842" w14:textId="65B54B33">
      <w:pPr>
        <w:pStyle w:val="NormalBullet"/>
      </w:pPr>
      <w:r>
        <w:rPr>
          <w:b/>
          <w:bCs/>
        </w:rPr>
        <w:t>Strategic</w:t>
      </w:r>
      <w:r w:rsidRPr="00E347E2" w:rsidR="002361F6">
        <w:rPr>
          <w:b/>
          <w:bCs/>
        </w:rPr>
        <w:t xml:space="preserve"> </w:t>
      </w:r>
      <w:r w:rsidR="002028D1">
        <w:rPr>
          <w:b/>
          <w:bCs/>
        </w:rPr>
        <w:t>Information</w:t>
      </w:r>
      <w:r w:rsidR="00E347E2">
        <w:t xml:space="preserve"> – Represents transactional data that directly relates to the mission of the Medicaid program. The Core business entity data is typically the subject of the mission support data. </w:t>
      </w:r>
    </w:p>
    <w:p w:rsidRPr="002361F6" w:rsidR="002361F6" w:rsidP="002361F6" w:rsidRDefault="765CD8EA" w14:paraId="57B9AA9E" w14:textId="29C5D978">
      <w:pPr>
        <w:pStyle w:val="NormalBullet"/>
      </w:pPr>
      <w:r w:rsidRPr="765CD8EA">
        <w:rPr>
          <w:b/>
          <w:bCs/>
        </w:rPr>
        <w:t xml:space="preserve">Support </w:t>
      </w:r>
      <w:r w:rsidR="002028D1">
        <w:rPr>
          <w:b/>
          <w:bCs/>
        </w:rPr>
        <w:t>Information</w:t>
      </w:r>
      <w:r>
        <w:t xml:space="preserve"> – Represents foundational data that is used to support the day-to-day operation of the organizations. The enterprise support data is not specific to Medicaid and is common to the most </w:t>
      </w:r>
      <w:commentRangeStart w:id="255"/>
      <w:r>
        <w:t>organizations</w:t>
      </w:r>
      <w:commentRangeEnd w:id="255"/>
      <w:r w:rsidR="002361F6">
        <w:rPr>
          <w:rStyle w:val="CommentReference"/>
          <w:sz w:val="24"/>
          <w:szCs w:val="24"/>
        </w:rPr>
        <w:commentReference w:id="255"/>
      </w:r>
      <w:r>
        <w:t xml:space="preserve">. </w:t>
      </w:r>
    </w:p>
    <w:p w:rsidR="00BC3B0C" w:rsidP="00BC3B0C" w:rsidRDefault="00BC3B0C" w14:paraId="29FCC4F4" w14:textId="38F3F50E">
      <w:pPr>
        <w:pStyle w:val="Caption"/>
      </w:pPr>
      <w:r>
        <w:t xml:space="preserve">Figure </w:t>
      </w:r>
      <w:r>
        <w:fldChar w:fldCharType="begin"/>
      </w:r>
      <w:r>
        <w:instrText>SEQ Figure \* ARABIC</w:instrText>
      </w:r>
      <w:r>
        <w:fldChar w:fldCharType="separate"/>
      </w:r>
      <w:r w:rsidR="00501226">
        <w:rPr>
          <w:noProof/>
        </w:rPr>
        <w:t>2</w:t>
      </w:r>
      <w:r>
        <w:fldChar w:fldCharType="end"/>
      </w:r>
      <w:r>
        <w:t xml:space="preserve"> – Subject Area Overview Diagram</w:t>
      </w:r>
    </w:p>
    <w:p w:rsidR="00CF044F" w:rsidP="008E37FE" w:rsidRDefault="00CF044F" w14:paraId="4C02A1DA" w14:textId="6829558E">
      <w:commentRangeStart w:id="256"/>
      <w:commentRangeEnd w:id="256"/>
      <w:r>
        <w:rPr>
          <w:rStyle w:val="CommentReference"/>
          <w:sz w:val="24"/>
          <w:szCs w:val="24"/>
        </w:rPr>
        <w:commentReference w:id="256"/>
      </w:r>
    </w:p>
    <w:p w:rsidR="002028D1" w:rsidP="008E37FE" w:rsidRDefault="002028D1" w14:paraId="0706E418" w14:textId="77777777"/>
    <w:p w:rsidR="002028D1" w:rsidP="008E37FE" w:rsidRDefault="002028D1" w14:paraId="460C29CE" w14:textId="3B0BF954">
      <w:r w:rsidRPr="002028D1">
        <w:rPr>
          <w:noProof/>
        </w:rPr>
        <w:drawing>
          <wp:inline distT="0" distB="0" distL="0" distR="0" wp14:anchorId="5568EBB9" wp14:editId="2370AE4D">
            <wp:extent cx="5651500" cy="4572000"/>
            <wp:effectExtent l="0" t="0" r="0" b="0"/>
            <wp:docPr id="1581587904" name="Picture 1" descr="A group of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87904" name="Picture 1" descr="A group of blue and orange squares&#10;&#10;AI-generated content may be incorrect."/>
                    <pic:cNvPicPr/>
                  </pic:nvPicPr>
                  <pic:blipFill>
                    <a:blip r:embed="rId21"/>
                    <a:stretch>
                      <a:fillRect/>
                    </a:stretch>
                  </pic:blipFill>
                  <pic:spPr>
                    <a:xfrm>
                      <a:off x="0" y="0"/>
                      <a:ext cx="5651500" cy="4572000"/>
                    </a:xfrm>
                    <a:prstGeom prst="rect">
                      <a:avLst/>
                    </a:prstGeom>
                  </pic:spPr>
                </pic:pic>
              </a:graphicData>
            </a:graphic>
          </wp:inline>
        </w:drawing>
      </w:r>
    </w:p>
    <w:p w:rsidR="002028D1" w:rsidP="008E37FE" w:rsidRDefault="002028D1" w14:paraId="371E72B7" w14:textId="77777777"/>
    <w:p w:rsidR="00CF044F" w:rsidP="00CF044F" w:rsidRDefault="1D0A5791" w14:paraId="254C5504" w14:textId="09326D2B">
      <w:pPr>
        <w:pStyle w:val="Caption"/>
      </w:pPr>
      <w:r>
        <w:t xml:space="preserve">Figure </w:t>
      </w:r>
      <w:r w:rsidR="00CF044F">
        <w:fldChar w:fldCharType="begin"/>
      </w:r>
      <w:r w:rsidR="00CF044F">
        <w:instrText>SEQ Figure \* ARABIC</w:instrText>
      </w:r>
      <w:r w:rsidR="00CF044F">
        <w:fldChar w:fldCharType="separate"/>
      </w:r>
      <w:r w:rsidR="00501226">
        <w:rPr>
          <w:noProof/>
        </w:rPr>
        <w:t>3</w:t>
      </w:r>
      <w:r w:rsidR="00CF044F">
        <w:fldChar w:fldCharType="end"/>
      </w:r>
      <w:r>
        <w:t xml:space="preserve"> – Subject Area O</w:t>
      </w:r>
      <w:commentRangeStart w:id="257"/>
      <w:r>
        <w:t>verview Diagram</w:t>
      </w:r>
      <w:commentRangeEnd w:id="257"/>
      <w:r w:rsidR="00CF044F">
        <w:rPr>
          <w:rStyle w:val="CommentReference"/>
          <w:sz w:val="18"/>
          <w:szCs w:val="18"/>
        </w:rPr>
        <w:commentReference w:id="257"/>
      </w:r>
    </w:p>
    <w:p w:rsidR="1D0A5791" w:rsidP="1D0A5791" w:rsidRDefault="1D0A5791" w14:paraId="2DD80AA9" w14:textId="29B28CC1">
      <w:r>
        <w:t>The Information Reference Model Subject Areas are used to define and host the data attributes necessary to support the MITA 4.0 Business Capability Model.  It is important to recognize that the data entities and attributes within the IRM are intended to be reused across the business capabilities as needed and not defined within the business capabilities.  Therefore, it is important to generate a mapping cross-reference of the Data Model Subject Area Data Categories to the specific business capability.</w:t>
      </w:r>
    </w:p>
    <w:p w:rsidR="00CF044F" w:rsidP="00CF044F" w:rsidRDefault="1BCAC157" w14:paraId="0D80E7E1" w14:textId="6DDA019B">
      <w:pPr>
        <w:pStyle w:val="Caption"/>
      </w:pPr>
      <w:r>
        <w:t xml:space="preserve">Figure </w:t>
      </w:r>
      <w:r w:rsidR="50A75601">
        <w:fldChar w:fldCharType="begin"/>
      </w:r>
      <w:r w:rsidR="50A75601">
        <w:instrText>SEQ Figure \* ARABIC</w:instrText>
      </w:r>
      <w:r w:rsidR="50A75601">
        <w:fldChar w:fldCharType="separate"/>
      </w:r>
      <w:r w:rsidR="00501226">
        <w:rPr>
          <w:noProof/>
        </w:rPr>
        <w:t>4</w:t>
      </w:r>
      <w:r w:rsidR="50A75601">
        <w:fldChar w:fldCharType="end"/>
      </w:r>
      <w:r>
        <w:t xml:space="preserve"> – Proposed </w:t>
      </w:r>
      <w:commentRangeStart w:id="258"/>
      <w:r>
        <w:t>MITA 4.0 Capability Diagram</w:t>
      </w:r>
      <w:commentRangeEnd w:id="258"/>
      <w:r w:rsidR="50A75601">
        <w:rPr>
          <w:rStyle w:val="CommentReference"/>
          <w:sz w:val="18"/>
          <w:szCs w:val="18"/>
        </w:rPr>
        <w:commentReference w:id="258"/>
      </w:r>
    </w:p>
    <w:p w:rsidRPr="008E37FE" w:rsidR="008E37FE" w:rsidP="008E37FE" w:rsidRDefault="00CF044F" w14:paraId="18D3FC83" w14:textId="4054BA6E">
      <w:r>
        <w:rPr>
          <w:noProof/>
          <w14:ligatures w14:val="standardContextual"/>
        </w:rPr>
        <w:drawing>
          <wp:inline distT="0" distB="0" distL="0" distR="0" wp14:anchorId="6AD08554" wp14:editId="095EC32D">
            <wp:extent cx="5943600" cy="3175635"/>
            <wp:effectExtent l="0" t="0" r="0" b="0"/>
            <wp:docPr id="61015710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57103" name="Picture 2" descr="A diagram of a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inline>
        </w:drawing>
      </w:r>
    </w:p>
    <w:p w:rsidRPr="0089763A" w:rsidR="00451497" w:rsidP="00C37080" w:rsidRDefault="00C924E4" w14:paraId="084AA380" w14:textId="28014BDB">
      <w:pPr>
        <w:pStyle w:val="Heading2"/>
      </w:pPr>
      <w:bookmarkStart w:name="_Toc222506471" w:id="259"/>
      <w:r w:rsidRPr="0089763A">
        <w:t>Member</w:t>
      </w:r>
      <w:r w:rsidRPr="0089763A" w:rsidR="00A56244">
        <w:t xml:space="preserve"> Subject Area</w:t>
      </w:r>
      <w:bookmarkEnd w:id="259"/>
    </w:p>
    <w:p w:rsidR="004B1611" w:rsidP="005B6309" w:rsidRDefault="005B6309" w14:paraId="52F58E6E" w14:textId="255E76A0">
      <w:r w:rsidRPr="005B6309">
        <w:t>Information about an individual in their role as it pertains to the receipt of health benefits under an SMA-administered Health Insurance Program, or private insurance coverage facilitated through the SMA.</w:t>
      </w:r>
    </w:p>
    <w:p w:rsidR="003A24A4" w:rsidP="004B1611" w:rsidRDefault="001434EE" w14:paraId="4B52F5AA" w14:textId="4B7497EF">
      <w:pPr>
        <w:pStyle w:val="Heading3"/>
      </w:pPr>
      <w:r w:rsidRPr="001434EE">
        <w:t xml:space="preserve">Member </w:t>
      </w:r>
      <w:r w:rsidR="000E1F49">
        <w:t xml:space="preserve">Data </w:t>
      </w:r>
      <w:r w:rsidRPr="001434EE">
        <w:t>Categories</w:t>
      </w:r>
    </w:p>
    <w:p w:rsidR="005B6309" w:rsidP="005B6309" w:rsidRDefault="005B6309" w14:paraId="561016A7" w14:textId="546A3272">
      <w:r>
        <w:t>The following table identifies the data categories for the Member Subject Area.</w:t>
      </w:r>
    </w:p>
    <w:p w:rsidR="001434EE" w:rsidP="001434EE" w:rsidRDefault="001434EE" w14:paraId="07C4DF88" w14:textId="1FA0BD8F">
      <w:pPr>
        <w:pStyle w:val="Caption"/>
      </w:pPr>
      <w:r>
        <w:t xml:space="preserve">Table </w:t>
      </w:r>
      <w:r>
        <w:fldChar w:fldCharType="begin"/>
      </w:r>
      <w:r>
        <w:instrText>SEQ Table \* ARABIC</w:instrText>
      </w:r>
      <w:r>
        <w:fldChar w:fldCharType="separate"/>
      </w:r>
      <w:r w:rsidR="00501226">
        <w:rPr>
          <w:noProof/>
        </w:rPr>
        <w:t>1</w:t>
      </w:r>
      <w:r>
        <w:fldChar w:fldCharType="end"/>
      </w:r>
      <w:r>
        <w:t xml:space="preserve"> – Member </w:t>
      </w:r>
      <w:r w:rsidR="004B1611">
        <w:t>Data</w:t>
      </w:r>
      <w:r w:rsidR="00DB314B">
        <w:t xml:space="preserve"> </w:t>
      </w:r>
      <w:r>
        <w:t>Categories</w:t>
      </w:r>
    </w:p>
    <w:tbl>
      <w:tblPr>
        <w:tblStyle w:val="GridTable4"/>
        <w:tblW w:w="4900" w:type="pct"/>
        <w:tblLook w:val="0420" w:firstRow="1" w:lastRow="0" w:firstColumn="0" w:lastColumn="0" w:noHBand="0" w:noVBand="1"/>
      </w:tblPr>
      <w:tblGrid>
        <w:gridCol w:w="2814"/>
        <w:gridCol w:w="6349"/>
      </w:tblGrid>
      <w:tr w:rsidR="0054037E" w:rsidTr="26FF2AD0" w14:paraId="1DF86231"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0054037E" w:rsidP="00511D52" w:rsidRDefault="004B1611" w14:paraId="7F8AB934" w14:textId="1F6789A8">
            <w:pPr>
              <w:pStyle w:val="HeaderTable"/>
            </w:pPr>
            <w:r>
              <w:t>Data Category</w:t>
            </w:r>
          </w:p>
        </w:tc>
        <w:tc>
          <w:tcPr>
            <w:tcW w:w="6349" w:type="dxa"/>
          </w:tcPr>
          <w:p w:rsidR="0054037E" w:rsidP="00511D52" w:rsidRDefault="0054037E" w14:paraId="07F004E4" w14:textId="77777777">
            <w:pPr>
              <w:pStyle w:val="HeaderTable"/>
            </w:pPr>
            <w:r>
              <w:t>Definition</w:t>
            </w:r>
          </w:p>
        </w:tc>
      </w:tr>
      <w:tr w:rsidR="001667A1" w:rsidTr="26FF2AD0" w14:paraId="25D0321D"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667A1" w:rsidR="001667A1" w:rsidP="001667A1" w:rsidRDefault="001667A1" w14:paraId="5CDBB097" w14:textId="07F5E042">
            <w:pPr>
              <w:pStyle w:val="NormalTable"/>
            </w:pPr>
            <w:r w:rsidRPr="001667A1">
              <w:t xml:space="preserve">Member </w:t>
            </w:r>
            <w:r w:rsidR="00FD1F93">
              <w:t>Identity</w:t>
            </w:r>
          </w:p>
        </w:tc>
        <w:tc>
          <w:tcPr>
            <w:tcW w:w="6349" w:type="dxa"/>
          </w:tcPr>
          <w:p w:rsidRPr="001667A1" w:rsidR="001667A1" w:rsidP="001667A1" w:rsidRDefault="001667A1" w14:paraId="731272EF" w14:textId="28512802">
            <w:pPr>
              <w:pStyle w:val="NormalTable"/>
            </w:pPr>
            <w:r w:rsidRPr="001667A1">
              <w:t>Information about the identifiers that have been assigned to uniquely identify a member.</w:t>
            </w:r>
          </w:p>
        </w:tc>
      </w:tr>
      <w:tr w:rsidR="001667A1" w:rsidTr="26FF2AD0" w14:paraId="33A7929C" w14:textId="77777777">
        <w:trPr>
          <w:trHeight w:val="300"/>
        </w:trPr>
        <w:tc>
          <w:tcPr>
            <w:tcW w:w="2814" w:type="dxa"/>
          </w:tcPr>
          <w:p w:rsidRPr="001667A1" w:rsidR="001667A1" w:rsidP="001667A1" w:rsidRDefault="001667A1" w14:paraId="3F1F3C9B" w14:textId="0E9140FB">
            <w:pPr>
              <w:pStyle w:val="NormalTable"/>
            </w:pPr>
            <w:r w:rsidRPr="001667A1">
              <w:t>Member Demographics</w:t>
            </w:r>
          </w:p>
        </w:tc>
        <w:tc>
          <w:tcPr>
            <w:tcW w:w="6349" w:type="dxa"/>
          </w:tcPr>
          <w:p w:rsidRPr="001667A1" w:rsidR="001667A1" w:rsidP="001667A1" w:rsidRDefault="33CCB6B8" w14:paraId="2C64D762" w14:textId="6BFEE0F0">
            <w:pPr>
              <w:pStyle w:val="NormalTable"/>
            </w:pPr>
            <w:r>
              <w:t xml:space="preserve">Information about the general characteristics of a member (e.g. Sex, Age, DOB, etc.) </w:t>
            </w:r>
          </w:p>
        </w:tc>
      </w:tr>
      <w:tr w:rsidR="00184770" w:rsidTr="26FF2AD0" w14:paraId="33324F98"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667A1" w:rsidR="00184770" w:rsidP="001667A1" w:rsidRDefault="00184770" w14:paraId="52BBC4CA" w14:textId="53B2FA50">
            <w:pPr>
              <w:pStyle w:val="NormalTable"/>
            </w:pPr>
            <w:r>
              <w:t xml:space="preserve">Member </w:t>
            </w:r>
            <w:r w:rsidR="00A827F7">
              <w:t>Assets</w:t>
            </w:r>
          </w:p>
        </w:tc>
        <w:tc>
          <w:tcPr>
            <w:tcW w:w="6349" w:type="dxa"/>
          </w:tcPr>
          <w:p w:rsidR="00184770" w:rsidP="001667A1" w:rsidRDefault="00A827F7" w14:paraId="08795EB1" w14:textId="7E8AE6CF">
            <w:pPr>
              <w:pStyle w:val="NormalTable"/>
            </w:pPr>
            <w:r>
              <w:t xml:space="preserve">Information about financial and personal resources that are owned by the member and used to determine member eligibility. </w:t>
            </w:r>
          </w:p>
        </w:tc>
      </w:tr>
      <w:tr w:rsidR="001667A1" w:rsidTr="26FF2AD0" w14:paraId="151C298D" w14:textId="77777777">
        <w:trPr>
          <w:trHeight w:val="300"/>
        </w:trPr>
        <w:tc>
          <w:tcPr>
            <w:tcW w:w="2814" w:type="dxa"/>
          </w:tcPr>
          <w:p w:rsidRPr="001667A1" w:rsidR="001667A1" w:rsidP="001667A1" w:rsidRDefault="001667A1" w14:paraId="3EB03381" w14:textId="2E6F7341">
            <w:pPr>
              <w:pStyle w:val="NormalTable"/>
            </w:pPr>
            <w:r w:rsidRPr="001667A1">
              <w:t xml:space="preserve">Member Financial Participation </w:t>
            </w:r>
          </w:p>
        </w:tc>
        <w:tc>
          <w:tcPr>
            <w:tcW w:w="6349" w:type="dxa"/>
          </w:tcPr>
          <w:p w:rsidRPr="001667A1" w:rsidR="001667A1" w:rsidP="001667A1" w:rsidRDefault="001667A1" w14:paraId="08B4A49F" w14:textId="53094925">
            <w:pPr>
              <w:pStyle w:val="NormalTable"/>
            </w:pPr>
            <w:r w:rsidRPr="001667A1">
              <w:t>Information about any cost-sharing arrangements that have been established for the member with the SMA as part of their eligibility and enrollment.</w:t>
            </w:r>
          </w:p>
        </w:tc>
      </w:tr>
      <w:tr w:rsidR="001667A1" w:rsidTr="26FF2AD0" w14:paraId="7A384284"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667A1" w:rsidR="001667A1" w:rsidP="001667A1" w:rsidRDefault="001667A1" w14:paraId="7472CC21" w14:textId="31B409A8">
            <w:pPr>
              <w:pStyle w:val="NormalTable"/>
            </w:pPr>
            <w:r w:rsidRPr="001667A1">
              <w:t xml:space="preserve">Member Screening and Assessment </w:t>
            </w:r>
          </w:p>
        </w:tc>
        <w:tc>
          <w:tcPr>
            <w:tcW w:w="6349" w:type="dxa"/>
          </w:tcPr>
          <w:p w:rsidRPr="00182809" w:rsidR="001667A1" w:rsidP="00182809" w:rsidRDefault="001667A1" w14:paraId="4075EEA3" w14:textId="67AC9547">
            <w:pPr>
              <w:pStyle w:val="NormalTable"/>
            </w:pPr>
            <w:r w:rsidRPr="00182809">
              <w:t>Information about the screening and assessment for certain health and behavioral health conditions to determine the appropriate health care benefits that are needed to support the member improve their health.</w:t>
            </w:r>
            <w:r w:rsidRPr="00182809" w:rsidR="00A827F7">
              <w:t xml:space="preserve"> (e.g. Pre Admission Screening Resident Review)</w:t>
            </w:r>
          </w:p>
          <w:p w:rsidRPr="00182809" w:rsidR="001667A1" w:rsidP="00182809" w:rsidRDefault="001667A1" w14:paraId="730DF9E2" w14:textId="62E32E59">
            <w:pPr>
              <w:pStyle w:val="NormalTable"/>
            </w:pPr>
          </w:p>
        </w:tc>
      </w:tr>
      <w:tr w:rsidR="001667A1" w:rsidTr="26FF2AD0" w14:paraId="1728E878" w14:textId="77777777">
        <w:trPr>
          <w:trHeight w:val="300"/>
        </w:trPr>
        <w:tc>
          <w:tcPr>
            <w:tcW w:w="2814" w:type="dxa"/>
          </w:tcPr>
          <w:p w:rsidRPr="001667A1" w:rsidR="001667A1" w:rsidP="001667A1" w:rsidRDefault="001667A1" w14:paraId="5B5CC60D" w14:textId="2C084F39">
            <w:pPr>
              <w:pStyle w:val="NormalTable"/>
            </w:pPr>
            <w:r w:rsidRPr="001667A1">
              <w:t>Member Eligibility</w:t>
            </w:r>
          </w:p>
        </w:tc>
        <w:tc>
          <w:tcPr>
            <w:tcW w:w="6349" w:type="dxa"/>
          </w:tcPr>
          <w:p w:rsidRPr="001667A1" w:rsidR="001667A1" w:rsidP="001667A1" w:rsidRDefault="001667A1" w14:paraId="1126C38E" w14:textId="4486E84F">
            <w:pPr>
              <w:pStyle w:val="NormalTable"/>
            </w:pPr>
            <w:r w:rsidRPr="001667A1">
              <w:t>Information about the application and eligibility determination of the member for an SMA administered program</w:t>
            </w:r>
            <w:r w:rsidR="007C22D7">
              <w:t xml:space="preserve"> and benefit package.</w:t>
            </w:r>
          </w:p>
        </w:tc>
      </w:tr>
      <w:tr w:rsidR="007C22D7" w:rsidTr="26FF2AD0" w14:paraId="1593E97D"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667A1" w:rsidR="007C22D7" w:rsidP="001667A1" w:rsidRDefault="007C22D7" w14:paraId="6B9C0C73" w14:textId="1FEB2684">
            <w:pPr>
              <w:pStyle w:val="NormalTable"/>
            </w:pPr>
            <w:r>
              <w:t>Member Enrollment</w:t>
            </w:r>
          </w:p>
        </w:tc>
        <w:tc>
          <w:tcPr>
            <w:tcW w:w="6349" w:type="dxa"/>
          </w:tcPr>
          <w:p w:rsidRPr="001667A1" w:rsidR="007C22D7" w:rsidP="001667A1" w:rsidRDefault="007C22D7" w14:paraId="5C9685B2" w14:textId="615820A4">
            <w:pPr>
              <w:pStyle w:val="NormalTable"/>
            </w:pPr>
            <w:r w:rsidRPr="001667A1">
              <w:t>Information about the enrollment of the member into a health plan.</w:t>
            </w:r>
          </w:p>
        </w:tc>
      </w:tr>
      <w:tr w:rsidR="001667A1" w:rsidTr="26FF2AD0" w14:paraId="6B67828A" w14:textId="77777777">
        <w:trPr>
          <w:trHeight w:val="300"/>
        </w:trPr>
        <w:tc>
          <w:tcPr>
            <w:tcW w:w="2814" w:type="dxa"/>
          </w:tcPr>
          <w:p w:rsidRPr="001667A1" w:rsidR="001667A1" w:rsidP="001667A1" w:rsidRDefault="001667A1" w14:paraId="176AFAD2" w14:textId="3B5F13FF">
            <w:pPr>
              <w:pStyle w:val="NormalTable"/>
            </w:pPr>
            <w:r w:rsidRPr="001667A1">
              <w:t>Member Contact</w:t>
            </w:r>
          </w:p>
        </w:tc>
        <w:tc>
          <w:tcPr>
            <w:tcW w:w="6349" w:type="dxa"/>
          </w:tcPr>
          <w:p w:rsidRPr="001667A1" w:rsidR="001667A1" w:rsidP="001667A1" w:rsidRDefault="001667A1" w14:paraId="7E24F8BE" w14:textId="0CB31541">
            <w:pPr>
              <w:pStyle w:val="NormalTable"/>
            </w:pPr>
            <w:r w:rsidRPr="001667A1">
              <w:t xml:space="preserve">Information about how to contact a member </w:t>
            </w:r>
          </w:p>
        </w:tc>
      </w:tr>
      <w:tr w:rsidR="001667A1" w:rsidTr="26FF2AD0" w14:paraId="2B5243D4"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667A1" w:rsidR="001667A1" w:rsidP="001667A1" w:rsidRDefault="001667A1" w14:paraId="7D07C929" w14:textId="2244C094">
            <w:pPr>
              <w:pStyle w:val="NormalTable"/>
            </w:pPr>
            <w:r w:rsidRPr="001667A1">
              <w:t xml:space="preserve">Member Consent </w:t>
            </w:r>
          </w:p>
        </w:tc>
        <w:tc>
          <w:tcPr>
            <w:tcW w:w="6349" w:type="dxa"/>
          </w:tcPr>
          <w:p w:rsidRPr="001667A1" w:rsidR="001667A1" w:rsidP="001667A1" w:rsidRDefault="001667A1" w14:paraId="2EBD32CA" w14:textId="12942324">
            <w:pPr>
              <w:pStyle w:val="NormalTable"/>
            </w:pPr>
            <w:r w:rsidRPr="001667A1">
              <w:t>Information about the consent given by the member to share their information.</w:t>
            </w:r>
          </w:p>
        </w:tc>
      </w:tr>
      <w:tr w:rsidR="001667A1" w:rsidTr="26FF2AD0" w14:paraId="7578C3F6" w14:textId="77777777">
        <w:trPr>
          <w:trHeight w:val="300"/>
        </w:trPr>
        <w:tc>
          <w:tcPr>
            <w:tcW w:w="2814" w:type="dxa"/>
          </w:tcPr>
          <w:p w:rsidRPr="001667A1" w:rsidR="001667A1" w:rsidP="001667A1" w:rsidRDefault="001667A1" w14:paraId="56764529" w14:textId="31E9C692">
            <w:pPr>
              <w:pStyle w:val="NormalTable"/>
            </w:pPr>
            <w:r w:rsidRPr="001667A1">
              <w:t>Member Grievance and Appeals</w:t>
            </w:r>
          </w:p>
        </w:tc>
        <w:tc>
          <w:tcPr>
            <w:tcW w:w="6349" w:type="dxa"/>
          </w:tcPr>
          <w:p w:rsidRPr="001667A1" w:rsidR="001667A1" w:rsidP="001667A1" w:rsidRDefault="001667A1" w14:paraId="124829D0" w14:textId="1BE4024C">
            <w:pPr>
              <w:pStyle w:val="NormalTable"/>
            </w:pPr>
            <w:r w:rsidRPr="001667A1">
              <w:t>Information about grievances and appeals that have been submitted on behalf of the member.</w:t>
            </w:r>
          </w:p>
        </w:tc>
      </w:tr>
      <w:tr w:rsidR="001667A1" w:rsidTr="26FF2AD0" w14:paraId="51D2D78F"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667A1" w:rsidR="001667A1" w:rsidP="001667A1" w:rsidRDefault="001667A1" w14:paraId="03A56F78" w14:textId="0422B52C">
            <w:pPr>
              <w:pStyle w:val="NormalTable"/>
            </w:pPr>
            <w:r w:rsidRPr="001667A1">
              <w:t>Member Relationships</w:t>
            </w:r>
          </w:p>
        </w:tc>
        <w:tc>
          <w:tcPr>
            <w:tcW w:w="6349" w:type="dxa"/>
          </w:tcPr>
          <w:p w:rsidRPr="001667A1" w:rsidR="001667A1" w:rsidP="001667A1" w:rsidRDefault="190479D4" w14:paraId="7CB1F361" w14:textId="44C0DBA9">
            <w:pPr>
              <w:pStyle w:val="NormalTable"/>
            </w:pPr>
            <w:r>
              <w:t>Information about the personal relationships associated with the member. (e.g. Children, Parents, Spouse, Responsible Party etc.)</w:t>
            </w:r>
          </w:p>
        </w:tc>
      </w:tr>
      <w:tr w:rsidR="001667A1" w:rsidTr="26FF2AD0" w14:paraId="2A5ABDBB" w14:textId="77777777">
        <w:trPr>
          <w:trHeight w:val="300"/>
        </w:trPr>
        <w:tc>
          <w:tcPr>
            <w:tcW w:w="2814" w:type="dxa"/>
          </w:tcPr>
          <w:p w:rsidRPr="001667A1" w:rsidR="001667A1" w:rsidP="001667A1" w:rsidRDefault="001667A1" w14:paraId="74985911" w14:textId="28104B11">
            <w:pPr>
              <w:pStyle w:val="NormalTable"/>
            </w:pPr>
            <w:r w:rsidRPr="001667A1">
              <w:t>Other Health Coverage</w:t>
            </w:r>
          </w:p>
        </w:tc>
        <w:tc>
          <w:tcPr>
            <w:tcW w:w="6349" w:type="dxa"/>
          </w:tcPr>
          <w:p w:rsidRPr="001667A1" w:rsidR="001667A1" w:rsidP="001667A1" w:rsidRDefault="001667A1" w14:paraId="139DDE02" w14:textId="2904C6DC">
            <w:pPr>
              <w:pStyle w:val="NormalTable"/>
            </w:pPr>
            <w:r w:rsidRPr="001667A1">
              <w:t>Information about other health coverage that the member has other than health coverage administered by the SMA. (e.g. Medicare, Private Health Insurance, etc.)</w:t>
            </w:r>
          </w:p>
        </w:tc>
      </w:tr>
      <w:tr w:rsidR="001667A1" w:rsidTr="26FF2AD0" w14:paraId="0C627DA9"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667A1" w:rsidR="001667A1" w:rsidP="001667A1" w:rsidRDefault="001667A1" w14:paraId="74417A5B" w14:textId="3C3593D9">
            <w:pPr>
              <w:pStyle w:val="NormalTable"/>
            </w:pPr>
            <w:r w:rsidRPr="001667A1">
              <w:t>Qualifying Conditions</w:t>
            </w:r>
          </w:p>
        </w:tc>
        <w:tc>
          <w:tcPr>
            <w:tcW w:w="6349" w:type="dxa"/>
          </w:tcPr>
          <w:p w:rsidRPr="001667A1" w:rsidR="001667A1" w:rsidP="001667A1" w:rsidRDefault="001667A1" w14:paraId="0EFFF4E4" w14:textId="1A51301F">
            <w:pPr>
              <w:pStyle w:val="NormalTable"/>
            </w:pPr>
            <w:r w:rsidRPr="001667A1">
              <w:t>Information about a member’s clinical and other social determinants of health.</w:t>
            </w:r>
            <w:r w:rsidR="00184770">
              <w:t>(e.g. Diagnosis, Work Requirements, Education, etc.)</w:t>
            </w:r>
          </w:p>
        </w:tc>
      </w:tr>
      <w:tr w:rsidR="001667A1" w:rsidTr="26FF2AD0" w14:paraId="027FAB05" w14:textId="77777777">
        <w:trPr>
          <w:trHeight w:val="300"/>
        </w:trPr>
        <w:tc>
          <w:tcPr>
            <w:tcW w:w="2814" w:type="dxa"/>
          </w:tcPr>
          <w:p w:rsidRPr="001667A1" w:rsidR="001667A1" w:rsidP="001667A1" w:rsidRDefault="2C49FCFD" w14:paraId="4BB54A8D" w14:textId="2723C1FD">
            <w:pPr>
              <w:pStyle w:val="NormalTable"/>
            </w:pPr>
            <w:commentRangeStart w:id="260"/>
            <w:r>
              <w:t xml:space="preserve">Member/Provider Affiliation </w:t>
            </w:r>
            <w:commentRangeEnd w:id="260"/>
            <w:r w:rsidRPr="001667A1" w:rsidR="001667A1">
              <w:rPr>
                <w:rStyle w:val="CommentReference"/>
                <w:sz w:val="20"/>
                <w:szCs w:val="24"/>
              </w:rPr>
              <w:commentReference w:id="260"/>
            </w:r>
          </w:p>
        </w:tc>
        <w:tc>
          <w:tcPr>
            <w:tcW w:w="6349" w:type="dxa"/>
          </w:tcPr>
          <w:p w:rsidRPr="001667A1" w:rsidR="001667A1" w:rsidP="001667A1" w:rsidRDefault="001667A1" w14:paraId="04F9E981" w14:textId="234A4C60">
            <w:pPr>
              <w:pStyle w:val="NormalTable"/>
            </w:pPr>
            <w:r w:rsidRPr="001667A1">
              <w:t>Information about the relationship between the member and a provider (e.g. Primary Care Physician)</w:t>
            </w:r>
          </w:p>
        </w:tc>
      </w:tr>
      <w:tr w:rsidR="00013F28" w:rsidTr="26FF2AD0" w14:paraId="6186518E"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2"/>
          </w:tcPr>
          <w:p w:rsidRPr="001667A1" w:rsidR="00013F28" w:rsidP="001667A1" w:rsidRDefault="26FF2AD0" w14:paraId="475D4E01" w14:textId="6FDA8887">
            <w:pPr>
              <w:pStyle w:val="NormalTable"/>
            </w:pPr>
            <w:r>
              <w:t xml:space="preserve">Relates To: </w:t>
            </w:r>
            <w:commentRangeStart w:id="261"/>
            <w:r>
              <w:t>Healthcare Delivery,</w:t>
            </w:r>
            <w:commentRangeEnd w:id="261"/>
            <w:r w:rsidR="00013F28">
              <w:rPr>
                <w:rStyle w:val="CommentReference"/>
                <w:sz w:val="20"/>
                <w:szCs w:val="24"/>
              </w:rPr>
              <w:commentReference w:id="261"/>
            </w:r>
            <w:r>
              <w:t xml:space="preserve"> Health Plan, Health Insurance Program, Healthcare Quality, Healthcare Payments; Communication</w:t>
            </w:r>
          </w:p>
        </w:tc>
      </w:tr>
    </w:tbl>
    <w:p w:rsidR="002361F6" w:rsidP="002361F6" w:rsidRDefault="002361F6" w14:paraId="6F2F0757" w14:textId="77777777">
      <w:pPr>
        <w:pStyle w:val="Heading2"/>
      </w:pPr>
      <w:bookmarkStart w:name="_Toc222506472" w:id="262"/>
      <w:r w:rsidRPr="00C37080">
        <w:t>Provider</w:t>
      </w:r>
      <w:r>
        <w:t xml:space="preserve"> Subject Area</w:t>
      </w:r>
      <w:bookmarkEnd w:id="262"/>
    </w:p>
    <w:p w:rsidR="0054037E" w:rsidP="0054037E" w:rsidRDefault="0054037E" w14:paraId="4E9700DD" w14:textId="469FD8CE">
      <w:r w:rsidRPr="0054037E">
        <w:t>Information about an individual’s/organization’s that have been determined eligible/enrolled to provide health care services to members enrolled in a health insurance program related health plan.</w:t>
      </w:r>
    </w:p>
    <w:p w:rsidR="002361F6" w:rsidP="002361F6" w:rsidRDefault="002361F6" w14:paraId="71A75CF2" w14:textId="12061F96">
      <w:pPr>
        <w:pStyle w:val="Heading3"/>
      </w:pPr>
      <w:r>
        <w:t xml:space="preserve">Provider </w:t>
      </w:r>
      <w:r w:rsidR="000E1F49">
        <w:t>Data</w:t>
      </w:r>
      <w:r w:rsidRPr="001434EE">
        <w:t xml:space="preserve"> Categories</w:t>
      </w:r>
    </w:p>
    <w:p w:rsidR="002361F6" w:rsidP="002361F6" w:rsidRDefault="0054037E" w14:paraId="3CA5AF4B" w14:textId="23971723">
      <w:r>
        <w:t xml:space="preserve">The following table identifies the data categories </w:t>
      </w:r>
      <w:r w:rsidR="00D63DDF">
        <w:t>for the</w:t>
      </w:r>
      <w:r>
        <w:t xml:space="preserve"> Provider Subject Area. </w:t>
      </w:r>
    </w:p>
    <w:p w:rsidR="0054037E" w:rsidP="0054037E" w:rsidRDefault="002361F6" w14:paraId="74B63BB9" w14:textId="45040E54">
      <w:pPr>
        <w:pStyle w:val="Caption"/>
      </w:pPr>
      <w:r>
        <w:t xml:space="preserve">Table </w:t>
      </w:r>
      <w:r>
        <w:fldChar w:fldCharType="begin"/>
      </w:r>
      <w:r>
        <w:instrText>SEQ Table \* ARABIC</w:instrText>
      </w:r>
      <w:r>
        <w:fldChar w:fldCharType="separate"/>
      </w:r>
      <w:r w:rsidR="00501226">
        <w:rPr>
          <w:noProof/>
        </w:rPr>
        <w:t>2</w:t>
      </w:r>
      <w:r>
        <w:fldChar w:fldCharType="end"/>
      </w:r>
      <w:r>
        <w:t xml:space="preserve"> – Provider </w:t>
      </w:r>
      <w:r w:rsidR="00D20039">
        <w:t xml:space="preserve">Data </w:t>
      </w:r>
      <w:r>
        <w:t>Categories</w:t>
      </w:r>
    </w:p>
    <w:tbl>
      <w:tblPr>
        <w:tblStyle w:val="GridTable4"/>
        <w:tblW w:w="4900" w:type="pct"/>
        <w:tblLook w:val="0420" w:firstRow="1" w:lastRow="0" w:firstColumn="0" w:lastColumn="0" w:noHBand="0" w:noVBand="1"/>
      </w:tblPr>
      <w:tblGrid>
        <w:gridCol w:w="2605"/>
        <w:gridCol w:w="6558"/>
      </w:tblGrid>
      <w:tr w:rsidR="0054037E" w:rsidTr="169815EF" w14:paraId="03182977" w14:textId="77777777">
        <w:trPr>
          <w:cnfStyle w:val="100000000000" w:firstRow="1" w:lastRow="0" w:firstColumn="0" w:lastColumn="0" w:oddVBand="0" w:evenVBand="0" w:oddHBand="0" w:evenHBand="0" w:firstRowFirstColumn="0" w:firstRowLastColumn="0" w:lastRowFirstColumn="0" w:lastRowLastColumn="0"/>
          <w:trHeight w:val="300"/>
          <w:tblHeader/>
        </w:trPr>
        <w:tc>
          <w:tcPr>
            <w:cnfStyle w:val="000000000000" w:firstRow="0" w:lastRow="0" w:firstColumn="0" w:lastColumn="0" w:oddVBand="0" w:evenVBand="0" w:oddHBand="0" w:evenHBand="0" w:firstRowFirstColumn="0" w:firstRowLastColumn="0" w:lastRowFirstColumn="0" w:lastRowLastColumn="0"/>
            <w:tcW w:w="2605" w:type="dxa"/>
            <w:tcMar/>
          </w:tcPr>
          <w:p w:rsidR="0054037E" w:rsidP="00511D52" w:rsidRDefault="004B1611" w14:paraId="1226E274" w14:textId="6608441B">
            <w:pPr>
              <w:pStyle w:val="HeaderTable"/>
            </w:pPr>
            <w:r>
              <w:t>Data Category</w:t>
            </w:r>
          </w:p>
        </w:tc>
        <w:tc>
          <w:tcPr>
            <w:cnfStyle w:val="000000000000" w:firstRow="0" w:lastRow="0" w:firstColumn="0" w:lastColumn="0" w:oddVBand="0" w:evenVBand="0" w:oddHBand="0" w:evenHBand="0" w:firstRowFirstColumn="0" w:firstRowLastColumn="0" w:lastRowFirstColumn="0" w:lastRowLastColumn="0"/>
            <w:tcW w:w="6558" w:type="dxa"/>
            <w:tcMar/>
          </w:tcPr>
          <w:p w:rsidR="0054037E" w:rsidP="00511D52" w:rsidRDefault="0054037E" w14:paraId="78CA4724" w14:textId="77777777">
            <w:pPr>
              <w:pStyle w:val="HeaderTable"/>
            </w:pPr>
            <w:r>
              <w:t>Definition</w:t>
            </w:r>
          </w:p>
        </w:tc>
      </w:tr>
      <w:tr w:rsidR="0054037E" w:rsidTr="169815EF" w14:paraId="4A96018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50FB7799" w14:textId="6EC3002C">
            <w:pPr>
              <w:pStyle w:val="NormalTable"/>
            </w:pPr>
            <w:r w:rsidRPr="0054037E">
              <w:t xml:space="preserve">Provider </w:t>
            </w:r>
            <w:r w:rsidR="00FD1F93">
              <w:t>Identit</w:t>
            </w:r>
            <w:r w:rsidR="005977CC">
              <w:t>y</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5A27F95B" w14:textId="77777777">
            <w:pPr>
              <w:pStyle w:val="NormalTable"/>
            </w:pPr>
            <w:r w:rsidRPr="0054037E">
              <w:t xml:space="preserve">Information about the identifiers that have been assigned to uniquely identify a provider. </w:t>
            </w:r>
          </w:p>
        </w:tc>
      </w:tr>
      <w:tr w:rsidR="0054037E" w:rsidTr="169815EF" w14:paraId="49F61F78" w14:textId="77777777">
        <w:trPr>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77C69B32" w14:textId="4919043C">
            <w:pPr>
              <w:pStyle w:val="NormalTable"/>
            </w:pPr>
            <w:commentRangeStart w:id="1842119754"/>
            <w:r w:rsidR="169815EF">
              <w:rPr/>
              <w:t>Provider Individual Demographic</w:t>
            </w:r>
            <w:commentRangeEnd w:id="1842119754"/>
            <w:r>
              <w:rPr>
                <w:rStyle w:val="CommentReference"/>
              </w:rPr>
              <w:commentReference w:id="1842119754"/>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193CBB9C" w14:textId="77777777">
            <w:pPr>
              <w:pStyle w:val="NormalTable"/>
            </w:pPr>
            <w:r w:rsidRPr="0054037E">
              <w:t xml:space="preserve">Information about an individual person that is assigned the unique provider identifier. </w:t>
            </w:r>
          </w:p>
        </w:tc>
      </w:tr>
      <w:tr w:rsidR="0054037E" w:rsidTr="169815EF" w14:paraId="397167F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02222998" w14:textId="5FC4451E">
            <w:pPr>
              <w:pStyle w:val="NormalTable"/>
            </w:pPr>
            <w:r w:rsidRPr="0054037E">
              <w:t>Provider Organization Demographic</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73A26E61" w14:textId="77777777">
            <w:pPr>
              <w:pStyle w:val="NormalTable"/>
            </w:pPr>
            <w:r w:rsidRPr="0054037E">
              <w:t xml:space="preserve">Information about an organization that is assigned the unique provider identifier. </w:t>
            </w:r>
          </w:p>
        </w:tc>
      </w:tr>
      <w:tr w:rsidR="0054037E" w:rsidTr="169815EF" w14:paraId="3EF483E2" w14:textId="77777777">
        <w:trPr>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4EAF4321" w14:textId="77777777">
            <w:pPr>
              <w:pStyle w:val="NormalTable"/>
            </w:pPr>
            <w:r w:rsidRPr="0054037E">
              <w:t>Provider Legal Entity</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34AF2A3F" w14:textId="77777777">
            <w:pPr>
              <w:pStyle w:val="NormalTable"/>
            </w:pPr>
            <w:r w:rsidRPr="0054037E">
              <w:t>Information about a company or organization that has legal rights and responsibilities that an individual provider is affiliated with (e.g. owner, member, staff, etc.)</w:t>
            </w:r>
          </w:p>
        </w:tc>
      </w:tr>
      <w:tr w:rsidR="0054037E" w:rsidTr="169815EF" w14:paraId="4F06534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682CB3" w:rsidR="0054037E" w:rsidP="0054037E" w:rsidRDefault="0054037E" w14:paraId="45745C81" w14:textId="199D7833">
            <w:pPr>
              <w:pStyle w:val="NormalTable"/>
            </w:pPr>
            <w:r w:rsidRPr="00682CB3">
              <w:t>Provider Enrollment</w:t>
            </w:r>
          </w:p>
        </w:tc>
        <w:tc>
          <w:tcPr>
            <w:cnfStyle w:val="000000000000" w:firstRow="0" w:lastRow="0" w:firstColumn="0" w:lastColumn="0" w:oddVBand="0" w:evenVBand="0" w:oddHBand="0" w:evenHBand="0" w:firstRowFirstColumn="0" w:firstRowLastColumn="0" w:lastRowFirstColumn="0" w:lastRowLastColumn="0"/>
            <w:tcW w:w="6558" w:type="dxa"/>
            <w:tcMar/>
          </w:tcPr>
          <w:p w:rsidRPr="00682CB3" w:rsidR="0054037E" w:rsidP="0054037E" w:rsidRDefault="00682CB3" w14:paraId="1C0D8DD1" w14:textId="376F0BA5">
            <w:pPr>
              <w:pStyle w:val="NormalTable"/>
            </w:pPr>
            <w:r>
              <w:t xml:space="preserve">Information about the enrollment of a provider to provide healthcare services to members enrolled into an SMA administered health insurance program. </w:t>
            </w:r>
          </w:p>
        </w:tc>
      </w:tr>
      <w:tr w:rsidR="00182809" w:rsidTr="169815EF" w14:paraId="624579D3" w14:textId="77777777">
        <w:trPr>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682CB3" w:rsidR="00182809" w:rsidP="0054037E" w:rsidRDefault="00182809" w14:paraId="48C46503" w14:textId="39018D52">
            <w:pPr>
              <w:pStyle w:val="NormalTable"/>
            </w:pPr>
            <w:r w:rsidRPr="00682CB3">
              <w:t xml:space="preserve">Provider </w:t>
            </w:r>
            <w:r w:rsidRPr="00682CB3" w:rsidR="00206C2B">
              <w:t>Eligibility</w:t>
            </w:r>
          </w:p>
        </w:tc>
        <w:tc>
          <w:tcPr>
            <w:cnfStyle w:val="000000000000" w:firstRow="0" w:lastRow="0" w:firstColumn="0" w:lastColumn="0" w:oddVBand="0" w:evenVBand="0" w:oddHBand="0" w:evenHBand="0" w:firstRowFirstColumn="0" w:firstRowLastColumn="0" w:lastRowFirstColumn="0" w:lastRowLastColumn="0"/>
            <w:tcW w:w="6558" w:type="dxa"/>
            <w:tcMar/>
          </w:tcPr>
          <w:p w:rsidRPr="00682CB3" w:rsidR="00182809" w:rsidP="0054037E" w:rsidRDefault="1FC90E58" w14:paraId="3163F1F1" w14:textId="415B7977">
            <w:pPr>
              <w:pStyle w:val="NormalTable"/>
            </w:pPr>
            <w:r>
              <w:t xml:space="preserve">Information about the screening determination of eligibility of a provider based on their </w:t>
            </w:r>
            <w:del w:author="Jeff Strand" w:date="2026-02-27T15:13:00Z" w:id="263">
              <w:r w:rsidDel="1FC90E58" w:rsidR="00682CB3">
                <w:delText xml:space="preserve"> </w:delText>
              </w:r>
            </w:del>
            <w:r>
              <w:t>qualifications to render health care services and receive payment under an SMA administered health insurance program.</w:t>
            </w:r>
          </w:p>
        </w:tc>
      </w:tr>
      <w:tr w:rsidR="0054037E" w:rsidTr="169815EF" w14:paraId="1D1D543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40B6C302" w14:textId="77777777">
            <w:pPr>
              <w:pStyle w:val="NormalTable"/>
            </w:pPr>
            <w:r w:rsidRPr="0054037E">
              <w:t>Provider Role</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3E63FE3E" w14:textId="7B7B8F49">
            <w:pPr>
              <w:pStyle w:val="NormalTable"/>
            </w:pPr>
            <w:r w:rsidRPr="0054037E">
              <w:t xml:space="preserve">Information about a specific set of roles, locations, specialties and services that a provider may perform at an organization for a defined </w:t>
            </w:r>
            <w:r w:rsidRPr="0054037E" w:rsidR="00305CA5">
              <w:t>period</w:t>
            </w:r>
            <w:r w:rsidRPr="0054037E">
              <w:t xml:space="preserve">. </w:t>
            </w:r>
          </w:p>
        </w:tc>
      </w:tr>
      <w:tr w:rsidR="0054037E" w:rsidTr="169815EF" w14:paraId="19433B66" w14:textId="77777777">
        <w:trPr>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093369BE" w14:textId="77777777">
            <w:pPr>
              <w:pStyle w:val="NormalTable"/>
            </w:pPr>
            <w:r w:rsidRPr="0054037E">
              <w:t>Provider Contact</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146C4943" w14:textId="6E9D36B4">
            <w:pPr>
              <w:pStyle w:val="NormalTable"/>
            </w:pPr>
            <w:r w:rsidRPr="0054037E">
              <w:t xml:space="preserve">Information about how to contact a provider. </w:t>
            </w:r>
          </w:p>
        </w:tc>
      </w:tr>
      <w:tr w:rsidR="0054037E" w:rsidTr="169815EF" w14:paraId="7870CD9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434A8A67" w14:textId="77777777">
            <w:pPr>
              <w:pStyle w:val="NormalTable"/>
            </w:pPr>
            <w:r w:rsidRPr="0054037E">
              <w:t>Provider Location</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1DAC5CCC" w14:textId="77777777">
            <w:pPr>
              <w:pStyle w:val="NormalTable"/>
            </w:pPr>
            <w:r w:rsidRPr="0054037E">
              <w:t xml:space="preserve">Information about a place where services are provided and resources and patients may be stored, found, contained or accommodated. </w:t>
            </w:r>
          </w:p>
        </w:tc>
      </w:tr>
      <w:tr w:rsidR="0054037E" w:rsidTr="169815EF" w14:paraId="733D0F5D" w14:textId="77777777">
        <w:trPr>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1A8CA8CC" w14:textId="77777777">
            <w:pPr>
              <w:pStyle w:val="NormalTable"/>
            </w:pPr>
            <w:r w:rsidRPr="0054037E">
              <w:t>Provider Qualification</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21346CC2" w14:textId="77777777">
            <w:pPr>
              <w:pStyle w:val="NormalTable"/>
            </w:pPr>
            <w:r w:rsidRPr="0054037E">
              <w:t xml:space="preserve">Information about the qualifications, certifications, accreditations, licensing, training, etc. that the provider has received pertaining to the delivery of care. </w:t>
            </w:r>
          </w:p>
        </w:tc>
      </w:tr>
      <w:tr w:rsidR="0054037E" w:rsidTr="169815EF" w14:paraId="0845AC1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6A2913D7" w14:textId="77777777">
            <w:pPr>
              <w:pStyle w:val="NormalTable"/>
            </w:pPr>
            <w:r w:rsidRPr="0054037E">
              <w:t>Provider Group Participation</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44EB0C5A" w14:textId="77777777">
            <w:pPr>
              <w:pStyle w:val="NormalTable"/>
            </w:pPr>
            <w:r w:rsidRPr="0054037E">
              <w:t xml:space="preserve">Information about the different provider groups that the provider participates in. </w:t>
            </w:r>
          </w:p>
        </w:tc>
      </w:tr>
      <w:tr w:rsidR="0054037E" w:rsidTr="169815EF" w14:paraId="6A4CCEE9" w14:textId="77777777">
        <w:trPr>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73E7CE90" w14:textId="1F2A220F">
            <w:pPr>
              <w:pStyle w:val="NormalTable"/>
            </w:pPr>
            <w:r w:rsidRPr="0054037E">
              <w:t xml:space="preserve">Provider Plan </w:t>
            </w:r>
            <w:r w:rsidR="00F32D17">
              <w:t>Affiliation</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1EEC4CD8" w14:textId="77777777">
            <w:pPr>
              <w:pStyle w:val="NormalTable"/>
            </w:pPr>
            <w:r w:rsidRPr="0054037E">
              <w:t xml:space="preserve">Information about the different health plans that the provider is a participant in. </w:t>
            </w:r>
          </w:p>
        </w:tc>
      </w:tr>
      <w:tr w:rsidR="0054037E" w:rsidTr="169815EF" w14:paraId="33318A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1FAAB5AF" w14:textId="77777777">
            <w:pPr>
              <w:pStyle w:val="NormalTable"/>
            </w:pPr>
            <w:r w:rsidRPr="0054037E">
              <w:t>Provider Grievance and Appeal</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7308C9C5" w14:textId="77777777">
            <w:pPr>
              <w:pStyle w:val="NormalTable"/>
            </w:pPr>
            <w:r w:rsidRPr="0054037E">
              <w:t xml:space="preserve">Information about grievances and appeals that have been submitted by the provider to the SMA. </w:t>
            </w:r>
          </w:p>
        </w:tc>
      </w:tr>
      <w:tr w:rsidR="0054037E" w:rsidTr="169815EF" w14:paraId="1D08E8D8" w14:textId="77777777">
        <w:trPr>
          <w:trHeight w:val="300"/>
        </w:trPr>
        <w:tc>
          <w:tcPr>
            <w:cnfStyle w:val="000000000000" w:firstRow="0" w:lastRow="0" w:firstColumn="0" w:lastColumn="0" w:oddVBand="0" w:evenVBand="0" w:oddHBand="0" w:evenHBand="0" w:firstRowFirstColumn="0" w:firstRowLastColumn="0" w:lastRowFirstColumn="0" w:lastRowLastColumn="0"/>
            <w:tcW w:w="2605" w:type="dxa"/>
            <w:tcMar/>
          </w:tcPr>
          <w:p w:rsidRPr="0054037E" w:rsidR="0054037E" w:rsidP="0054037E" w:rsidRDefault="0054037E" w14:paraId="0E9CD9A1" w14:textId="56BC5416">
            <w:pPr>
              <w:pStyle w:val="NormalTable"/>
            </w:pPr>
            <w:r w:rsidRPr="0054037E">
              <w:t>Provider Sanction</w:t>
            </w:r>
          </w:p>
        </w:tc>
        <w:tc>
          <w:tcPr>
            <w:cnfStyle w:val="000000000000" w:firstRow="0" w:lastRow="0" w:firstColumn="0" w:lastColumn="0" w:oddVBand="0" w:evenVBand="0" w:oddHBand="0" w:evenHBand="0" w:firstRowFirstColumn="0" w:firstRowLastColumn="0" w:lastRowFirstColumn="0" w:lastRowLastColumn="0"/>
            <w:tcW w:w="6558" w:type="dxa"/>
            <w:tcMar/>
          </w:tcPr>
          <w:p w:rsidRPr="0054037E" w:rsidR="0054037E" w:rsidP="0054037E" w:rsidRDefault="0054037E" w14:paraId="3255B4E1" w14:textId="77777777">
            <w:pPr>
              <w:pStyle w:val="NormalTable"/>
            </w:pPr>
            <w:r w:rsidRPr="0054037E">
              <w:t xml:space="preserve">Information about any sanctions that have been applied to the provider. </w:t>
            </w:r>
          </w:p>
        </w:tc>
      </w:tr>
      <w:tr w:rsidR="005B6309" w:rsidTr="169815EF" w14:paraId="325BFB8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0000000000" w:firstRow="0" w:lastRow="0" w:firstColumn="0" w:lastColumn="0" w:oddVBand="0" w:evenVBand="0" w:oddHBand="0" w:evenHBand="0" w:firstRowFirstColumn="0" w:firstRowLastColumn="0" w:lastRowFirstColumn="0" w:lastRowLastColumn="0"/>
            <w:tcW w:w="9163" w:type="dxa"/>
            <w:gridSpan w:val="2"/>
            <w:tcMar/>
          </w:tcPr>
          <w:p w:rsidRPr="00EC5BF0" w:rsidR="005B6309" w:rsidP="005B6309" w:rsidRDefault="1D0A5791" w14:paraId="5E838794" w14:textId="14B9BF71">
            <w:pPr>
              <w:pStyle w:val="NormalTable"/>
            </w:pPr>
            <w:r>
              <w:t xml:space="preserve">Relates To: </w:t>
            </w:r>
            <w:commentRangeStart w:id="264"/>
            <w:r>
              <w:t>Healthcare Delivery,</w:t>
            </w:r>
            <w:commentRangeEnd w:id="264"/>
            <w:r w:rsidR="005B6309">
              <w:rPr>
                <w:rStyle w:val="CommentReference"/>
                <w:sz w:val="20"/>
                <w:szCs w:val="24"/>
              </w:rPr>
              <w:commentReference w:id="264"/>
            </w:r>
            <w:r>
              <w:t xml:space="preserve"> Health Plan, Health Insurance Program, Healthcare Quality, Healthcare Payments; Organization; Communication</w:t>
            </w:r>
          </w:p>
        </w:tc>
      </w:tr>
    </w:tbl>
    <w:p w:rsidR="1739D3FE" w:rsidRDefault="1739D3FE" w14:paraId="1BA0FAD1" w14:textId="64F88A9A"/>
    <w:p w:rsidRPr="00F32D17" w:rsidR="000E1F49" w:rsidP="000E1F49" w:rsidRDefault="000E1F49" w14:paraId="0DCDCE5A" w14:textId="77777777">
      <w:pPr>
        <w:pStyle w:val="Heading2"/>
      </w:pPr>
      <w:bookmarkStart w:name="_Toc222506473" w:id="265"/>
      <w:r w:rsidRPr="00F32D17">
        <w:t>Organization Subject Area</w:t>
      </w:r>
      <w:bookmarkEnd w:id="265"/>
    </w:p>
    <w:p w:rsidRPr="00F32D17" w:rsidR="005B6309" w:rsidP="005B6309" w:rsidRDefault="005B6309" w14:paraId="2C333109" w14:textId="39FCD5B6">
      <w:r w:rsidRPr="00F32D17">
        <w:t xml:space="preserve">Information about internal agency components and external organizations that serve as business agents or partners in expanding access to quality health coverage and services and enabling coordinated care at lower cost. </w:t>
      </w:r>
    </w:p>
    <w:p w:rsidRPr="00F32D17" w:rsidR="000E1F49" w:rsidP="005B6309" w:rsidRDefault="000E1F49" w14:paraId="53071944" w14:textId="2C17E830">
      <w:pPr>
        <w:pStyle w:val="Heading3"/>
      </w:pPr>
      <w:r w:rsidRPr="00F32D17">
        <w:t>Organization Data Categories</w:t>
      </w:r>
    </w:p>
    <w:p w:rsidRPr="00F32D17" w:rsidR="005B6309" w:rsidP="005B6309" w:rsidRDefault="005B6309" w14:paraId="204EE874" w14:textId="4CFB38F9">
      <w:r w:rsidRPr="00F32D17">
        <w:t xml:space="preserve">The following table identifies the data categories for the Organization Subject Area. </w:t>
      </w:r>
    </w:p>
    <w:p w:rsidRPr="00F32D17" w:rsidR="000E1F49" w:rsidP="000E1F49" w:rsidRDefault="000E1F49" w14:paraId="718B5A1B" w14:textId="4934B291">
      <w:pPr>
        <w:pStyle w:val="Caption"/>
      </w:pPr>
      <w:r w:rsidRPr="00F32D17">
        <w:t xml:space="preserve">Table </w:t>
      </w:r>
      <w:r w:rsidRPr="00F32D17">
        <w:fldChar w:fldCharType="begin"/>
      </w:r>
      <w:r w:rsidRPr="00F32D17">
        <w:instrText>SEQ Table \* ARABIC</w:instrText>
      </w:r>
      <w:r w:rsidRPr="00F32D17">
        <w:fldChar w:fldCharType="separate"/>
      </w:r>
      <w:r w:rsidR="00501226">
        <w:rPr>
          <w:noProof/>
        </w:rPr>
        <w:t>3</w:t>
      </w:r>
      <w:r w:rsidRPr="00F32D17">
        <w:fldChar w:fldCharType="end"/>
      </w:r>
      <w:r w:rsidRPr="00F32D17">
        <w:t xml:space="preserve"> – Organization </w:t>
      </w:r>
      <w:r w:rsidRPr="00F32D17" w:rsidR="00D20039">
        <w:t xml:space="preserve">Data </w:t>
      </w:r>
      <w:r w:rsidRPr="00F32D17">
        <w:t>Categories</w:t>
      </w:r>
    </w:p>
    <w:tbl>
      <w:tblPr>
        <w:tblStyle w:val="GridTable4"/>
        <w:tblW w:w="4900" w:type="pct"/>
        <w:tblLook w:val="0420" w:firstRow="1" w:lastRow="0" w:firstColumn="0" w:lastColumn="0" w:noHBand="0" w:noVBand="1"/>
      </w:tblPr>
      <w:tblGrid>
        <w:gridCol w:w="2814"/>
        <w:gridCol w:w="6349"/>
      </w:tblGrid>
      <w:tr w:rsidRPr="00F32D17" w:rsidR="000E1F49" w:rsidTr="6AE393F0" w14:paraId="4FE1C6D7"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F32D17" w:rsidR="000E1F49" w:rsidP="00511D52" w:rsidRDefault="004B1611" w14:paraId="0A0CC056" w14:textId="65CCFD68">
            <w:pPr>
              <w:pStyle w:val="HeaderTable"/>
            </w:pPr>
            <w:r w:rsidRPr="00F32D17">
              <w:t>Data Category</w:t>
            </w:r>
          </w:p>
        </w:tc>
        <w:tc>
          <w:tcPr>
            <w:tcW w:w="6349" w:type="dxa"/>
          </w:tcPr>
          <w:p w:rsidRPr="00F32D17" w:rsidR="000E1F49" w:rsidP="00511D52" w:rsidRDefault="000E1F49" w14:paraId="263B66C1" w14:textId="77777777">
            <w:pPr>
              <w:pStyle w:val="HeaderTable"/>
            </w:pPr>
            <w:r w:rsidRPr="00F32D17">
              <w:t>Definition</w:t>
            </w:r>
          </w:p>
        </w:tc>
      </w:tr>
      <w:tr w:rsidRPr="00F32D17" w:rsidR="005B6309" w:rsidTr="6AE393F0" w14:paraId="341E2BE2"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F32D17" w:rsidR="005B6309" w:rsidP="005B6309" w:rsidRDefault="005B6309" w14:paraId="2395FFF2" w14:textId="796DB52D">
            <w:pPr>
              <w:pStyle w:val="NormalTable"/>
            </w:pPr>
            <w:r w:rsidRPr="00F32D17">
              <w:t xml:space="preserve">Organization </w:t>
            </w:r>
            <w:r w:rsidRPr="00F32D17" w:rsidR="00FD1F93">
              <w:t>Identity</w:t>
            </w:r>
          </w:p>
        </w:tc>
        <w:tc>
          <w:tcPr>
            <w:tcW w:w="6349" w:type="dxa"/>
          </w:tcPr>
          <w:p w:rsidRPr="00F32D17" w:rsidR="005B6309" w:rsidP="005B6309" w:rsidRDefault="005B6309" w14:paraId="4C88B896" w14:textId="65971B13">
            <w:pPr>
              <w:pStyle w:val="NormalTable"/>
            </w:pPr>
            <w:r w:rsidRPr="00F32D17">
              <w:t xml:space="preserve">Information about the identifiers that have been assigned to uniquely identify the organization. </w:t>
            </w:r>
          </w:p>
        </w:tc>
      </w:tr>
      <w:tr w:rsidRPr="00F32D17" w:rsidR="005B6309" w:rsidTr="6AE393F0" w14:paraId="5FABA00B" w14:textId="77777777">
        <w:trPr>
          <w:trHeight w:val="300"/>
        </w:trPr>
        <w:tc>
          <w:tcPr>
            <w:tcW w:w="2814" w:type="dxa"/>
          </w:tcPr>
          <w:p w:rsidRPr="00B74FF9" w:rsidR="005B6309" w:rsidP="005B6309" w:rsidRDefault="005B6309" w14:paraId="04864B55" w14:textId="174F42A4">
            <w:pPr>
              <w:pStyle w:val="NormalTable"/>
            </w:pPr>
            <w:r w:rsidRPr="00B74FF9">
              <w:t>Organization Demographic</w:t>
            </w:r>
          </w:p>
        </w:tc>
        <w:tc>
          <w:tcPr>
            <w:tcW w:w="6349" w:type="dxa"/>
          </w:tcPr>
          <w:p w:rsidRPr="00B74FF9" w:rsidR="005B6309" w:rsidP="005B6309" w:rsidRDefault="005B6309" w14:paraId="2F04A145" w14:textId="127A3EFA">
            <w:pPr>
              <w:pStyle w:val="NormalTable"/>
            </w:pPr>
            <w:r w:rsidRPr="00B74FF9">
              <w:t>Information about an organization including information such</w:t>
            </w:r>
            <w:r w:rsidR="00206C2B">
              <w:t xml:space="preserve"> </w:t>
            </w:r>
            <w:r w:rsidRPr="00B74FF9">
              <w:t xml:space="preserve">as </w:t>
            </w:r>
            <w:r w:rsidR="00206C2B">
              <w:t>for profit status</w:t>
            </w:r>
            <w:r w:rsidRPr="00B74FF9">
              <w:t xml:space="preserve">, etc. </w:t>
            </w:r>
          </w:p>
        </w:tc>
      </w:tr>
      <w:tr w:rsidRPr="00F32D17" w:rsidR="005B6309" w:rsidTr="6AE393F0" w14:paraId="2876EB9F"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F32D17" w:rsidR="005B6309" w:rsidP="005B6309" w:rsidRDefault="005B6309" w14:paraId="5627A6E1" w14:textId="3FD480B5">
            <w:pPr>
              <w:pStyle w:val="NormalTable"/>
            </w:pPr>
            <w:r w:rsidRPr="00F32D17">
              <w:t xml:space="preserve">Organization </w:t>
            </w:r>
            <w:r w:rsidR="00B74FF9">
              <w:t xml:space="preserve">Location &amp; </w:t>
            </w:r>
            <w:r w:rsidRPr="00F32D17">
              <w:t>Contact</w:t>
            </w:r>
          </w:p>
        </w:tc>
        <w:tc>
          <w:tcPr>
            <w:tcW w:w="6349" w:type="dxa"/>
          </w:tcPr>
          <w:p w:rsidRPr="00F32D17" w:rsidR="005B6309" w:rsidP="005B6309" w:rsidRDefault="005B6309" w14:paraId="4A39DA42" w14:textId="529D8972">
            <w:pPr>
              <w:pStyle w:val="NormalTable"/>
            </w:pPr>
            <w:r w:rsidRPr="00F32D17">
              <w:t xml:space="preserve">Information about how to contact an organization. </w:t>
            </w:r>
          </w:p>
        </w:tc>
      </w:tr>
      <w:tr w:rsidRPr="00F32D17" w:rsidR="005B6309" w:rsidTr="6AE393F0" w14:paraId="75E80D67" w14:textId="77777777">
        <w:trPr>
          <w:trHeight w:val="300"/>
        </w:trPr>
        <w:tc>
          <w:tcPr>
            <w:tcW w:w="2814" w:type="dxa"/>
          </w:tcPr>
          <w:p w:rsidRPr="00F32D17" w:rsidR="005B6309" w:rsidP="005B6309" w:rsidRDefault="005B6309" w14:paraId="1BA110CD" w14:textId="5BCB0A19">
            <w:pPr>
              <w:pStyle w:val="NormalTable"/>
            </w:pPr>
            <w:r w:rsidRPr="00F32D17">
              <w:t>Organization Agreement</w:t>
            </w:r>
          </w:p>
        </w:tc>
        <w:tc>
          <w:tcPr>
            <w:tcW w:w="6349" w:type="dxa"/>
          </w:tcPr>
          <w:p w:rsidRPr="00F32D17" w:rsidR="005B6309" w:rsidP="005B6309" w:rsidRDefault="005B6309" w14:paraId="0D0E3A87" w14:textId="07AAACDE">
            <w:pPr>
              <w:pStyle w:val="NormalTable"/>
            </w:pPr>
            <w:r w:rsidRPr="00F32D17">
              <w:t>Information about the contracts/agreements that have been established between the organization and the SM</w:t>
            </w:r>
            <w:r w:rsidR="003632C0">
              <w:t xml:space="preserve">A or other stakeholders. </w:t>
            </w:r>
            <w:r w:rsidRPr="00F32D17">
              <w:t xml:space="preserve"> </w:t>
            </w:r>
          </w:p>
        </w:tc>
      </w:tr>
      <w:tr w:rsidRPr="00F32D17" w:rsidR="005B6309" w:rsidTr="6AE393F0" w14:paraId="29A1100B"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F32D17" w:rsidR="005B6309" w:rsidP="005B6309" w:rsidRDefault="005B6309" w14:paraId="45020913" w14:textId="58999DB5">
            <w:pPr>
              <w:pStyle w:val="NormalTable"/>
            </w:pPr>
            <w:r w:rsidRPr="00F32D17">
              <w:t>Organization Affiliation</w:t>
            </w:r>
          </w:p>
        </w:tc>
        <w:tc>
          <w:tcPr>
            <w:tcW w:w="6349" w:type="dxa"/>
          </w:tcPr>
          <w:p w:rsidRPr="00F32D17" w:rsidR="005B6309" w:rsidP="005B6309" w:rsidRDefault="5FC137FD" w14:paraId="7A22F1BE" w14:textId="18440691">
            <w:pPr>
              <w:pStyle w:val="NormalTable"/>
            </w:pPr>
            <w:r w:rsidRPr="00F32D17">
              <w:t>Information about the organization and affiliations with other organizations, programs, plans, etc.</w:t>
            </w:r>
          </w:p>
        </w:tc>
      </w:tr>
      <w:tr w:rsidRPr="00F32D17" w:rsidR="005B6309" w:rsidTr="6AE393F0" w14:paraId="02063EA6" w14:textId="77777777">
        <w:trPr>
          <w:trHeight w:val="300"/>
        </w:trPr>
        <w:tc>
          <w:tcPr>
            <w:tcW w:w="2814" w:type="dxa"/>
          </w:tcPr>
          <w:p w:rsidRPr="00F32D17" w:rsidR="005B6309" w:rsidP="005B6309" w:rsidRDefault="005B6309" w14:paraId="2144366B" w14:textId="639CA350">
            <w:pPr>
              <w:pStyle w:val="NormalTable"/>
            </w:pPr>
            <w:r w:rsidRPr="00F32D17">
              <w:t>Organization Financial</w:t>
            </w:r>
          </w:p>
        </w:tc>
        <w:tc>
          <w:tcPr>
            <w:tcW w:w="6349" w:type="dxa"/>
          </w:tcPr>
          <w:p w:rsidRPr="00F32D17" w:rsidR="005B6309" w:rsidP="005B6309" w:rsidRDefault="5FC137FD" w14:paraId="50E87CBD" w14:textId="0B322B5A">
            <w:pPr>
              <w:pStyle w:val="NormalTable"/>
            </w:pPr>
            <w:r w:rsidRPr="00F32D17">
              <w:t>Information about the financial qualification and relationship between the organization and the SMA.</w:t>
            </w:r>
          </w:p>
        </w:tc>
      </w:tr>
      <w:tr w:rsidRPr="00F32D17" w:rsidR="005B6309" w:rsidTr="6AE393F0" w14:paraId="24D18E24"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F32D17" w:rsidR="005B6309" w:rsidP="005B6309" w:rsidRDefault="005B6309" w14:paraId="5C621DBB" w14:textId="1EB5D5C4">
            <w:pPr>
              <w:pStyle w:val="NormalTable"/>
            </w:pPr>
            <w:r w:rsidRPr="00F32D17">
              <w:t>Organization Classification</w:t>
            </w:r>
          </w:p>
        </w:tc>
        <w:tc>
          <w:tcPr>
            <w:tcW w:w="6349" w:type="dxa"/>
          </w:tcPr>
          <w:p w:rsidRPr="00F32D17" w:rsidR="005B6309" w:rsidP="005B6309" w:rsidRDefault="005B6309" w14:paraId="3B1B63D4" w14:textId="40D69147">
            <w:pPr>
              <w:pStyle w:val="NormalTable"/>
            </w:pPr>
            <w:r w:rsidRPr="00F32D17">
              <w:t>Information that describes the type of industries that describes what the organization provides based on its mission and services. (e.g. NAICS Code)</w:t>
            </w:r>
          </w:p>
        </w:tc>
      </w:tr>
      <w:tr w:rsidRPr="00E368DE" w:rsidR="005B6309" w:rsidTr="6AE393F0" w14:paraId="2937D308" w14:textId="77777777">
        <w:trPr>
          <w:trHeight w:val="300"/>
        </w:trPr>
        <w:tc>
          <w:tcPr>
            <w:tcW w:w="2814" w:type="dxa"/>
          </w:tcPr>
          <w:p w:rsidRPr="00F32D17" w:rsidR="005B6309" w:rsidP="005B6309" w:rsidRDefault="005B6309" w14:paraId="3D0D55FB" w14:textId="3BE72E18">
            <w:pPr>
              <w:pStyle w:val="NormalTable"/>
            </w:pPr>
            <w:r w:rsidRPr="00F32D17">
              <w:t>Organization Qualification</w:t>
            </w:r>
          </w:p>
        </w:tc>
        <w:tc>
          <w:tcPr>
            <w:tcW w:w="6349" w:type="dxa"/>
          </w:tcPr>
          <w:p w:rsidRPr="00F32D17" w:rsidR="005B6309" w:rsidP="005B6309" w:rsidRDefault="005B6309" w14:paraId="43A843A4" w14:textId="2EE02783">
            <w:pPr>
              <w:pStyle w:val="NormalTable"/>
            </w:pPr>
            <w:r w:rsidRPr="00F32D17">
              <w:t xml:space="preserve">Information about the qualification of the organization to participate with the SMA. </w:t>
            </w:r>
          </w:p>
        </w:tc>
      </w:tr>
      <w:tr w:rsidRPr="00E368DE" w:rsidR="005B6309" w:rsidTr="6AE393F0" w14:paraId="4BDA6252"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F32D17" w:rsidR="005B6309" w:rsidP="005B6309" w:rsidRDefault="005B6309" w14:paraId="2109C13B" w14:textId="6858896E">
            <w:pPr>
              <w:pStyle w:val="NormalTable"/>
            </w:pPr>
            <w:r w:rsidRPr="00F32D17">
              <w:t>Organization Grievance &amp; Appeal</w:t>
            </w:r>
          </w:p>
        </w:tc>
        <w:tc>
          <w:tcPr>
            <w:tcW w:w="6349" w:type="dxa"/>
          </w:tcPr>
          <w:p w:rsidRPr="00F32D17" w:rsidR="005B6309" w:rsidP="005B6309" w:rsidRDefault="005B6309" w14:paraId="0E46C403" w14:textId="279D2DAF">
            <w:pPr>
              <w:pStyle w:val="NormalTable"/>
            </w:pPr>
            <w:r w:rsidRPr="00F32D17">
              <w:t xml:space="preserve">Information about grievances and appeals that have either been filed by or about an organization. </w:t>
            </w:r>
          </w:p>
        </w:tc>
      </w:tr>
      <w:tr w:rsidRPr="00E368DE" w:rsidR="005B6309" w:rsidTr="6AE393F0" w14:paraId="486CA767" w14:textId="77777777">
        <w:trPr>
          <w:trHeight w:val="300"/>
        </w:trPr>
        <w:tc>
          <w:tcPr>
            <w:tcW w:w="2814" w:type="dxa"/>
          </w:tcPr>
          <w:p w:rsidRPr="00F32D17" w:rsidR="005B6309" w:rsidP="005B6309" w:rsidRDefault="005B6309" w14:paraId="7539FDD6" w14:textId="0E54D0AD">
            <w:pPr>
              <w:pStyle w:val="NormalTable"/>
            </w:pPr>
            <w:r w:rsidRPr="00F32D17">
              <w:t xml:space="preserve">Organization </w:t>
            </w:r>
            <w:r w:rsidR="003632C0">
              <w:t>Pe</w:t>
            </w:r>
            <w:r w:rsidR="00DB50E6">
              <w:t>rson</w:t>
            </w:r>
            <w:r w:rsidR="003632C0">
              <w:t xml:space="preserve"> Affiliation</w:t>
            </w:r>
          </w:p>
        </w:tc>
        <w:tc>
          <w:tcPr>
            <w:tcW w:w="6349" w:type="dxa"/>
          </w:tcPr>
          <w:p w:rsidRPr="00F32D17" w:rsidR="005B6309" w:rsidP="005B6309" w:rsidRDefault="005B6309" w14:paraId="4CCBFB18" w14:textId="7A3B2D46">
            <w:pPr>
              <w:pStyle w:val="NormalTable"/>
            </w:pPr>
            <w:commentRangeStart w:id="266"/>
            <w:r w:rsidRPr="00F32D17">
              <w:t>Information about the staff members that work for the org</w:t>
            </w:r>
            <w:commentRangeEnd w:id="266"/>
            <w:r w:rsidRPr="00F32D17" w:rsidR="003632C0">
              <w:rPr>
                <w:rStyle w:val="CommentReference"/>
                <w:sz w:val="20"/>
                <w:szCs w:val="24"/>
              </w:rPr>
              <w:commentReference w:id="266"/>
            </w:r>
            <w:r w:rsidRPr="00F32D17">
              <w:t xml:space="preserve">anization. </w:t>
            </w:r>
          </w:p>
        </w:tc>
      </w:tr>
      <w:tr w:rsidRPr="00E368DE" w:rsidR="00206C2B" w:rsidTr="6AE393F0" w14:paraId="5EAAF20C"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F32D17" w:rsidR="00206C2B" w:rsidP="005B6309" w:rsidRDefault="00206C2B" w14:paraId="6C83CC24" w14:textId="398C0325">
            <w:pPr>
              <w:pStyle w:val="NormalTable"/>
            </w:pPr>
            <w:r>
              <w:t>Organization Sanction</w:t>
            </w:r>
          </w:p>
        </w:tc>
        <w:tc>
          <w:tcPr>
            <w:tcW w:w="6349" w:type="dxa"/>
          </w:tcPr>
          <w:p w:rsidRPr="00F32D17" w:rsidR="00206C2B" w:rsidP="005B6309" w:rsidRDefault="00206C2B" w14:paraId="173B72AC" w14:textId="77777777">
            <w:pPr>
              <w:pStyle w:val="NormalTable"/>
            </w:pPr>
          </w:p>
        </w:tc>
      </w:tr>
      <w:tr w:rsidRPr="00E368DE" w:rsidR="00013F28" w:rsidTr="6AE393F0" w14:paraId="5AF55A7E" w14:textId="77777777">
        <w:trPr>
          <w:trHeight w:val="300"/>
        </w:trPr>
        <w:tc>
          <w:tcPr>
            <w:tcW w:w="9163" w:type="dxa"/>
            <w:gridSpan w:val="2"/>
          </w:tcPr>
          <w:p w:rsidRPr="00E368DE" w:rsidR="00013F28" w:rsidP="005B6309" w:rsidRDefault="6AE393F0" w14:paraId="724BA492" w14:textId="5D8AB289">
            <w:pPr>
              <w:pStyle w:val="NormalTable"/>
            </w:pPr>
            <w:r>
              <w:t xml:space="preserve">Relates To: </w:t>
            </w:r>
            <w:commentRangeStart w:id="267"/>
            <w:r>
              <w:t>Healthcare Delivery,</w:t>
            </w:r>
            <w:commentRangeEnd w:id="267"/>
            <w:r w:rsidR="00013F28">
              <w:rPr>
                <w:rStyle w:val="CommentReference"/>
                <w:sz w:val="20"/>
                <w:szCs w:val="24"/>
              </w:rPr>
              <w:commentReference w:id="267"/>
            </w:r>
            <w:r>
              <w:t xml:space="preserve"> Health Plan, Health Insurance Program, Healthcare Quality, Healthcare Payments, Provider, Communication</w:t>
            </w:r>
          </w:p>
        </w:tc>
      </w:tr>
    </w:tbl>
    <w:p w:rsidRPr="00CD0FD1" w:rsidR="00062C3F" w:rsidP="66049FB7" w:rsidRDefault="66049FB7" w14:paraId="6D7777FE" w14:textId="1814F3A4">
      <w:pPr>
        <w:pStyle w:val="Heading2"/>
      </w:pPr>
      <w:bookmarkStart w:name="_Toc222506474" w:id="268"/>
      <w:commentRangeStart w:id="269"/>
      <w:r>
        <w:t xml:space="preserve">Health Insurance </w:t>
      </w:r>
      <w:commentRangeEnd w:id="269"/>
      <w:r w:rsidR="00206C2B">
        <w:rPr>
          <w:rStyle w:val="CommentReference"/>
          <w:sz w:val="28"/>
          <w:szCs w:val="32"/>
        </w:rPr>
        <w:commentReference w:id="269"/>
      </w:r>
      <w:r>
        <w:t>Program Subject Area</w:t>
      </w:r>
      <w:bookmarkEnd w:id="268"/>
    </w:p>
    <w:p w:rsidRPr="00CD0FD1" w:rsidR="0054037E" w:rsidP="66049FB7" w:rsidRDefault="75FACC7F" w14:paraId="5852FFC0" w14:textId="686FC92B">
      <w:r>
        <w:t xml:space="preserve">Information about sets of legislatively authorized health benefits and services for eligible populations. It includes regulations, policies, coverage options, financing and oversight responsibilities to administer healthcare delivery for qualifying populations.  </w:t>
      </w:r>
    </w:p>
    <w:p w:rsidRPr="00CD0FD1" w:rsidR="00DB314B" w:rsidP="66049FB7" w:rsidRDefault="66049FB7" w14:paraId="0B5A674B" w14:textId="4A2B0172">
      <w:pPr>
        <w:pStyle w:val="Heading3"/>
      </w:pPr>
      <w:r>
        <w:t>Health Insurance Program Data Categories</w:t>
      </w:r>
    </w:p>
    <w:p w:rsidRPr="00CD0FD1" w:rsidR="00DB314B" w:rsidP="66049FB7" w:rsidRDefault="66049FB7" w14:paraId="26395F78" w14:textId="7186197E">
      <w:r>
        <w:t xml:space="preserve">The following table identifies the data categories for the health information program subject area. </w:t>
      </w:r>
    </w:p>
    <w:p w:rsidRPr="00CD0FD1" w:rsidR="00DB314B" w:rsidP="66049FB7" w:rsidRDefault="66049FB7" w14:paraId="0210536B" w14:textId="3250942E">
      <w:pPr>
        <w:pStyle w:val="Caption"/>
      </w:pPr>
      <w:r w:rsidRPr="00682CB3">
        <w:t xml:space="preserve">Table </w:t>
      </w:r>
      <w:r w:rsidRPr="00682CB3" w:rsidR="7723DE44">
        <w:fldChar w:fldCharType="begin"/>
      </w:r>
      <w:r w:rsidRPr="00682CB3" w:rsidR="7723DE44">
        <w:instrText>SEQ Table \* ARABIC</w:instrText>
      </w:r>
      <w:r w:rsidRPr="00682CB3" w:rsidR="7723DE44">
        <w:fldChar w:fldCharType="separate"/>
      </w:r>
      <w:r w:rsidR="00501226">
        <w:rPr>
          <w:noProof/>
        </w:rPr>
        <w:t>4</w:t>
      </w:r>
      <w:r w:rsidRPr="00682CB3" w:rsidR="7723DE44">
        <w:fldChar w:fldCharType="end"/>
      </w:r>
      <w:r w:rsidRPr="00682CB3">
        <w:t xml:space="preserve"> – Health Insurance</w:t>
      </w:r>
      <w:r>
        <w:t xml:space="preserve"> Program Data Categories</w:t>
      </w:r>
    </w:p>
    <w:tbl>
      <w:tblPr>
        <w:tblStyle w:val="GridTable4"/>
        <w:tblW w:w="4900" w:type="pct"/>
        <w:tblLook w:val="0420" w:firstRow="1" w:lastRow="0" w:firstColumn="0" w:lastColumn="0" w:noHBand="0" w:noVBand="1"/>
      </w:tblPr>
      <w:tblGrid>
        <w:gridCol w:w="2814"/>
        <w:gridCol w:w="6349"/>
      </w:tblGrid>
      <w:tr w:rsidRPr="00CD0FD1" w:rsidR="00DB314B" w:rsidTr="37808EF7" w14:paraId="6019C72F"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CD0FD1" w:rsidR="00DB314B" w:rsidP="66049FB7" w:rsidRDefault="66049FB7" w14:paraId="475CD4A9" w14:textId="34E81AD9">
            <w:pPr>
              <w:pStyle w:val="HeaderTable"/>
            </w:pPr>
            <w:r>
              <w:t>Data Category</w:t>
            </w:r>
          </w:p>
        </w:tc>
        <w:tc>
          <w:tcPr>
            <w:tcW w:w="6349" w:type="dxa"/>
          </w:tcPr>
          <w:p w:rsidRPr="00CD0FD1" w:rsidR="00DB314B" w:rsidP="66049FB7" w:rsidRDefault="66049FB7" w14:paraId="4F57385A" w14:textId="77777777">
            <w:pPr>
              <w:pStyle w:val="HeaderTable"/>
            </w:pPr>
            <w:r>
              <w:t>Definition</w:t>
            </w:r>
          </w:p>
        </w:tc>
      </w:tr>
      <w:tr w:rsidRPr="00CD0FD1" w:rsidR="000E1F49" w:rsidTr="37808EF7" w14:paraId="4B06BEFC"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CD0FD1" w:rsidR="000E1F49" w:rsidP="40485E53" w:rsidRDefault="40485E53" w14:paraId="57FB44E4" w14:textId="3EE1A602">
            <w:pPr>
              <w:pStyle w:val="NormalTable"/>
              <w:rPr>
                <w:rFonts w:eastAsia="Segoe UI Light" w:cs="Segoe UI Light"/>
                <w:szCs w:val="20"/>
              </w:rPr>
            </w:pPr>
            <w:r w:rsidRPr="40485E53">
              <w:rPr>
                <w:rFonts w:eastAsia="Segoe UI Light" w:cs="Segoe UI Light"/>
                <w:szCs w:val="20"/>
              </w:rPr>
              <w:t>Program Identity</w:t>
            </w:r>
          </w:p>
        </w:tc>
        <w:tc>
          <w:tcPr>
            <w:tcW w:w="6349" w:type="dxa"/>
          </w:tcPr>
          <w:p w:rsidRPr="00CD0FD1" w:rsidR="000E1F49" w:rsidP="40485E53" w:rsidRDefault="40485E53" w14:paraId="5D8ED178" w14:textId="74E7CCFB">
            <w:pPr>
              <w:pStyle w:val="NormalTable"/>
              <w:rPr>
                <w:rFonts w:eastAsia="Segoe UI Light" w:cs="Segoe UI Light"/>
                <w:szCs w:val="20"/>
              </w:rPr>
            </w:pPr>
            <w:r w:rsidRPr="40485E53">
              <w:rPr>
                <w:rFonts w:eastAsia="Segoe UI Light" w:cs="Segoe UI Light"/>
                <w:szCs w:val="20"/>
              </w:rPr>
              <w:t>Information about identifiers that have been assigned to uniquely identify a specific health insurance program.</w:t>
            </w:r>
          </w:p>
        </w:tc>
      </w:tr>
      <w:tr w:rsidRPr="00CD0FD1" w:rsidR="000E1F49" w:rsidTr="37808EF7" w14:paraId="694C2396" w14:textId="77777777">
        <w:trPr>
          <w:trHeight w:val="300"/>
        </w:trPr>
        <w:tc>
          <w:tcPr>
            <w:tcW w:w="2814" w:type="dxa"/>
          </w:tcPr>
          <w:p w:rsidR="66049FB7" w:rsidP="40485E53" w:rsidRDefault="40485E53" w14:paraId="69B0758D" w14:textId="00512996">
            <w:pPr>
              <w:rPr>
                <w:rFonts w:ascii="Segoe UI Light" w:hAnsi="Segoe UI Light" w:eastAsia="Segoe UI Light" w:cs="Segoe UI Light"/>
                <w:color w:val="000000" w:themeColor="text1"/>
                <w:sz w:val="20"/>
                <w:szCs w:val="20"/>
              </w:rPr>
            </w:pPr>
            <w:r w:rsidRPr="40485E53">
              <w:rPr>
                <w:rFonts w:ascii="Segoe UI Light" w:hAnsi="Segoe UI Light" w:eastAsia="Segoe UI Light" w:cs="Segoe UI Light"/>
                <w:color w:val="000000" w:themeColor="text1"/>
                <w:sz w:val="20"/>
                <w:szCs w:val="20"/>
              </w:rPr>
              <w:t xml:space="preserve">Program </w:t>
            </w:r>
            <w:commentRangeStart w:id="270"/>
            <w:r w:rsidR="00565D11">
              <w:rPr>
                <w:rFonts w:ascii="Segoe UI Light" w:hAnsi="Segoe UI Light" w:eastAsia="Segoe UI Light" w:cs="Segoe UI Light"/>
                <w:color w:val="000000" w:themeColor="text1"/>
                <w:sz w:val="20"/>
                <w:szCs w:val="20"/>
              </w:rPr>
              <w:t>Performance</w:t>
            </w:r>
            <w:commentRangeEnd w:id="270"/>
            <w:r w:rsidR="00FC7965">
              <w:rPr>
                <w:rStyle w:val="CommentReference"/>
                <w:rFonts w:ascii="Segoe UI Light" w:hAnsi="Segoe UI Light" w:eastAsia="Segoe UI Light" w:cs="Segoe UI Light"/>
                <w:color w:val="000000" w:themeColor="text1"/>
                <w:sz w:val="20"/>
                <w:szCs w:val="20"/>
              </w:rPr>
              <w:commentReference w:id="270"/>
            </w:r>
          </w:p>
        </w:tc>
        <w:tc>
          <w:tcPr>
            <w:tcW w:w="6349" w:type="dxa"/>
          </w:tcPr>
          <w:p w:rsidR="66049FB7" w:rsidP="40485E53" w:rsidRDefault="40485E53" w14:paraId="21B3F27F" w14:textId="16117A87">
            <w:pPr>
              <w:rPr>
                <w:rFonts w:ascii="Segoe UI Light" w:hAnsi="Segoe UI Light" w:eastAsia="Segoe UI Light" w:cs="Segoe UI Light"/>
                <w:color w:val="000000" w:themeColor="text1"/>
                <w:sz w:val="20"/>
                <w:szCs w:val="20"/>
              </w:rPr>
            </w:pPr>
            <w:r w:rsidRPr="40485E53">
              <w:rPr>
                <w:rFonts w:ascii="Segoe UI Light" w:hAnsi="Segoe UI Light" w:eastAsia="Segoe UI Light" w:cs="Segoe UI Light"/>
                <w:color w:val="000000" w:themeColor="text1"/>
                <w:sz w:val="20"/>
                <w:szCs w:val="20"/>
              </w:rPr>
              <w:t xml:space="preserve">Information about the establishment and evaluation of the health insurance program and its ability to attain its mission, goals and desired outcomes. </w:t>
            </w:r>
          </w:p>
        </w:tc>
      </w:tr>
      <w:tr w:rsidRPr="00CD0FD1" w:rsidR="000E1F49" w:rsidTr="37808EF7" w14:paraId="3E0718BD"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66049FB7" w:rsidP="1AD70AC3" w:rsidRDefault="1AD70AC3" w14:paraId="609DF69F" w14:textId="69B6C948">
            <w:pPr>
              <w:rPr>
                <w:rFonts w:ascii="Segoe UI Light" w:hAnsi="Segoe UI Light" w:eastAsia="Segoe UI Light" w:cs="Segoe UI Light"/>
                <w:sz w:val="20"/>
                <w:szCs w:val="20"/>
              </w:rPr>
            </w:pPr>
            <w:r w:rsidRPr="1AD70AC3">
              <w:rPr>
                <w:rFonts w:ascii="Segoe UI Light" w:hAnsi="Segoe UI Light" w:eastAsia="Segoe UI Light" w:cs="Segoe UI Light"/>
                <w:sz w:val="20"/>
                <w:szCs w:val="20"/>
              </w:rPr>
              <w:t xml:space="preserve"> </w:t>
            </w:r>
            <w:r w:rsidR="00565D11">
              <w:rPr>
                <w:rFonts w:ascii="Segoe UI Light" w:hAnsi="Segoe UI Light" w:eastAsia="Segoe UI Light" w:cs="Segoe UI Light"/>
                <w:sz w:val="20"/>
                <w:szCs w:val="20"/>
              </w:rPr>
              <w:t xml:space="preserve">Program </w:t>
            </w:r>
            <w:r w:rsidRPr="1AD70AC3">
              <w:rPr>
                <w:rFonts w:ascii="Segoe UI Light" w:hAnsi="Segoe UI Light" w:eastAsia="Segoe UI Light" w:cs="Segoe UI Light"/>
                <w:sz w:val="20"/>
                <w:szCs w:val="20"/>
              </w:rPr>
              <w:t>Polic</w:t>
            </w:r>
            <w:r w:rsidR="00D13D76">
              <w:rPr>
                <w:rFonts w:ascii="Segoe UI Light" w:hAnsi="Segoe UI Light" w:eastAsia="Segoe UI Light" w:cs="Segoe UI Light"/>
                <w:sz w:val="20"/>
                <w:szCs w:val="20"/>
              </w:rPr>
              <w:t>y</w:t>
            </w:r>
            <w:r w:rsidR="00565D11">
              <w:rPr>
                <w:rFonts w:ascii="Segoe UI Light" w:hAnsi="Segoe UI Light" w:eastAsia="Segoe UI Light" w:cs="Segoe UI Light"/>
                <w:sz w:val="20"/>
                <w:szCs w:val="20"/>
              </w:rPr>
              <w:t xml:space="preserve"> </w:t>
            </w:r>
            <w:r w:rsidR="00D13D76">
              <w:rPr>
                <w:rFonts w:ascii="Segoe UI Light" w:hAnsi="Segoe UI Light" w:eastAsia="Segoe UI Light" w:cs="Segoe UI Light"/>
                <w:sz w:val="20"/>
                <w:szCs w:val="20"/>
              </w:rPr>
              <w:t>and</w:t>
            </w:r>
            <w:r w:rsidR="00565D11">
              <w:rPr>
                <w:rFonts w:ascii="Segoe UI Light" w:hAnsi="Segoe UI Light" w:eastAsia="Segoe UI Light" w:cs="Segoe UI Light"/>
                <w:sz w:val="20"/>
                <w:szCs w:val="20"/>
              </w:rPr>
              <w:t xml:space="preserve"> Rule</w:t>
            </w:r>
            <w:r w:rsidRPr="1AD70AC3">
              <w:rPr>
                <w:rFonts w:ascii="Segoe UI Light" w:hAnsi="Segoe UI Light" w:eastAsia="Segoe UI Light" w:cs="Segoe UI Light"/>
                <w:sz w:val="20"/>
                <w:szCs w:val="20"/>
              </w:rPr>
              <w:t xml:space="preserve"> </w:t>
            </w:r>
          </w:p>
        </w:tc>
        <w:tc>
          <w:tcPr>
            <w:tcW w:w="6349" w:type="dxa"/>
          </w:tcPr>
          <w:p w:rsidR="66049FB7" w:rsidP="1AD70AC3" w:rsidRDefault="37808EF7" w14:paraId="26D27C2E" w14:textId="00AF7BE8">
            <w:pPr>
              <w:rPr>
                <w:rFonts w:ascii="Segoe UI Light" w:hAnsi="Segoe UI Light" w:eastAsia="Segoe UI Light" w:cs="Segoe UI Light"/>
                <w:sz w:val="20"/>
                <w:szCs w:val="20"/>
              </w:rPr>
            </w:pPr>
            <w:r w:rsidRPr="37808EF7">
              <w:rPr>
                <w:rFonts w:ascii="Segoe UI Light" w:hAnsi="Segoe UI Light" w:eastAsia="Segoe UI Light" w:cs="Segoe UI Light"/>
                <w:sz w:val="20"/>
                <w:szCs w:val="20"/>
              </w:rPr>
              <w:t xml:space="preserve">Information about the policies that govern how the health insurance program operates. </w:t>
            </w:r>
            <w:ins w:author="Jeff Strand" w:date="2026-02-27T15:09:00Z" w:id="271">
              <w:r w:rsidRPr="37808EF7">
                <w:rPr>
                  <w:rFonts w:ascii="Segoe UI Light" w:hAnsi="Segoe UI Light" w:eastAsia="Segoe UI Light" w:cs="Segoe UI Light"/>
                  <w:sz w:val="20"/>
                  <w:szCs w:val="20"/>
                </w:rPr>
                <w:t xml:space="preserve">This includes policies that govern the eligibility and qualification criteria related to members or </w:t>
              </w:r>
            </w:ins>
            <w:ins w:author="Jeff Strand" w:date="2026-02-27T15:10:00Z" w:id="272">
              <w:r w:rsidRPr="37808EF7">
                <w:rPr>
                  <w:rFonts w:ascii="Segoe UI Light" w:hAnsi="Segoe UI Light" w:eastAsia="Segoe UI Light" w:cs="Segoe UI Light"/>
                  <w:sz w:val="20"/>
                  <w:szCs w:val="20"/>
                </w:rPr>
                <w:t>providers associated with this health insurance program.</w:t>
              </w:r>
            </w:ins>
            <w:r w:rsidRPr="37808EF7">
              <w:rPr>
                <w:rFonts w:ascii="Segoe UI Light" w:hAnsi="Segoe UI Light" w:eastAsia="Segoe UI Light" w:cs="Segoe UI Light"/>
                <w:sz w:val="20"/>
                <w:szCs w:val="20"/>
              </w:rPr>
              <w:t xml:space="preserve">   </w:t>
            </w:r>
          </w:p>
        </w:tc>
      </w:tr>
      <w:tr w:rsidRPr="00CD0FD1" w:rsidR="004D1CF4" w:rsidTr="37808EF7" w14:paraId="47793BE2" w14:textId="77777777">
        <w:trPr>
          <w:trHeight w:val="300"/>
        </w:trPr>
        <w:tc>
          <w:tcPr>
            <w:tcW w:w="2814" w:type="dxa"/>
          </w:tcPr>
          <w:p w:rsidR="66049FB7" w:rsidP="1AD70AC3" w:rsidRDefault="1AD70AC3" w14:paraId="3ECA82CA" w14:textId="40201A5C">
            <w:pPr>
              <w:rPr>
                <w:rFonts w:ascii="Segoe UI Light" w:hAnsi="Segoe UI Light" w:eastAsia="Segoe UI Light" w:cs="Segoe UI Light"/>
                <w:color w:val="000000" w:themeColor="text1"/>
                <w:sz w:val="20"/>
                <w:szCs w:val="20"/>
              </w:rPr>
            </w:pPr>
            <w:commentRangeStart w:id="273"/>
            <w:r w:rsidRPr="1AD70AC3">
              <w:rPr>
                <w:rFonts w:ascii="Segoe UI Light" w:hAnsi="Segoe UI Light" w:eastAsia="Segoe UI Light" w:cs="Segoe UI Light"/>
                <w:color w:val="000000" w:themeColor="text1"/>
                <w:sz w:val="20"/>
                <w:szCs w:val="20"/>
              </w:rPr>
              <w:t xml:space="preserve">State Agency </w:t>
            </w:r>
            <w:commentRangeEnd w:id="273"/>
            <w:r w:rsidR="00565D11">
              <w:rPr>
                <w:rStyle w:val="CommentReference"/>
                <w:rFonts w:ascii="Segoe UI Light" w:hAnsi="Segoe UI Light" w:eastAsia="Segoe UI Light" w:cs="Segoe UI Light"/>
                <w:color w:val="000000" w:themeColor="text1"/>
                <w:sz w:val="20"/>
                <w:szCs w:val="20"/>
              </w:rPr>
              <w:commentReference w:id="273"/>
            </w:r>
          </w:p>
        </w:tc>
        <w:tc>
          <w:tcPr>
            <w:tcW w:w="6349" w:type="dxa"/>
          </w:tcPr>
          <w:p w:rsidR="66049FB7" w:rsidP="1AD70AC3" w:rsidRDefault="1AD70AC3" w14:paraId="6C088F78" w14:textId="03C386F4">
            <w:pPr>
              <w:rPr>
                <w:rFonts w:ascii="Segoe UI Light" w:hAnsi="Segoe UI Light" w:eastAsia="Segoe UI Light" w:cs="Segoe UI Light"/>
                <w:color w:val="000000" w:themeColor="text1"/>
                <w:sz w:val="20"/>
                <w:szCs w:val="20"/>
              </w:rPr>
            </w:pPr>
            <w:r w:rsidRPr="1AD70AC3">
              <w:rPr>
                <w:rFonts w:ascii="Segoe UI Light" w:hAnsi="Segoe UI Light" w:eastAsia="Segoe UI Light" w:cs="Segoe UI Light"/>
                <w:color w:val="000000" w:themeColor="text1"/>
                <w:sz w:val="20"/>
                <w:szCs w:val="20"/>
              </w:rPr>
              <w:t xml:space="preserve">Information about the state agency that is responsible for operating / overseeing the health insurance program. </w:t>
            </w:r>
          </w:p>
        </w:tc>
      </w:tr>
      <w:tr w:rsidR="26FF2AD0" w:rsidTr="37808EF7" w14:paraId="09006CD6"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26FF2AD0" w:rsidP="26FF2AD0" w:rsidRDefault="26FF2AD0" w14:paraId="3EB563E9" w14:textId="27AE75E4">
            <w:pPr>
              <w:pStyle w:val="NormalTable"/>
            </w:pPr>
            <w:r>
              <w:t>P</w:t>
            </w:r>
            <w:r w:rsidR="00565D11">
              <w:t>rogram</w:t>
            </w:r>
            <w:r>
              <w:t xml:space="preserve"> Benefit</w:t>
            </w:r>
          </w:p>
        </w:tc>
        <w:tc>
          <w:tcPr>
            <w:tcW w:w="6349" w:type="dxa"/>
          </w:tcPr>
          <w:p w:rsidR="26FF2AD0" w:rsidP="26FF2AD0" w:rsidRDefault="6AE393F0" w14:paraId="0A21179F" w14:textId="3518CE56">
            <w:pPr>
              <w:pStyle w:val="NormalTable"/>
            </w:pPr>
            <w:r>
              <w:t xml:space="preserve">Information about the services, products and other benefits and limitations that are </w:t>
            </w:r>
            <w:r w:rsidR="00206C2B">
              <w:t>provided by the healthcare program.</w:t>
            </w:r>
          </w:p>
        </w:tc>
      </w:tr>
      <w:tr w:rsidR="1E89433D" w:rsidTr="37808EF7" w14:paraId="4BFC1417" w14:textId="77777777">
        <w:trPr>
          <w:trHeight w:val="300"/>
        </w:trPr>
        <w:tc>
          <w:tcPr>
            <w:tcW w:w="2814" w:type="dxa"/>
          </w:tcPr>
          <w:p w:rsidR="1E89433D" w:rsidP="1E89433D" w:rsidRDefault="00FC7965" w14:paraId="59325EF5" w14:textId="76CEC0C7">
            <w:pPr>
              <w:pStyle w:val="NormalTable"/>
            </w:pPr>
            <w:r>
              <w:t xml:space="preserve">Program </w:t>
            </w:r>
            <w:r w:rsidR="1E89433D">
              <w:t>Formulary Coverage</w:t>
            </w:r>
          </w:p>
        </w:tc>
        <w:tc>
          <w:tcPr>
            <w:tcW w:w="6349" w:type="dxa"/>
          </w:tcPr>
          <w:p w:rsidRPr="00FC7965" w:rsidR="1E89433D" w:rsidP="00FC7965" w:rsidRDefault="1E89433D" w14:paraId="5F629884" w14:textId="5DEDEDAE">
            <w:pPr>
              <w:pStyle w:val="NormalTable"/>
            </w:pPr>
            <w:r w:rsidRPr="00FC7965">
              <w:t>Information about the pharmaceutical drugs that are covered by the health plan for enrolled members.</w:t>
            </w:r>
          </w:p>
        </w:tc>
      </w:tr>
      <w:tr w:rsidR="26FF2AD0" w:rsidTr="37808EF7" w14:paraId="2D0D14BD"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26FF2AD0" w:rsidP="26FF2AD0" w:rsidRDefault="00565D11" w14:paraId="7BC11E66" w14:textId="2454BD3A">
            <w:pPr>
              <w:pStyle w:val="NormalTable"/>
            </w:pPr>
            <w:r>
              <w:t xml:space="preserve">Program </w:t>
            </w:r>
            <w:r w:rsidR="26FF2AD0">
              <w:t>Rate</w:t>
            </w:r>
          </w:p>
        </w:tc>
        <w:tc>
          <w:tcPr>
            <w:tcW w:w="6349" w:type="dxa"/>
          </w:tcPr>
          <w:p w:rsidRPr="00FC7965" w:rsidR="26FF2AD0" w:rsidP="00FC7965" w:rsidRDefault="33CCE2DF" w14:paraId="5356EA1E" w14:textId="51A1BB40">
            <w:pPr>
              <w:pStyle w:val="NormalTable"/>
              <w:rPr>
                <w:rFonts w:eastAsia="Aptos"/>
              </w:rPr>
            </w:pPr>
            <w:r w:rsidRPr="00FC7965">
              <w:rPr>
                <w:rFonts w:eastAsia="Aptos"/>
              </w:rPr>
              <w:t>Information about the financial arrangements and methodologies used to fund and pay for services (capitation, PMPM rates, encounter payment methods, fee schedules, withholds/bonus arrangements, premium contributions, risk-sharing and reconciliation processes).</w:t>
            </w:r>
          </w:p>
        </w:tc>
      </w:tr>
      <w:tr w:rsidR="26FF2AD0" w:rsidTr="37808EF7" w14:paraId="0F2FD2B4" w14:textId="77777777">
        <w:trPr>
          <w:trHeight w:val="300"/>
        </w:trPr>
        <w:tc>
          <w:tcPr>
            <w:tcW w:w="2814" w:type="dxa"/>
          </w:tcPr>
          <w:p w:rsidR="26FF2AD0" w:rsidP="26FF2AD0" w:rsidRDefault="26FF2AD0" w14:paraId="5F5902E4" w14:textId="60020E95">
            <w:pPr>
              <w:pStyle w:val="NormalTable"/>
            </w:pPr>
            <w:commentRangeStart w:id="274"/>
            <w:r>
              <w:t>Cost Sharing</w:t>
            </w:r>
            <w:commentRangeEnd w:id="274"/>
            <w:r w:rsidR="00565D11">
              <w:rPr>
                <w:rStyle w:val="CommentReference"/>
                <w:sz w:val="20"/>
                <w:szCs w:val="24"/>
              </w:rPr>
              <w:commentReference w:id="274"/>
            </w:r>
          </w:p>
        </w:tc>
        <w:tc>
          <w:tcPr>
            <w:tcW w:w="6349" w:type="dxa"/>
          </w:tcPr>
          <w:p w:rsidR="26FF2AD0" w:rsidP="26FF2AD0" w:rsidRDefault="6AE393F0" w14:paraId="0FABA5B6" w14:textId="422E1C87">
            <w:pPr>
              <w:pStyle w:val="NormalTable"/>
            </w:pPr>
            <w:r>
              <w:t>Information about the copays, premiums, deductibles, coinsurance and other payments the member is responsible for making regarding the delivery of healthcare for the health insurance program.</w:t>
            </w:r>
          </w:p>
        </w:tc>
      </w:tr>
      <w:tr w:rsidRPr="00CD0FD1" w:rsidR="000E1F49" w:rsidTr="37808EF7" w14:paraId="3403F337"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66049FB7" w:rsidP="1AD70AC3" w:rsidRDefault="1AD70AC3" w14:paraId="64A02484" w14:textId="4633689D">
            <w:pPr>
              <w:rPr>
                <w:rFonts w:ascii="Segoe UI Light" w:hAnsi="Segoe UI Light" w:eastAsia="Segoe UI Light" w:cs="Segoe UI Light"/>
                <w:sz w:val="20"/>
                <w:szCs w:val="20"/>
              </w:rPr>
            </w:pPr>
            <w:r w:rsidRPr="1AD70AC3">
              <w:rPr>
                <w:rFonts w:ascii="Segoe UI Light" w:hAnsi="Segoe UI Light" w:eastAsia="Segoe UI Light" w:cs="Segoe UI Light"/>
                <w:sz w:val="20"/>
                <w:szCs w:val="20"/>
              </w:rPr>
              <w:t xml:space="preserve">Program Integrity </w:t>
            </w:r>
          </w:p>
        </w:tc>
        <w:tc>
          <w:tcPr>
            <w:tcW w:w="6349" w:type="dxa"/>
          </w:tcPr>
          <w:p w:rsidR="66049FB7" w:rsidP="1AD70AC3" w:rsidRDefault="1AD70AC3" w14:paraId="558C82C9" w14:textId="1274C1D7">
            <w:pPr>
              <w:rPr>
                <w:rFonts w:ascii="Segoe UI Light" w:hAnsi="Segoe UI Light" w:eastAsia="Segoe UI Light" w:cs="Segoe UI Light"/>
                <w:sz w:val="20"/>
                <w:szCs w:val="20"/>
              </w:rPr>
            </w:pPr>
            <w:r w:rsidRPr="1AD70AC3">
              <w:rPr>
                <w:rFonts w:ascii="Segoe UI Light" w:hAnsi="Segoe UI Light" w:eastAsia="Segoe UI Light" w:cs="Segoe UI Light"/>
                <w:sz w:val="20"/>
                <w:szCs w:val="20"/>
              </w:rPr>
              <w:t>Information about the oversight of the health insurance program including information about audits, investigations, utilization anomalies, compliance incidents, enforcement actions, and recovery of misspent funds.</w:t>
            </w:r>
          </w:p>
        </w:tc>
      </w:tr>
      <w:tr w:rsidR="1AD70AC3" w:rsidTr="37808EF7" w14:paraId="5906B46C" w14:textId="77777777">
        <w:trPr>
          <w:trHeight w:val="300"/>
        </w:trPr>
        <w:tc>
          <w:tcPr>
            <w:tcW w:w="2814" w:type="dxa"/>
          </w:tcPr>
          <w:p w:rsidR="1AD70AC3" w:rsidP="1AD70AC3" w:rsidRDefault="00565D11" w14:paraId="3828758E" w14:textId="7D94581D">
            <w:pPr>
              <w:rPr>
                <w:rFonts w:ascii="Segoe UI Light" w:hAnsi="Segoe UI Light" w:eastAsia="Segoe UI Light" w:cs="Segoe UI Light"/>
                <w:color w:val="000000" w:themeColor="text1"/>
                <w:sz w:val="20"/>
                <w:szCs w:val="20"/>
              </w:rPr>
            </w:pPr>
            <w:commentRangeStart w:id="275"/>
            <w:r>
              <w:rPr>
                <w:rFonts w:ascii="Segoe UI Light" w:hAnsi="Segoe UI Light" w:eastAsia="Segoe UI Light" w:cs="Segoe UI Light"/>
                <w:color w:val="000000" w:themeColor="text1"/>
                <w:sz w:val="20"/>
                <w:szCs w:val="20"/>
              </w:rPr>
              <w:t xml:space="preserve">Program </w:t>
            </w:r>
            <w:r w:rsidRPr="1AD70AC3" w:rsidR="1AD70AC3">
              <w:rPr>
                <w:rFonts w:ascii="Segoe UI Light" w:hAnsi="Segoe UI Light" w:eastAsia="Segoe UI Light" w:cs="Segoe UI Light"/>
                <w:color w:val="000000" w:themeColor="text1"/>
                <w:sz w:val="20"/>
                <w:szCs w:val="20"/>
              </w:rPr>
              <w:t xml:space="preserve">Administration </w:t>
            </w:r>
            <w:commentRangeEnd w:id="275"/>
            <w:r w:rsidR="00FC7965">
              <w:rPr>
                <w:rStyle w:val="CommentReference"/>
                <w:rFonts w:ascii="Segoe UI Light" w:hAnsi="Segoe UI Light" w:eastAsia="Segoe UI Light" w:cs="Segoe UI Light"/>
                <w:color w:val="000000" w:themeColor="text1"/>
                <w:sz w:val="20"/>
                <w:szCs w:val="20"/>
              </w:rPr>
              <w:commentReference w:id="275"/>
            </w:r>
          </w:p>
        </w:tc>
        <w:tc>
          <w:tcPr>
            <w:tcW w:w="6349" w:type="dxa"/>
          </w:tcPr>
          <w:p w:rsidR="1AD70AC3" w:rsidP="1E89433D" w:rsidRDefault="1E89433D" w14:paraId="6A19D17C" w14:textId="69EE3325">
            <w:pPr>
              <w:rPr>
                <w:rFonts w:ascii="Segoe UI Light" w:hAnsi="Segoe UI Light" w:eastAsia="Segoe UI Light" w:cs="Segoe UI Light"/>
                <w:color w:val="000000" w:themeColor="text1"/>
                <w:sz w:val="20"/>
                <w:szCs w:val="20"/>
              </w:rPr>
            </w:pPr>
            <w:r w:rsidRPr="1E89433D">
              <w:rPr>
                <w:rFonts w:ascii="Segoe UI Light" w:hAnsi="Segoe UI Light" w:eastAsia="Segoe UI Light" w:cs="Segoe UI Light"/>
                <w:color w:val="000000" w:themeColor="text1"/>
                <w:sz w:val="20"/>
                <w:szCs w:val="20"/>
              </w:rPr>
              <w:t xml:space="preserve">Information about how processes, procedures and methods that define how the health insurance program will operate. This includes personnel and financial administration.  </w:t>
            </w:r>
          </w:p>
        </w:tc>
      </w:tr>
      <w:tr w:rsidRPr="00CD0FD1" w:rsidR="000E1F49" w:rsidTr="37808EF7" w14:paraId="5EC92DEB"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FC7965" w:rsidR="26FF2AD0" w:rsidP="26FF2AD0" w:rsidRDefault="26FF2AD0" w14:paraId="6D040652" w14:textId="0BC41796">
            <w:pPr>
              <w:pStyle w:val="NormalTable"/>
              <w:rPr>
                <w:strike/>
              </w:rPr>
            </w:pPr>
            <w:r w:rsidRPr="00FC7965">
              <w:rPr>
                <w:strike/>
              </w:rPr>
              <w:t xml:space="preserve"> </w:t>
            </w:r>
            <w:commentRangeStart w:id="276"/>
            <w:r w:rsidRPr="00FC7965">
              <w:rPr>
                <w:strike/>
              </w:rPr>
              <w:t xml:space="preserve">Geographic Coverage  </w:t>
            </w:r>
            <w:commentRangeEnd w:id="276"/>
            <w:r w:rsidRPr="00FC7965" w:rsidR="00FC7965">
              <w:rPr>
                <w:rStyle w:val="CommentReference"/>
                <w:strike/>
                <w:sz w:val="20"/>
                <w:szCs w:val="24"/>
              </w:rPr>
              <w:commentReference w:id="276"/>
            </w:r>
          </w:p>
        </w:tc>
        <w:tc>
          <w:tcPr>
            <w:tcW w:w="6349" w:type="dxa"/>
          </w:tcPr>
          <w:p w:rsidRPr="00FC7965" w:rsidR="26FF2AD0" w:rsidP="26FF2AD0" w:rsidRDefault="1E89433D" w14:paraId="21EF6B5B" w14:textId="0EE12604">
            <w:pPr>
              <w:pStyle w:val="NormalTable"/>
              <w:rPr>
                <w:strike/>
              </w:rPr>
            </w:pPr>
            <w:r w:rsidRPr="00FC7965">
              <w:rPr>
                <w:strike/>
              </w:rPr>
              <w:t xml:space="preserve">Information about the geographic areas that are covered by the health plan.   </w:t>
            </w:r>
          </w:p>
        </w:tc>
      </w:tr>
      <w:tr w:rsidRPr="00CD0FD1" w:rsidR="000E1F49" w:rsidTr="37808EF7" w14:paraId="6FE65954" w14:textId="77777777">
        <w:trPr>
          <w:trHeight w:val="300"/>
        </w:trPr>
        <w:tc>
          <w:tcPr>
            <w:tcW w:w="2814" w:type="dxa"/>
          </w:tcPr>
          <w:p w:rsidRPr="00FC7965" w:rsidR="26FF2AD0" w:rsidP="26FF2AD0" w:rsidRDefault="26FF2AD0" w14:paraId="196286A8" w14:textId="79005A53">
            <w:pPr>
              <w:rPr>
                <w:rFonts w:ascii="Segoe UI Light" w:hAnsi="Segoe UI Light" w:eastAsia="Segoe UI Light" w:cs="Segoe UI Light"/>
                <w:strike/>
                <w:sz w:val="20"/>
                <w:szCs w:val="20"/>
              </w:rPr>
            </w:pPr>
            <w:commentRangeStart w:id="277"/>
            <w:r w:rsidRPr="00FC7965">
              <w:rPr>
                <w:rFonts w:ascii="Segoe UI Light" w:hAnsi="Segoe UI Light" w:eastAsia="Segoe UI Light" w:cs="Segoe UI Light"/>
                <w:strike/>
                <w:sz w:val="20"/>
                <w:szCs w:val="20"/>
              </w:rPr>
              <w:t xml:space="preserve">Contracts and Agreements </w:t>
            </w:r>
            <w:commentRangeEnd w:id="277"/>
            <w:r w:rsidRPr="00FC7965" w:rsidR="00FC7965">
              <w:rPr>
                <w:rStyle w:val="CommentReference"/>
                <w:rFonts w:ascii="Segoe UI Light" w:hAnsi="Segoe UI Light" w:eastAsia="Segoe UI Light" w:cs="Segoe UI Light"/>
                <w:strike/>
                <w:sz w:val="20"/>
                <w:szCs w:val="20"/>
              </w:rPr>
              <w:commentReference w:id="277"/>
            </w:r>
          </w:p>
        </w:tc>
        <w:tc>
          <w:tcPr>
            <w:tcW w:w="6349" w:type="dxa"/>
          </w:tcPr>
          <w:p w:rsidRPr="00FC7965" w:rsidR="26FF2AD0" w:rsidP="26FF2AD0" w:rsidRDefault="26FF2AD0" w14:paraId="44422F95" w14:textId="2B7F1E43">
            <w:pPr>
              <w:rPr>
                <w:rFonts w:ascii="Segoe UI Light" w:hAnsi="Segoe UI Light" w:eastAsia="Segoe UI Light" w:cs="Segoe UI Light"/>
                <w:strike/>
                <w:sz w:val="20"/>
                <w:szCs w:val="20"/>
              </w:rPr>
            </w:pPr>
            <w:r w:rsidRPr="00FC7965">
              <w:rPr>
                <w:rFonts w:ascii="Segoe UI Light" w:hAnsi="Segoe UI Light" w:eastAsia="Segoe UI Light" w:cs="Segoe UI Light"/>
                <w:strike/>
                <w:sz w:val="20"/>
                <w:szCs w:val="20"/>
              </w:rPr>
              <w:t>Information about the contracts/agreements that have been established between the health insurance program and the SMA or other stakeholders. This includes State Plan Amendments and Waivers.</w:t>
            </w:r>
          </w:p>
        </w:tc>
      </w:tr>
      <w:tr w:rsidR="00013F28" w:rsidTr="37808EF7" w14:paraId="7CD2E0AD"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2"/>
          </w:tcPr>
          <w:p w:rsidR="00013F28" w:rsidDel="27525BCA" w:rsidP="009558AC" w:rsidRDefault="6AE393F0" w14:paraId="3E91DCDD" w14:textId="78FF2B19">
            <w:pPr>
              <w:pStyle w:val="NormalTable"/>
            </w:pPr>
            <w:r>
              <w:t>Relates To: Member, Provider, Organization, Healthcare Delivery, Health Plan, Healthcare Quality, Healthcare Payments, Communication</w:t>
            </w:r>
          </w:p>
        </w:tc>
      </w:tr>
    </w:tbl>
    <w:p w:rsidR="00F76E46" w:rsidP="00C37080" w:rsidRDefault="7723DE44" w14:paraId="793F0353" w14:textId="4A130F3A">
      <w:pPr>
        <w:pStyle w:val="Heading2"/>
      </w:pPr>
      <w:bookmarkStart w:name="_Toc222506475" w:id="278"/>
      <w:r>
        <w:t>Health Plan Subject Area</w:t>
      </w:r>
      <w:bookmarkEnd w:id="278"/>
    </w:p>
    <w:p w:rsidR="00AF1904" w:rsidP="111E5DB2" w:rsidRDefault="26C80386" w14:paraId="4E9C5F6A" w14:textId="0B8D8A46">
      <w:r>
        <w:t>Information about the health plan which is a delivery entity/contractor (private or publicly owned) that provides health care services, manages care, and pays providers on behalf of enrolled beneficiaries under terms set by the program. Health Plans may represent MCOs, ASO’s or other business entities contracted to perform some of the administrative functions of healthcare delivery.</w:t>
      </w:r>
    </w:p>
    <w:p w:rsidR="00AF1904" w:rsidP="00AF1904" w:rsidRDefault="7723DE44" w14:paraId="6005420B" w14:textId="3F5CAC48">
      <w:pPr>
        <w:pStyle w:val="Heading3"/>
      </w:pPr>
      <w:r>
        <w:t>Health Plan Data Categories</w:t>
      </w:r>
    </w:p>
    <w:p w:rsidR="007E4EA0" w:rsidP="007E4EA0" w:rsidRDefault="7723DE44" w14:paraId="0C45DE73" w14:textId="0B6A15D0">
      <w:r>
        <w:t xml:space="preserve">The following table identifies the data categories for the Health Plan subject area. </w:t>
      </w:r>
    </w:p>
    <w:p w:rsidR="00AF1904" w:rsidP="00AF1904" w:rsidRDefault="7723DE44" w14:paraId="1C05E2D2" w14:textId="07EF0A3D">
      <w:pPr>
        <w:pStyle w:val="Caption"/>
      </w:pPr>
      <w:r>
        <w:t xml:space="preserve">Table </w:t>
      </w:r>
      <w:r w:rsidR="00AF1904">
        <w:fldChar w:fldCharType="begin"/>
      </w:r>
      <w:r w:rsidR="00AF1904">
        <w:instrText>SEQ Table \* ARABIC</w:instrText>
      </w:r>
      <w:r w:rsidR="00AF1904">
        <w:fldChar w:fldCharType="separate"/>
      </w:r>
      <w:r w:rsidR="00501226">
        <w:rPr>
          <w:noProof/>
        </w:rPr>
        <w:t>5</w:t>
      </w:r>
      <w:r w:rsidR="00AF1904">
        <w:fldChar w:fldCharType="end"/>
      </w:r>
      <w:r>
        <w:t xml:space="preserve"> – Health Plan Data Categories</w:t>
      </w:r>
    </w:p>
    <w:tbl>
      <w:tblPr>
        <w:tblStyle w:val="GridTable4"/>
        <w:tblW w:w="4900" w:type="pct"/>
        <w:tblLook w:val="0420" w:firstRow="1" w:lastRow="0" w:firstColumn="0" w:lastColumn="0" w:noHBand="0" w:noVBand="1"/>
      </w:tblPr>
      <w:tblGrid>
        <w:gridCol w:w="2814"/>
        <w:gridCol w:w="6349"/>
      </w:tblGrid>
      <w:tr w:rsidR="00160B43" w:rsidTr="086BAA44" w14:paraId="55F13D0E"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00160B43" w:rsidP="00FD6144" w:rsidRDefault="7723DE44" w14:paraId="2296B171" w14:textId="011872C4">
            <w:pPr>
              <w:pStyle w:val="HeaderTable"/>
            </w:pPr>
            <w:r>
              <w:t>Data Category</w:t>
            </w:r>
          </w:p>
        </w:tc>
        <w:tc>
          <w:tcPr>
            <w:tcW w:w="6349" w:type="dxa"/>
          </w:tcPr>
          <w:p w:rsidR="00160B43" w:rsidP="00FD6144" w:rsidRDefault="7723DE44" w14:paraId="0A22039C" w14:textId="77777777">
            <w:pPr>
              <w:pStyle w:val="HeaderTable"/>
            </w:pPr>
            <w:r>
              <w:t>Definition</w:t>
            </w:r>
          </w:p>
        </w:tc>
      </w:tr>
      <w:tr w:rsidR="000E1F49" w:rsidTr="086BAA44" w14:paraId="5A29A3CD"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B74FF9" w:rsidR="000E1F49" w:rsidP="00B74FF9" w:rsidRDefault="1D0A5791" w14:paraId="22C02392" w14:textId="30587D91">
            <w:pPr>
              <w:pStyle w:val="NormalTable"/>
              <w:rPr>
                <w:rFonts w:eastAsia="Calibri"/>
              </w:rPr>
            </w:pPr>
            <w:r w:rsidRPr="00B74FF9">
              <w:rPr>
                <w:rFonts w:eastAsia="Calibri"/>
              </w:rPr>
              <w:t>Plan Identity</w:t>
            </w:r>
          </w:p>
        </w:tc>
        <w:tc>
          <w:tcPr>
            <w:tcW w:w="6349" w:type="dxa"/>
          </w:tcPr>
          <w:p w:rsidRPr="00B74FF9" w:rsidR="000E1F49" w:rsidP="00B74FF9" w:rsidRDefault="1D0A5791" w14:paraId="40215794" w14:textId="1FA74FED">
            <w:pPr>
              <w:pStyle w:val="NormalTable"/>
              <w:rPr>
                <w:rFonts w:eastAsia="Calibri"/>
              </w:rPr>
            </w:pPr>
            <w:r w:rsidRPr="00B74FF9">
              <w:rPr>
                <w:rFonts w:eastAsia="Calibri"/>
              </w:rPr>
              <w:t xml:space="preserve">Information about identifiers and basic categorization of a health plan (legal entity name, plan IDs, tax/FEIN, license numbers, plan type such as MCO/PIHP/PCCM/ACO/FFS, status and effective/termination dates). </w:t>
            </w:r>
          </w:p>
        </w:tc>
      </w:tr>
      <w:tr w:rsidR="00206C2B" w:rsidTr="086BAA44" w14:paraId="69FFC48A" w14:textId="77777777">
        <w:trPr>
          <w:trHeight w:val="300"/>
        </w:trPr>
        <w:tc>
          <w:tcPr>
            <w:tcW w:w="2814" w:type="dxa"/>
          </w:tcPr>
          <w:p w:rsidRPr="00B74FF9" w:rsidR="00206C2B" w:rsidP="00B74FF9" w:rsidRDefault="00206C2B" w14:paraId="562AF9C4" w14:textId="61EC2D64">
            <w:pPr>
              <w:pStyle w:val="NormalTable"/>
              <w:rPr>
                <w:rFonts w:eastAsia="Calibri"/>
              </w:rPr>
            </w:pPr>
            <w:r>
              <w:rPr>
                <w:rFonts w:eastAsia="Calibri"/>
              </w:rPr>
              <w:t>Plan Demographic</w:t>
            </w:r>
          </w:p>
        </w:tc>
        <w:tc>
          <w:tcPr>
            <w:tcW w:w="6349" w:type="dxa"/>
          </w:tcPr>
          <w:p w:rsidRPr="00B74FF9" w:rsidR="00206C2B" w:rsidP="00B74FF9" w:rsidRDefault="00206C2B" w14:paraId="49BCC5DE" w14:textId="47567EA0">
            <w:pPr>
              <w:pStyle w:val="NormalTable"/>
              <w:rPr>
                <w:rFonts w:eastAsia="Calibri"/>
              </w:rPr>
            </w:pPr>
            <w:r>
              <w:rPr>
                <w:rFonts w:eastAsia="Calibri"/>
              </w:rPr>
              <w:t xml:space="preserve">Information about the plan including the plan type, etc. </w:t>
            </w:r>
          </w:p>
        </w:tc>
      </w:tr>
      <w:tr w:rsidR="000E1F49" w:rsidTr="086BAA44" w14:paraId="1E8C83E0"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B74FF9" w:rsidR="000E1F49" w:rsidP="00B74FF9" w:rsidRDefault="1D0A5791" w14:paraId="0A7DE3EA" w14:textId="1590AFD9">
            <w:pPr>
              <w:pStyle w:val="NormalTable"/>
              <w:rPr>
                <w:rFonts w:eastAsia="Calibri"/>
              </w:rPr>
            </w:pPr>
            <w:commentRangeStart w:id="279"/>
            <w:r w:rsidRPr="00B74FF9">
              <w:rPr>
                <w:rFonts w:eastAsia="Calibri"/>
              </w:rPr>
              <w:t>Plan Ownership</w:t>
            </w:r>
            <w:commentRangeEnd w:id="279"/>
            <w:r w:rsidRPr="00B74FF9" w:rsidR="00B74FF9">
              <w:rPr>
                <w:rStyle w:val="CommentReference"/>
                <w:rFonts w:eastAsia="Calibri"/>
                <w:sz w:val="20"/>
                <w:szCs w:val="24"/>
              </w:rPr>
              <w:commentReference w:id="279"/>
            </w:r>
          </w:p>
        </w:tc>
        <w:tc>
          <w:tcPr>
            <w:tcW w:w="6349" w:type="dxa"/>
          </w:tcPr>
          <w:p w:rsidRPr="00B74FF9" w:rsidR="000E1F49" w:rsidP="00B74FF9" w:rsidRDefault="1D0A5791" w14:paraId="1A9D45D4" w14:textId="6AB6D845">
            <w:pPr>
              <w:pStyle w:val="NormalTable"/>
              <w:rPr>
                <w:rFonts w:eastAsia="Calibri"/>
              </w:rPr>
            </w:pPr>
            <w:r w:rsidRPr="00B74FF9">
              <w:rPr>
                <w:rFonts w:eastAsia="Calibri"/>
              </w:rPr>
              <w:t>Information about the organization that is responsible for the administration and day-to-day functions of the health plan.</w:t>
            </w:r>
          </w:p>
        </w:tc>
      </w:tr>
      <w:tr w:rsidR="000E1F49" w:rsidDel="001A5940" w:rsidTr="086BAA44" w14:paraId="2636DA3C" w14:textId="6B3BCA0A">
        <w:trPr>
          <w:trHeight w:val="300"/>
          <w:del w:author="Dwayne Carter" w:date="2026-02-25T17:58:00Z" w:id="280"/>
        </w:trPr>
        <w:tc>
          <w:tcPr>
            <w:tcW w:w="2814" w:type="dxa"/>
          </w:tcPr>
          <w:p w:rsidRPr="00B74FF9" w:rsidR="000E1F49" w:rsidDel="001A5940" w:rsidP="00B74FF9" w:rsidRDefault="00B74FF9" w14:paraId="201FF70A" w14:textId="78C45A96">
            <w:pPr>
              <w:pStyle w:val="NormalTable"/>
              <w:rPr>
                <w:del w:author="Dwayne Carter" w:date="2026-02-25T17:58:00Z" w16du:dateUtc="2026-02-25T22:58:00Z" w:id="281"/>
                <w:rFonts w:eastAsia="Calibri"/>
              </w:rPr>
            </w:pPr>
            <w:commentRangeStart w:id="282"/>
            <w:del w:author="Dwayne Carter" w:date="2026-02-25T17:58:00Z" w16du:dateUtc="2026-02-25T22:58:00Z" w:id="283">
              <w:r w:rsidRPr="00B74FF9" w:rsidDel="001A5940">
                <w:rPr>
                  <w:rFonts w:eastAsia="Calibri"/>
                </w:rPr>
                <w:delText xml:space="preserve">Plan </w:delText>
              </w:r>
              <w:r w:rsidRPr="00B74FF9" w:rsidDel="001A5940" w:rsidR="1D0A5791">
                <w:rPr>
                  <w:rFonts w:eastAsia="Calibri"/>
                </w:rPr>
                <w:delText xml:space="preserve">Membership  </w:delText>
              </w:r>
              <w:commentRangeEnd w:id="282"/>
              <w:r w:rsidRPr="00B74FF9" w:rsidDel="001A5940">
                <w:rPr>
                  <w:rStyle w:val="CommentReference"/>
                  <w:rFonts w:eastAsia="Calibri"/>
                  <w:sz w:val="20"/>
                  <w:szCs w:val="24"/>
                </w:rPr>
                <w:commentReference w:id="282"/>
              </w:r>
            </w:del>
          </w:p>
        </w:tc>
        <w:tc>
          <w:tcPr>
            <w:tcW w:w="6349" w:type="dxa"/>
          </w:tcPr>
          <w:p w:rsidRPr="00B74FF9" w:rsidR="000E1F49" w:rsidDel="001A5940" w:rsidP="00B74FF9" w:rsidRDefault="1D0A5791" w14:paraId="0554EDE3" w14:textId="26BE3D20">
            <w:pPr>
              <w:pStyle w:val="NormalTable"/>
              <w:rPr>
                <w:del w:author="Dwayne Carter" w:date="2026-02-25T17:58:00Z" w16du:dateUtc="2026-02-25T22:58:00Z" w:id="284"/>
                <w:rFonts w:eastAsia="Calibri"/>
              </w:rPr>
            </w:pPr>
            <w:del w:author="Dwayne Carter" w:date="2026-02-25T17:58:00Z" w16du:dateUtc="2026-02-25T22:58:00Z" w:id="285">
              <w:r w:rsidRPr="00B74FF9" w:rsidDel="001A5940">
                <w:rPr>
                  <w:rFonts w:eastAsia="Calibri"/>
                </w:rPr>
                <w:delText xml:space="preserve"> Information about the members that are enrolled into the health plan.  </w:delText>
              </w:r>
            </w:del>
          </w:p>
        </w:tc>
      </w:tr>
      <w:tr w:rsidR="00206C2B" w:rsidTr="086BAA44" w14:paraId="6F42FEBF"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B74FF9" w:rsidR="00206C2B" w:rsidP="00B74FF9" w:rsidRDefault="00206C2B" w14:paraId="07EDF313" w14:textId="1777F5D2">
            <w:pPr>
              <w:pStyle w:val="NormalTable"/>
              <w:rPr>
                <w:rFonts w:eastAsia="Calibri"/>
              </w:rPr>
            </w:pPr>
            <w:r>
              <w:rPr>
                <w:rFonts w:eastAsia="Calibri"/>
              </w:rPr>
              <w:t>Plan Benefits</w:t>
            </w:r>
          </w:p>
        </w:tc>
        <w:tc>
          <w:tcPr>
            <w:tcW w:w="6349" w:type="dxa"/>
          </w:tcPr>
          <w:p w:rsidRPr="00B74FF9" w:rsidR="00206C2B" w:rsidP="00B74FF9" w:rsidRDefault="00206C2B" w14:paraId="4E92C2AB" w14:textId="540C45D1">
            <w:pPr>
              <w:pStyle w:val="NormalTable"/>
              <w:rPr>
                <w:rFonts w:eastAsia="Calibri"/>
              </w:rPr>
            </w:pPr>
            <w:r>
              <w:t>Information about the services, products and other benefits and limitations that are included to members enrolled into the plan.</w:t>
            </w:r>
          </w:p>
        </w:tc>
      </w:tr>
      <w:tr w:rsidR="000E1F49" w:rsidTr="086BAA44" w14:paraId="45E2C884" w14:textId="77777777">
        <w:trPr>
          <w:trHeight w:val="300"/>
        </w:trPr>
        <w:tc>
          <w:tcPr>
            <w:tcW w:w="2814" w:type="dxa"/>
          </w:tcPr>
          <w:p w:rsidRPr="00B74FF9" w:rsidR="000E1F49" w:rsidP="00B74FF9" w:rsidRDefault="1D0A5791" w14:paraId="04157174" w14:textId="28F43687">
            <w:pPr>
              <w:pStyle w:val="NormalTable"/>
              <w:rPr>
                <w:rFonts w:eastAsia="Calibri"/>
              </w:rPr>
            </w:pPr>
            <w:commentRangeStart w:id="286"/>
            <w:commentRangeStart w:id="287"/>
            <w:del w:author="Jeff Strand" w:date="2026-02-27T15:11:00Z" w:id="288">
              <w:r w:rsidRPr="086BAA44" w:rsidDel="086BAA44">
                <w:rPr>
                  <w:rFonts w:eastAsia="Calibri"/>
                </w:rPr>
                <w:delText xml:space="preserve">Provider Network  </w:delText>
              </w:r>
            </w:del>
            <w:commentRangeEnd w:id="286"/>
            <w:r w:rsidRPr="00B74FF9">
              <w:rPr>
                <w:rStyle w:val="CommentReference"/>
                <w:rFonts w:eastAsia="Calibri"/>
                <w:sz w:val="20"/>
                <w:szCs w:val="24"/>
              </w:rPr>
              <w:commentReference w:id="286"/>
            </w:r>
            <w:commentRangeEnd w:id="287"/>
            <w:r w:rsidRPr="00B74FF9">
              <w:rPr>
                <w:rStyle w:val="CommentReference"/>
                <w:rFonts w:eastAsia="Calibri"/>
                <w:sz w:val="20"/>
                <w:szCs w:val="24"/>
              </w:rPr>
              <w:commentReference w:id="287"/>
            </w:r>
          </w:p>
        </w:tc>
        <w:tc>
          <w:tcPr>
            <w:tcW w:w="6349" w:type="dxa"/>
          </w:tcPr>
          <w:p w:rsidRPr="00B74FF9" w:rsidR="000E1F49" w:rsidP="00B74FF9" w:rsidRDefault="1D0A5791" w14:paraId="45AE2C35" w14:textId="1394E1E9">
            <w:pPr>
              <w:pStyle w:val="NormalTable"/>
              <w:rPr>
                <w:rFonts w:eastAsia="Calibri"/>
              </w:rPr>
            </w:pPr>
            <w:del w:author="Jeff Strand" w:date="2026-02-27T15:11:00Z" w:id="289">
              <w:r w:rsidRPr="086BAA44" w:rsidDel="086BAA44">
                <w:rPr>
                  <w:rFonts w:eastAsia="Calibri"/>
                </w:rPr>
                <w:delText xml:space="preserve">Information about the network of providers and related credentialing/network adequacy requirements (provider rosters, specialties, network adequacy metrics and directory data).  </w:delText>
              </w:r>
            </w:del>
          </w:p>
        </w:tc>
      </w:tr>
      <w:tr w:rsidR="000E1F49" w:rsidTr="086BAA44" w14:paraId="646ADD72"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B74FF9" w:rsidR="000E1F49" w:rsidP="00B74FF9" w:rsidRDefault="1D0A5791" w14:paraId="5697D2EC" w14:textId="6801A96C">
            <w:pPr>
              <w:pStyle w:val="NormalTable"/>
              <w:rPr>
                <w:rFonts w:eastAsia="Calibri"/>
              </w:rPr>
            </w:pPr>
            <w:r w:rsidRPr="00B74FF9">
              <w:rPr>
                <w:rFonts w:eastAsia="Calibri"/>
              </w:rPr>
              <w:t xml:space="preserve">Plan </w:t>
            </w:r>
            <w:r w:rsidR="00B74FF9">
              <w:rPr>
                <w:rFonts w:eastAsia="Calibri"/>
              </w:rPr>
              <w:t xml:space="preserve">Location &amp; </w:t>
            </w:r>
            <w:r w:rsidRPr="00B74FF9">
              <w:rPr>
                <w:rFonts w:eastAsia="Calibri"/>
              </w:rPr>
              <w:t xml:space="preserve">Contact  </w:t>
            </w:r>
          </w:p>
        </w:tc>
        <w:tc>
          <w:tcPr>
            <w:tcW w:w="6349" w:type="dxa"/>
          </w:tcPr>
          <w:p w:rsidRPr="00B74FF9" w:rsidR="000E1F49" w:rsidP="00B74FF9" w:rsidRDefault="1D0A5791" w14:paraId="19837D4E" w14:textId="0D5796DA">
            <w:pPr>
              <w:pStyle w:val="NormalTable"/>
              <w:rPr>
                <w:rFonts w:eastAsia="Calibri"/>
              </w:rPr>
            </w:pPr>
            <w:r w:rsidRPr="00B74FF9">
              <w:rPr>
                <w:rFonts w:eastAsia="Calibri"/>
              </w:rPr>
              <w:t xml:space="preserve">Information about how to contact a health plan.  </w:t>
            </w:r>
          </w:p>
        </w:tc>
      </w:tr>
      <w:tr w:rsidR="27525BCA" w:rsidTr="086BAA44" w14:paraId="3DC311FA" w14:textId="77777777">
        <w:trPr>
          <w:trHeight w:val="300"/>
        </w:trPr>
        <w:tc>
          <w:tcPr>
            <w:tcW w:w="2814" w:type="dxa"/>
          </w:tcPr>
          <w:p w:rsidRPr="00B74FF9" w:rsidR="27525BCA" w:rsidP="00B74FF9" w:rsidRDefault="1D0A5791" w14:paraId="1E432088" w14:textId="604EAFBA">
            <w:pPr>
              <w:pStyle w:val="NormalTable"/>
              <w:rPr>
                <w:rFonts w:eastAsia="Calibri"/>
              </w:rPr>
            </w:pPr>
            <w:r w:rsidRPr="00B74FF9">
              <w:rPr>
                <w:rFonts w:eastAsia="Calibri"/>
              </w:rPr>
              <w:t>Plan Performance</w:t>
            </w:r>
          </w:p>
        </w:tc>
        <w:tc>
          <w:tcPr>
            <w:tcW w:w="6349" w:type="dxa"/>
          </w:tcPr>
          <w:p w:rsidRPr="00B74FF9" w:rsidR="27525BCA" w:rsidP="00B74FF9" w:rsidRDefault="1D0A5791" w14:paraId="652EFFED" w14:textId="6675BFE1">
            <w:pPr>
              <w:pStyle w:val="NormalTable"/>
              <w:rPr>
                <w:rFonts w:eastAsia="Calibri"/>
              </w:rPr>
            </w:pPr>
            <w:r w:rsidRPr="00B74FF9">
              <w:rPr>
                <w:rFonts w:eastAsia="Calibri"/>
              </w:rPr>
              <w:t>Information about performance metrics and quality management (quality measures, HEDIS/CAHPS equivalents, performance targets, monitoring, reporting schedules, quality improvement plans and incentive programs).</w:t>
            </w:r>
          </w:p>
        </w:tc>
      </w:tr>
      <w:tr w:rsidR="00FC7965" w:rsidTr="086BAA44" w14:paraId="68E9BDFD"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B74FF9" w:rsidR="00FC7965" w:rsidP="00B74FF9" w:rsidRDefault="00B74FF9" w14:paraId="1FF47AC7" w14:textId="78E76B10">
            <w:pPr>
              <w:pStyle w:val="NormalTable"/>
              <w:rPr>
                <w:rFonts w:eastAsia="Calibri"/>
              </w:rPr>
            </w:pPr>
            <w:r w:rsidRPr="00B74FF9">
              <w:t xml:space="preserve">Plan </w:t>
            </w:r>
            <w:r w:rsidRPr="00B74FF9" w:rsidR="00FC7965">
              <w:t xml:space="preserve">Geographic Coverage  </w:t>
            </w:r>
          </w:p>
        </w:tc>
        <w:tc>
          <w:tcPr>
            <w:tcW w:w="6349" w:type="dxa"/>
          </w:tcPr>
          <w:p w:rsidRPr="00B74FF9" w:rsidR="00FC7965" w:rsidP="00B74FF9" w:rsidRDefault="00FC7965" w14:paraId="0116F60B" w14:textId="1A465652">
            <w:pPr>
              <w:pStyle w:val="NormalTable"/>
              <w:rPr>
                <w:rFonts w:eastAsia="Calibri"/>
              </w:rPr>
            </w:pPr>
            <w:r w:rsidRPr="00B74FF9">
              <w:t xml:space="preserve">Information about the geographic areas that are covered by the health plan.   </w:t>
            </w:r>
          </w:p>
        </w:tc>
      </w:tr>
      <w:tr w:rsidR="00B74FF9" w:rsidTr="086BAA44" w14:paraId="0C8812CC" w14:textId="77777777">
        <w:trPr>
          <w:trHeight w:val="300"/>
        </w:trPr>
        <w:tc>
          <w:tcPr>
            <w:tcW w:w="2814" w:type="dxa"/>
          </w:tcPr>
          <w:p w:rsidRPr="00B74FF9" w:rsidR="00B74FF9" w:rsidP="00B74FF9" w:rsidRDefault="00B74FF9" w14:paraId="40492506" w14:textId="3ADB15BF">
            <w:pPr>
              <w:pStyle w:val="NormalTable"/>
            </w:pPr>
            <w:r>
              <w:t>Plan Program Affiliation</w:t>
            </w:r>
          </w:p>
        </w:tc>
        <w:tc>
          <w:tcPr>
            <w:tcW w:w="6349" w:type="dxa"/>
          </w:tcPr>
          <w:p w:rsidRPr="00B74FF9" w:rsidR="00B74FF9" w:rsidP="00B74FF9" w:rsidRDefault="00206C2B" w14:paraId="511E2541" w14:textId="61B44C23">
            <w:pPr>
              <w:pStyle w:val="NormalTable"/>
            </w:pPr>
            <w:r>
              <w:t>Information about the healthcare program which the plan is approved to operate.</w:t>
            </w:r>
          </w:p>
        </w:tc>
      </w:tr>
      <w:tr w:rsidR="5A5E0BAD" w:rsidTr="086BAA44" w14:paraId="4CE8DA49"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B74FF9" w:rsidR="5A5E0BAD" w:rsidP="00B74FF9" w:rsidRDefault="1D0A5791" w14:paraId="0332B0E9" w14:textId="43C23E4F">
            <w:pPr>
              <w:pStyle w:val="NormalTable"/>
              <w:rPr>
                <w:rFonts w:eastAsia="Calibri"/>
              </w:rPr>
            </w:pPr>
            <w:commentRangeStart w:id="290"/>
            <w:r w:rsidRPr="00B74FF9">
              <w:rPr>
                <w:rFonts w:eastAsia="Calibri"/>
              </w:rPr>
              <w:t>Care Delivery</w:t>
            </w:r>
            <w:commentRangeEnd w:id="290"/>
            <w:r w:rsidRPr="00B74FF9" w:rsidR="00B74FF9">
              <w:rPr>
                <w:rStyle w:val="CommentReference"/>
                <w:rFonts w:eastAsia="Calibri"/>
                <w:sz w:val="20"/>
                <w:szCs w:val="24"/>
              </w:rPr>
              <w:commentReference w:id="290"/>
            </w:r>
          </w:p>
        </w:tc>
        <w:tc>
          <w:tcPr>
            <w:tcW w:w="6349" w:type="dxa"/>
          </w:tcPr>
          <w:p w:rsidRPr="00B74FF9" w:rsidR="5A5E0BAD" w:rsidP="00B74FF9" w:rsidRDefault="1D0A5791" w14:paraId="556B65ED" w14:textId="289B9312">
            <w:pPr>
              <w:pStyle w:val="NormalTable"/>
              <w:rPr>
                <w:rFonts w:eastAsia="Calibri"/>
              </w:rPr>
            </w:pPr>
            <w:r w:rsidRPr="00B74FF9">
              <w:rPr>
                <w:rFonts w:eastAsia="Calibri"/>
              </w:rPr>
              <w:t>Information about plan care management and utilization controls (care coordination, case and disease management programs, utilization review criteria, prior authorization workflows, referral rules and care pathways).</w:t>
            </w:r>
          </w:p>
        </w:tc>
      </w:tr>
      <w:tr w:rsidR="00CD0FD1" w:rsidTr="086BAA44" w14:paraId="43BB1EED" w14:textId="77777777">
        <w:trPr>
          <w:trHeight w:val="300"/>
        </w:trPr>
        <w:tc>
          <w:tcPr>
            <w:tcW w:w="9163" w:type="dxa"/>
            <w:gridSpan w:val="2"/>
          </w:tcPr>
          <w:p w:rsidR="00CD0FD1" w:rsidRDefault="1E89433D" w14:paraId="0115FDED" w14:textId="5A2CC4AE">
            <w:pPr>
              <w:pStyle w:val="NormalTable"/>
            </w:pPr>
            <w:r>
              <w:t xml:space="preserve">Relates To: Member, Provider, Organization, Healthcare Delivery, Health Plan, Health Insurance Program, Healthcare Quality, Healthcare Payments, Communication    </w:t>
            </w:r>
          </w:p>
        </w:tc>
      </w:tr>
    </w:tbl>
    <w:p w:rsidRPr="00964ABB" w:rsidR="00B84184" w:rsidP="00B84184" w:rsidRDefault="00B84184" w14:paraId="35D6F9FE" w14:textId="77777777">
      <w:pPr>
        <w:pStyle w:val="Heading2"/>
      </w:pPr>
      <w:bookmarkStart w:name="_Toc222506476" w:id="291"/>
      <w:r w:rsidRPr="00964ABB">
        <w:t>Healthcare Delivery Subject Area</w:t>
      </w:r>
      <w:bookmarkEnd w:id="291"/>
    </w:p>
    <w:p w:rsidRPr="00964ABB" w:rsidR="00B84184" w:rsidP="00B84184" w:rsidRDefault="00B84184" w14:paraId="1341457D" w14:textId="77777777">
      <w:r w:rsidRPr="00964ABB">
        <w:t>Information about the events, products and procedures associated with the usage and delivery of health services to populations served by the SMA.</w:t>
      </w:r>
    </w:p>
    <w:p w:rsidRPr="001F4A49" w:rsidR="00B84184" w:rsidP="00B84184" w:rsidRDefault="00B84184" w14:paraId="4A139970" w14:textId="77777777">
      <w:pPr>
        <w:pStyle w:val="Heading3"/>
      </w:pPr>
      <w:r w:rsidRPr="001F4A49">
        <w:t>Healthcare Delivery Data Categories</w:t>
      </w:r>
    </w:p>
    <w:p w:rsidRPr="001F4A49" w:rsidR="00B84184" w:rsidP="00B84184" w:rsidRDefault="00B84184" w14:paraId="6CF22D09" w14:textId="77777777">
      <w:r w:rsidRPr="001F4A49">
        <w:t xml:space="preserve">The following table identifies the data categories for the Healthcare Delivery subject area. </w:t>
      </w:r>
    </w:p>
    <w:p w:rsidRPr="001F4A49" w:rsidR="00B84184" w:rsidP="00B84184" w:rsidRDefault="00B84184" w14:paraId="21B699D3" w14:textId="7BE6686D">
      <w:pPr>
        <w:pStyle w:val="Caption"/>
      </w:pPr>
      <w:r w:rsidRPr="001F4A49">
        <w:t xml:space="preserve">Table </w:t>
      </w:r>
      <w:r w:rsidRPr="008763A9">
        <w:fldChar w:fldCharType="begin"/>
      </w:r>
      <w:r w:rsidRPr="001F4A49">
        <w:instrText xml:space="preserve"> SEQ Table \* ARABIC </w:instrText>
      </w:r>
      <w:r w:rsidRPr="008763A9">
        <w:fldChar w:fldCharType="separate"/>
      </w:r>
      <w:r w:rsidR="00501226">
        <w:rPr>
          <w:noProof/>
        </w:rPr>
        <w:t>6</w:t>
      </w:r>
      <w:r w:rsidRPr="008763A9">
        <w:rPr>
          <w:noProof/>
        </w:rPr>
        <w:fldChar w:fldCharType="end"/>
      </w:r>
      <w:r w:rsidRPr="001F4A49">
        <w:t xml:space="preserve"> – Healthcare Delivery Data Categories</w:t>
      </w:r>
    </w:p>
    <w:tbl>
      <w:tblPr>
        <w:tblStyle w:val="GridTable4"/>
        <w:tblW w:w="4900" w:type="pct"/>
        <w:tblLook w:val="0420" w:firstRow="1" w:lastRow="0" w:firstColumn="0" w:lastColumn="0" w:noHBand="0" w:noVBand="1"/>
      </w:tblPr>
      <w:tblGrid>
        <w:gridCol w:w="2814"/>
        <w:gridCol w:w="6349"/>
      </w:tblGrid>
      <w:tr w:rsidRPr="00E368DE" w:rsidR="00B84184" w:rsidTr="41F0AB7C" w14:paraId="42D52D41"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1F4A49" w:rsidR="00B84184" w:rsidP="00BD61C6" w:rsidRDefault="00B84184" w14:paraId="7537E82D" w14:textId="77777777">
            <w:pPr>
              <w:pStyle w:val="HeaderTable"/>
            </w:pPr>
            <w:r w:rsidRPr="001F4A49">
              <w:t>Data Category</w:t>
            </w:r>
          </w:p>
        </w:tc>
        <w:tc>
          <w:tcPr>
            <w:tcW w:w="6349" w:type="dxa"/>
          </w:tcPr>
          <w:p w:rsidRPr="001F4A49" w:rsidR="00B84184" w:rsidP="00BD61C6" w:rsidRDefault="00B84184" w14:paraId="7CD2ECD9" w14:textId="77777777">
            <w:pPr>
              <w:pStyle w:val="HeaderTable"/>
            </w:pPr>
            <w:r w:rsidRPr="001F4A49">
              <w:t>Definition</w:t>
            </w:r>
          </w:p>
        </w:tc>
      </w:tr>
      <w:tr w:rsidRPr="00E368DE" w:rsidR="00736FA9" w:rsidTr="41F0AB7C" w14:paraId="44C332F4"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00736FA9" w:rsidP="00BD61C6" w:rsidRDefault="003A35F7" w14:paraId="0A363A48" w14:textId="240501E3">
            <w:pPr>
              <w:pStyle w:val="NormalTable"/>
            </w:pPr>
            <w:ins w:author="Dwayne Carter" w:date="2026-02-25T10:49:00Z" w16du:dateUtc="2026-02-25T15:49:00Z" w:id="292">
              <w:r>
                <w:t xml:space="preserve">Patient </w:t>
              </w:r>
            </w:ins>
            <w:r w:rsidR="00736FA9">
              <w:t>Encounter</w:t>
            </w:r>
            <w:del w:author="Dwayne Carter" w:date="2026-02-25T10:49:00Z" w16du:dateUtc="2026-02-25T15:49:00Z" w:id="293">
              <w:r w:rsidDel="003A35F7" w:rsidR="00736FA9">
                <w:delText xml:space="preserve"> </w:delText>
              </w:r>
            </w:del>
            <w:del w:author="Dwayne Carter" w:date="2026-02-25T10:44:00Z" w16du:dateUtc="2026-02-25T15:44:00Z" w:id="294">
              <w:r w:rsidDel="003A35F7" w:rsidR="00736FA9">
                <w:delText>Ident</w:delText>
              </w:r>
              <w:r w:rsidDel="003A35F7" w:rsidR="00001A19">
                <w:delText>ity</w:delText>
              </w:r>
            </w:del>
          </w:p>
        </w:tc>
        <w:tc>
          <w:tcPr>
            <w:tcW w:w="6349" w:type="dxa"/>
          </w:tcPr>
          <w:p w:rsidRPr="00F13B06" w:rsidR="00736FA9" w:rsidP="00BD61C6" w:rsidRDefault="00736FA9" w14:paraId="5D669DDE" w14:textId="2BD8CF5B">
            <w:pPr>
              <w:pStyle w:val="NormalTable"/>
            </w:pPr>
            <w:r w:rsidRPr="00F13B06">
              <w:t xml:space="preserve">Information </w:t>
            </w:r>
            <w:del w:author="Dwayne Carter" w:date="2026-02-25T10:45:00Z" w16du:dateUtc="2026-02-25T15:45:00Z" w:id="295">
              <w:r w:rsidRPr="00F13B06" w:rsidDel="003A35F7">
                <w:delText>that uniquely identifies</w:delText>
              </w:r>
            </w:del>
            <w:ins w:author="Dwayne Carter" w:date="2026-02-25T10:45:00Z" w16du:dateUtc="2026-02-25T15:45:00Z" w:id="296">
              <w:r w:rsidR="003A35F7">
                <w:t>about</w:t>
              </w:r>
            </w:ins>
            <w:r w:rsidRPr="00F13B06">
              <w:t xml:space="preserve"> the interaction between a patient and provider for purposes of providing healthcare services or assessing the health status of a patient</w:t>
            </w:r>
            <w:ins w:author="Dwayne Carter" w:date="2026-02-25T10:45:00Z" w16du:dateUtc="2026-02-25T15:45:00Z" w:id="297">
              <w:r w:rsidR="003A35F7">
                <w:t xml:space="preserve"> including encounter identification, classification, special arrangement, e</w:t>
              </w:r>
            </w:ins>
            <w:ins w:author="Dwayne Carter" w:date="2026-02-25T10:46:00Z" w16du:dateUtc="2026-02-25T15:46:00Z" w:id="298">
              <w:r w:rsidR="003A35F7">
                <w:t xml:space="preserve">tc. </w:t>
              </w:r>
            </w:ins>
            <w:del w:author="Dwayne Carter" w:date="2026-02-25T10:45:00Z" w16du:dateUtc="2026-02-25T15:45:00Z" w:id="299">
              <w:r w:rsidRPr="00F13B06" w:rsidDel="003A35F7">
                <w:delText xml:space="preserve">. </w:delText>
              </w:r>
            </w:del>
          </w:p>
        </w:tc>
      </w:tr>
      <w:tr w:rsidRPr="00E368DE" w:rsidR="00736FA9" w:rsidDel="003A35F7" w:rsidTr="41F0AB7C" w14:paraId="73BC9813" w14:textId="76BC8B50">
        <w:trPr>
          <w:trHeight w:val="300"/>
          <w:del w:author="Dwayne Carter" w:date="2026-02-25T10:46:00Z" w:id="300"/>
        </w:trPr>
        <w:tc>
          <w:tcPr>
            <w:tcW w:w="2814" w:type="dxa"/>
          </w:tcPr>
          <w:p w:rsidR="00736FA9" w:rsidDel="003A35F7" w:rsidP="00BD61C6" w:rsidRDefault="00736FA9" w14:paraId="743B48D8" w14:textId="12F98124">
            <w:pPr>
              <w:pStyle w:val="NormalTable"/>
              <w:rPr>
                <w:del w:author="Dwayne Carter" w:date="2026-02-25T10:46:00Z" w16du:dateUtc="2026-02-25T15:46:00Z" w:id="301"/>
              </w:rPr>
            </w:pPr>
            <w:del w:author="Dwayne Carter" w:date="2026-02-25T10:46:00Z" w16du:dateUtc="2026-02-25T15:46:00Z" w:id="302">
              <w:r w:rsidDel="003A35F7">
                <w:delText>Encounter Location</w:delText>
              </w:r>
            </w:del>
          </w:p>
        </w:tc>
        <w:tc>
          <w:tcPr>
            <w:tcW w:w="6349" w:type="dxa"/>
          </w:tcPr>
          <w:p w:rsidRPr="00F13B06" w:rsidR="00736FA9" w:rsidDel="003A35F7" w:rsidP="00BD61C6" w:rsidRDefault="00736FA9" w14:paraId="21667C55" w14:textId="78628606">
            <w:pPr>
              <w:pStyle w:val="NormalTable"/>
              <w:rPr>
                <w:del w:author="Dwayne Carter" w:date="2026-02-25T10:46:00Z" w16du:dateUtc="2026-02-25T15:46:00Z" w:id="303"/>
              </w:rPr>
            </w:pPr>
            <w:del w:author="Dwayne Carter" w:date="2026-02-25T10:46:00Z" w16du:dateUtc="2026-02-25T15:46:00Z" w:id="304">
              <w:r w:rsidRPr="00F13B06" w:rsidDel="003A35F7">
                <w:delText xml:space="preserve">Information about the location where the encounter services were delivered. </w:delText>
              </w:r>
            </w:del>
          </w:p>
        </w:tc>
      </w:tr>
      <w:tr w:rsidRPr="00E368DE" w:rsidR="00B84184" w:rsidTr="41F0AB7C" w14:paraId="4D253D23"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223306" w:rsidR="00B84184" w:rsidP="00BD61C6" w:rsidRDefault="00736FA9" w14:paraId="0735EA2A" w14:textId="26B393F8">
            <w:pPr>
              <w:pStyle w:val="NormalTable"/>
            </w:pPr>
            <w:r>
              <w:t>Encounter</w:t>
            </w:r>
            <w:r w:rsidRPr="00223306" w:rsidR="00C06BD8">
              <w:t xml:space="preserve"> Service</w:t>
            </w:r>
          </w:p>
        </w:tc>
        <w:tc>
          <w:tcPr>
            <w:tcW w:w="6349" w:type="dxa"/>
          </w:tcPr>
          <w:p w:rsidRPr="00F13B06" w:rsidR="00B84184" w:rsidP="00BD61C6" w:rsidRDefault="00D13D76" w14:paraId="3A64EEAD" w14:textId="4A73764B">
            <w:pPr>
              <w:pStyle w:val="NormalTable"/>
            </w:pPr>
            <w:r w:rsidRPr="00F13B06">
              <w:t xml:space="preserve">Information about a healthcare service that was delivered during a patient encounter. </w:t>
            </w:r>
          </w:p>
        </w:tc>
      </w:tr>
      <w:tr w:rsidRPr="00E368DE" w:rsidR="00D13D76" w:rsidDel="003A35F7" w:rsidTr="41F0AB7C" w14:paraId="79C34BA5" w14:textId="05E10069">
        <w:trPr>
          <w:trHeight w:val="300"/>
          <w:del w:author="Dwayne Carter" w:date="2026-02-25T10:46:00Z" w:id="305"/>
        </w:trPr>
        <w:tc>
          <w:tcPr>
            <w:tcW w:w="2814" w:type="dxa"/>
          </w:tcPr>
          <w:p w:rsidRPr="00223306" w:rsidR="00D13D76" w:rsidDel="003A35F7" w:rsidP="00BD61C6" w:rsidRDefault="00D13D76" w14:paraId="4AFD92B7" w14:textId="21DD7DE7">
            <w:pPr>
              <w:pStyle w:val="NormalTable"/>
              <w:rPr>
                <w:del w:author="Dwayne Carter" w:date="2026-02-25T10:46:00Z" w16du:dateUtc="2026-02-25T15:46:00Z" w:id="306"/>
              </w:rPr>
            </w:pPr>
            <w:del w:author="Dwayne Carter" w:date="2026-02-25T10:46:00Z" w16du:dateUtc="2026-02-25T15:46:00Z" w:id="307">
              <w:r w:rsidDel="003A35F7">
                <w:delText>Encounter Classification</w:delText>
              </w:r>
            </w:del>
          </w:p>
        </w:tc>
        <w:tc>
          <w:tcPr>
            <w:tcW w:w="6349" w:type="dxa"/>
          </w:tcPr>
          <w:p w:rsidRPr="00223306" w:rsidR="00D13D76" w:rsidDel="003A35F7" w:rsidP="00BD61C6" w:rsidRDefault="00D13D76" w14:paraId="7CF262C0" w14:textId="64149D3C">
            <w:pPr>
              <w:pStyle w:val="NormalTable"/>
              <w:rPr>
                <w:del w:author="Dwayne Carter" w:date="2026-02-25T10:46:00Z" w16du:dateUtc="2026-02-25T15:46:00Z" w:id="308"/>
              </w:rPr>
            </w:pPr>
            <w:del w:author="Dwayne Carter" w:date="2026-02-25T10:46:00Z" w16du:dateUtc="2026-02-25T15:46:00Z" w:id="309">
              <w:r w:rsidDel="003A35F7">
                <w:delText>Information that describes the type of patient encounter. (e.g. Inpatient, Outpatient, etc.)</w:delText>
              </w:r>
            </w:del>
          </w:p>
        </w:tc>
      </w:tr>
      <w:tr w:rsidRPr="00E368DE" w:rsidR="00D13D76" w:rsidDel="003A35F7" w:rsidTr="41F0AB7C" w14:paraId="50449301" w14:textId="766ED97C">
        <w:trPr>
          <w:cnfStyle w:val="000000100000" w:firstRow="0" w:lastRow="0" w:firstColumn="0" w:lastColumn="0" w:oddVBand="0" w:evenVBand="0" w:oddHBand="1" w:evenHBand="0" w:firstRowFirstColumn="0" w:firstRowLastColumn="0" w:lastRowFirstColumn="0" w:lastRowLastColumn="0"/>
          <w:trHeight w:val="300"/>
          <w:del w:author="Dwayne Carter" w:date="2026-02-25T10:46:00Z" w:id="310"/>
        </w:trPr>
        <w:tc>
          <w:tcPr>
            <w:tcW w:w="2814" w:type="dxa"/>
          </w:tcPr>
          <w:p w:rsidR="00D13D76" w:rsidDel="003A35F7" w:rsidP="00BD61C6" w:rsidRDefault="00F13B06" w14:paraId="650FAF9A" w14:textId="254631B0">
            <w:pPr>
              <w:pStyle w:val="NormalTable"/>
              <w:rPr>
                <w:del w:author="Dwayne Carter" w:date="2026-02-25T10:46:00Z" w16du:dateUtc="2026-02-25T15:46:00Z" w:id="311"/>
              </w:rPr>
            </w:pPr>
            <w:del w:author="Dwayne Carter" w:date="2026-02-25T10:46:00Z" w16du:dateUtc="2026-02-25T15:46:00Z" w:id="312">
              <w:r w:rsidDel="003A35F7">
                <w:delText xml:space="preserve">Care </w:delText>
              </w:r>
              <w:r w:rsidDel="003A35F7" w:rsidR="00D13D76">
                <w:delText>Participant</w:delText>
              </w:r>
            </w:del>
          </w:p>
        </w:tc>
        <w:tc>
          <w:tcPr>
            <w:tcW w:w="6349" w:type="dxa"/>
          </w:tcPr>
          <w:p w:rsidR="00D13D76" w:rsidDel="003A35F7" w:rsidP="00BD61C6" w:rsidRDefault="00D13D76" w14:paraId="25D0A487" w14:textId="15B907D9">
            <w:pPr>
              <w:pStyle w:val="NormalTable"/>
              <w:rPr>
                <w:del w:author="Dwayne Carter" w:date="2026-02-25T10:46:00Z" w16du:dateUtc="2026-02-25T15:46:00Z" w:id="313"/>
              </w:rPr>
            </w:pPr>
            <w:del w:author="Dwayne Carter" w:date="2026-02-25T10:46:00Z" w16du:dateUtc="2026-02-25T15:46:00Z" w:id="314">
              <w:r w:rsidDel="003A35F7">
                <w:delText>Information about the individuals that participated in the encounter</w:delText>
              </w:r>
              <w:r w:rsidDel="003A35F7" w:rsidR="00F13B06">
                <w:delText xml:space="preserve"> and/or the episode of care.</w:delText>
              </w:r>
            </w:del>
          </w:p>
        </w:tc>
      </w:tr>
      <w:tr w:rsidRPr="00E368DE" w:rsidR="00736FA9" w:rsidTr="41F0AB7C" w14:paraId="16E86A38" w14:textId="77777777">
        <w:trPr>
          <w:trHeight w:val="300"/>
        </w:trPr>
        <w:tc>
          <w:tcPr>
            <w:tcW w:w="2814" w:type="dxa"/>
          </w:tcPr>
          <w:p w:rsidR="00736FA9" w:rsidP="00BD61C6" w:rsidRDefault="00F13B06" w14:paraId="537043C2" w14:textId="2B1C5FFF">
            <w:pPr>
              <w:pStyle w:val="NormalTable"/>
            </w:pPr>
            <w:r>
              <w:t>Care</w:t>
            </w:r>
            <w:r w:rsidR="00736FA9">
              <w:t xml:space="preserve"> Diagnosis</w:t>
            </w:r>
          </w:p>
        </w:tc>
        <w:tc>
          <w:tcPr>
            <w:tcW w:w="6349" w:type="dxa"/>
          </w:tcPr>
          <w:p w:rsidR="00736FA9" w:rsidP="00BD61C6" w:rsidRDefault="00736FA9" w14:paraId="14E456F3" w14:textId="5CBE85AF">
            <w:pPr>
              <w:pStyle w:val="NormalTable"/>
            </w:pPr>
            <w:r>
              <w:t>Information about the diagnosis that were relevant to the patient encounter</w:t>
            </w:r>
            <w:r w:rsidR="00F13B06">
              <w:t xml:space="preserve"> or episode of care. </w:t>
            </w:r>
          </w:p>
        </w:tc>
      </w:tr>
      <w:tr w:rsidRPr="00E368DE" w:rsidR="00736FA9" w:rsidDel="003A35F7" w:rsidTr="41F0AB7C" w14:paraId="6DF33E08" w14:textId="05B94341">
        <w:trPr>
          <w:cnfStyle w:val="000000100000" w:firstRow="0" w:lastRow="0" w:firstColumn="0" w:lastColumn="0" w:oddVBand="0" w:evenVBand="0" w:oddHBand="1" w:evenHBand="0" w:firstRowFirstColumn="0" w:firstRowLastColumn="0" w:lastRowFirstColumn="0" w:lastRowLastColumn="0"/>
          <w:trHeight w:val="300"/>
          <w:del w:author="Dwayne Carter" w:date="2026-02-25T10:46:00Z" w:id="315"/>
        </w:trPr>
        <w:tc>
          <w:tcPr>
            <w:tcW w:w="2814" w:type="dxa"/>
          </w:tcPr>
          <w:p w:rsidRPr="00223306" w:rsidR="00736FA9" w:rsidDel="003A35F7" w:rsidP="00BD61C6" w:rsidRDefault="00736FA9" w14:paraId="35279A37" w14:textId="2E1064DF">
            <w:pPr>
              <w:pStyle w:val="NormalTable"/>
              <w:rPr>
                <w:del w:author="Dwayne Carter" w:date="2026-02-25T10:46:00Z" w16du:dateUtc="2026-02-25T15:46:00Z" w:id="316"/>
              </w:rPr>
            </w:pPr>
            <w:del w:author="Dwayne Carter" w:date="2026-02-25T10:46:00Z" w16du:dateUtc="2026-02-25T15:46:00Z" w:id="317">
              <w:r w:rsidDel="003A35F7">
                <w:delText>Encounter Special Arrangement</w:delText>
              </w:r>
            </w:del>
          </w:p>
        </w:tc>
        <w:tc>
          <w:tcPr>
            <w:tcW w:w="6349" w:type="dxa"/>
          </w:tcPr>
          <w:p w:rsidRPr="00223306" w:rsidR="00736FA9" w:rsidDel="003A35F7" w:rsidP="00BD61C6" w:rsidRDefault="00736FA9" w14:paraId="4B53EE8C" w14:textId="37990DF5">
            <w:pPr>
              <w:pStyle w:val="NormalTable"/>
              <w:rPr>
                <w:del w:author="Dwayne Carter" w:date="2026-02-25T10:46:00Z" w16du:dateUtc="2026-02-25T15:46:00Z" w:id="318"/>
              </w:rPr>
            </w:pPr>
            <w:del w:author="Dwayne Carter" w:date="2026-02-25T10:46:00Z" w16du:dateUtc="2026-02-25T15:46:00Z" w:id="319">
              <w:r w:rsidDel="003A35F7">
                <w:delText xml:space="preserve">Information about special arrangements that were reported during the encounter. (e.g.  Special diets, wheelchair, translators, etc.) </w:delText>
              </w:r>
            </w:del>
          </w:p>
        </w:tc>
      </w:tr>
      <w:tr w:rsidRPr="00E368DE" w:rsidR="00B84184" w:rsidDel="003A35F7" w:rsidTr="41F0AB7C" w14:paraId="1C0C418B" w14:textId="6B097C82">
        <w:trPr>
          <w:trHeight w:val="300"/>
          <w:del w:author="Dwayne Carter" w:date="2026-02-25T10:47:00Z" w:id="320"/>
        </w:trPr>
        <w:tc>
          <w:tcPr>
            <w:tcW w:w="2814" w:type="dxa"/>
          </w:tcPr>
          <w:p w:rsidRPr="00223306" w:rsidR="00B84184" w:rsidDel="003A35F7" w:rsidP="00BD61C6" w:rsidRDefault="00B84184" w14:paraId="76168561" w14:textId="40C55232">
            <w:pPr>
              <w:pStyle w:val="NormalTable"/>
              <w:rPr>
                <w:del w:author="Dwayne Carter" w:date="2026-02-25T10:47:00Z" w16du:dateUtc="2026-02-25T15:47:00Z" w:id="321"/>
              </w:rPr>
            </w:pPr>
            <w:del w:author="Dwayne Carter" w:date="2026-02-25T10:47:00Z" w16du:dateUtc="2026-02-25T15:47:00Z" w:id="322">
              <w:r w:rsidRPr="00223306" w:rsidDel="003A35F7">
                <w:delText>Encounter</w:delText>
              </w:r>
              <w:r w:rsidDel="003A35F7" w:rsidR="00736FA9">
                <w:delText xml:space="preserve"> Demographic</w:delText>
              </w:r>
            </w:del>
          </w:p>
        </w:tc>
        <w:tc>
          <w:tcPr>
            <w:tcW w:w="6349" w:type="dxa"/>
          </w:tcPr>
          <w:p w:rsidRPr="00223306" w:rsidR="00B84184" w:rsidDel="003A35F7" w:rsidP="00BD61C6" w:rsidRDefault="00B84184" w14:paraId="5907D1E6" w14:textId="5772D2B0">
            <w:pPr>
              <w:pStyle w:val="NormalTable"/>
              <w:rPr>
                <w:del w:author="Dwayne Carter" w:date="2026-02-25T10:47:00Z" w16du:dateUtc="2026-02-25T15:47:00Z" w:id="323"/>
              </w:rPr>
            </w:pPr>
            <w:del w:author="Dwayne Carter" w:date="2026-02-25T10:47:00Z" w16du:dateUtc="2026-02-25T15:47:00Z" w:id="324">
              <w:r w:rsidRPr="00223306" w:rsidDel="003A35F7">
                <w:delText xml:space="preserve">Information about the </w:delText>
              </w:r>
              <w:r w:rsidDel="003A35F7" w:rsidR="00736FA9">
                <w:delText>patient encounter including</w:delText>
              </w:r>
              <w:r w:rsidDel="003A35F7" w:rsidR="008A4887">
                <w:delText xml:space="preserve"> the encounter </w:delText>
              </w:r>
              <w:r w:rsidDel="003A35F7" w:rsidR="00736FA9">
                <w:delText>type,</w:delText>
              </w:r>
              <w:r w:rsidDel="003A35F7" w:rsidR="008A4887">
                <w:delText xml:space="preserve"> reason, priority, </w:delText>
              </w:r>
              <w:r w:rsidDel="003A35F7" w:rsidR="00736FA9">
                <w:delText xml:space="preserve">etc. </w:delText>
              </w:r>
            </w:del>
          </w:p>
        </w:tc>
      </w:tr>
      <w:tr w:rsidRPr="00E368DE" w:rsidR="008A4887" w:rsidTr="41F0AB7C" w14:paraId="20F6976E"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223306" w:rsidR="008A4887" w:rsidP="00BD61C6" w:rsidRDefault="008A4887" w14:paraId="6B9335E3" w14:textId="783F7B2F">
            <w:pPr>
              <w:pStyle w:val="NormalTable"/>
            </w:pPr>
            <w:r>
              <w:t xml:space="preserve">Episode of Care </w:t>
            </w:r>
            <w:del w:author="Dwayne Carter" w:date="2026-02-25T10:46:00Z" w16du:dateUtc="2026-02-25T15:46:00Z" w:id="325">
              <w:r w:rsidDel="003A35F7">
                <w:delText>Identifier</w:delText>
              </w:r>
            </w:del>
          </w:p>
        </w:tc>
        <w:tc>
          <w:tcPr>
            <w:tcW w:w="6349" w:type="dxa"/>
          </w:tcPr>
          <w:p w:rsidRPr="00223306" w:rsidR="008A4887" w:rsidP="00BD61C6" w:rsidRDefault="008A4887" w14:paraId="0987272D" w14:textId="04638DE3">
            <w:pPr>
              <w:pStyle w:val="NormalTable"/>
            </w:pPr>
            <w:r>
              <w:t xml:space="preserve">Information </w:t>
            </w:r>
            <w:del w:author="Dwayne Carter" w:date="2026-02-25T10:47:00Z" w16du:dateUtc="2026-02-25T15:47:00Z" w:id="326">
              <w:r w:rsidDel="003A35F7">
                <w:delText>that uniquely identifies the</w:delText>
              </w:r>
            </w:del>
            <w:ins w:author="Dwayne Carter" w:date="2026-02-25T10:47:00Z" w16du:dateUtc="2026-02-25T15:47:00Z" w:id="327">
              <w:r w:rsidR="003A35F7">
                <w:t>about the</w:t>
              </w:r>
            </w:ins>
            <w:r>
              <w:t xml:space="preserve"> association of a patient and an organization/provider during which patient encounters may occur. The managing organization assumes a level of responsibility for the patient during this time. </w:t>
            </w:r>
          </w:p>
        </w:tc>
      </w:tr>
      <w:tr w:rsidRPr="00E368DE" w:rsidR="00B84184" w:rsidDel="003A35F7" w:rsidTr="41F0AB7C" w14:paraId="26ED8417" w14:textId="326753DC">
        <w:trPr>
          <w:trHeight w:val="300"/>
          <w:del w:author="Dwayne Carter" w:date="2026-02-25T10:47:00Z" w:id="328"/>
        </w:trPr>
        <w:tc>
          <w:tcPr>
            <w:tcW w:w="2814" w:type="dxa"/>
          </w:tcPr>
          <w:p w:rsidRPr="00223306" w:rsidR="00B84184" w:rsidDel="003A35F7" w:rsidP="00BD61C6" w:rsidRDefault="00B84184" w14:paraId="1D3B34EF" w14:textId="585CA069">
            <w:pPr>
              <w:pStyle w:val="NormalTable"/>
              <w:rPr>
                <w:del w:author="Dwayne Carter" w:date="2026-02-25T10:47:00Z" w16du:dateUtc="2026-02-25T15:47:00Z" w:id="329"/>
              </w:rPr>
            </w:pPr>
            <w:del w:author="Dwayne Carter" w:date="2026-02-25T10:47:00Z" w16du:dateUtc="2026-02-25T15:47:00Z" w:id="330">
              <w:r w:rsidRPr="00223306" w:rsidDel="003A35F7">
                <w:delText>Episode of Care</w:delText>
              </w:r>
              <w:r w:rsidDel="003A35F7" w:rsidR="008A4887">
                <w:delText xml:space="preserve"> Demographic</w:delText>
              </w:r>
            </w:del>
          </w:p>
        </w:tc>
        <w:tc>
          <w:tcPr>
            <w:tcW w:w="6349" w:type="dxa"/>
          </w:tcPr>
          <w:p w:rsidRPr="00223306" w:rsidR="00B84184" w:rsidDel="003A35F7" w:rsidP="00BD61C6" w:rsidRDefault="00B84184" w14:paraId="036A7A96" w14:textId="2DB5CC32">
            <w:pPr>
              <w:pStyle w:val="NormalTable"/>
              <w:rPr>
                <w:del w:author="Dwayne Carter" w:date="2026-02-25T10:47:00Z" w16du:dateUtc="2026-02-25T15:47:00Z" w:id="331"/>
              </w:rPr>
            </w:pPr>
            <w:del w:author="Dwayne Carter" w:date="2026-02-25T10:47:00Z" w16du:dateUtc="2026-02-25T15:47:00Z" w:id="332">
              <w:r w:rsidRPr="00223306" w:rsidDel="003A35F7">
                <w:delText xml:space="preserve">Information about the </w:delText>
              </w:r>
              <w:r w:rsidDel="003A35F7" w:rsidR="008A4887">
                <w:delText xml:space="preserve">episode of care including the type, </w:delText>
              </w:r>
              <w:r w:rsidDel="003A35F7" w:rsidR="00F13B06">
                <w:delText xml:space="preserve">reason, </w:delText>
              </w:r>
              <w:r w:rsidDel="003A35F7" w:rsidR="008A4887">
                <w:delText xml:space="preserve">period, etc. </w:delText>
              </w:r>
              <w:r w:rsidRPr="00223306" w:rsidDel="003A35F7">
                <w:delText xml:space="preserve"> </w:delText>
              </w:r>
            </w:del>
          </w:p>
        </w:tc>
      </w:tr>
      <w:tr w:rsidRPr="00E368DE" w:rsidR="00D13D76" w:rsidTr="41F0AB7C" w14:paraId="514C3F96"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223306" w:rsidR="00D13D76" w:rsidP="00BD61C6" w:rsidRDefault="00D13D76" w14:paraId="1DF9E869" w14:textId="38076A58">
            <w:pPr>
              <w:pStyle w:val="NormalTable"/>
            </w:pPr>
            <w:r>
              <w:t>Care Admission</w:t>
            </w:r>
          </w:p>
        </w:tc>
        <w:tc>
          <w:tcPr>
            <w:tcW w:w="6349" w:type="dxa"/>
          </w:tcPr>
          <w:p w:rsidRPr="00223306" w:rsidR="00D13D76" w:rsidP="00BD61C6" w:rsidRDefault="00D13D76" w14:paraId="1755CAA8" w14:textId="726EC51B">
            <w:pPr>
              <w:pStyle w:val="NormalTable"/>
            </w:pPr>
            <w:r>
              <w:t xml:space="preserve">Information about the admission/discharge of a patient to an episode of care or a patient encounter. </w:t>
            </w:r>
          </w:p>
        </w:tc>
      </w:tr>
      <w:tr w:rsidRPr="00E368DE" w:rsidR="00B84184" w:rsidTr="41F0AB7C" w14:paraId="7397B698" w14:textId="77777777">
        <w:trPr>
          <w:trHeight w:val="300"/>
        </w:trPr>
        <w:tc>
          <w:tcPr>
            <w:tcW w:w="2814" w:type="dxa"/>
          </w:tcPr>
          <w:p w:rsidRPr="00223306" w:rsidR="00B84184" w:rsidP="00BD61C6" w:rsidRDefault="00B84184" w14:paraId="00F137A8" w14:textId="3C962E91">
            <w:pPr>
              <w:pStyle w:val="NormalTable"/>
            </w:pPr>
            <w:r w:rsidRPr="00223306">
              <w:t>Care Appointment</w:t>
            </w:r>
          </w:p>
        </w:tc>
        <w:tc>
          <w:tcPr>
            <w:tcW w:w="6349" w:type="dxa"/>
          </w:tcPr>
          <w:p w:rsidRPr="00223306" w:rsidR="00B84184" w:rsidP="00BD61C6" w:rsidRDefault="00B84184" w14:paraId="40F0DE94" w14:textId="634584A4">
            <w:pPr>
              <w:pStyle w:val="NormalTable"/>
            </w:pPr>
            <w:r w:rsidRPr="00223306">
              <w:t>Information about the boo</w:t>
            </w:r>
            <w:r w:rsidR="001F4A49">
              <w:t>k</w:t>
            </w:r>
            <w:r w:rsidRPr="00223306">
              <w:t xml:space="preserve">ing of a healthcare event among patients, providers, related persons and/or devices for a specific date/time and may result in one or more patient encounters. </w:t>
            </w:r>
          </w:p>
        </w:tc>
      </w:tr>
      <w:tr w:rsidRPr="00E368DE" w:rsidR="00B84184" w:rsidDel="001A5940" w:rsidTr="41F0AB7C" w14:paraId="66637919" w14:textId="60926B6C">
        <w:trPr>
          <w:cnfStyle w:val="000000100000" w:firstRow="0" w:lastRow="0" w:firstColumn="0" w:lastColumn="0" w:oddVBand="0" w:evenVBand="0" w:oddHBand="1" w:evenHBand="0" w:firstRowFirstColumn="0" w:firstRowLastColumn="0" w:lastRowFirstColumn="0" w:lastRowLastColumn="0"/>
          <w:trHeight w:val="300"/>
          <w:del w:author="Dwayne Carter" w:date="2026-02-25T17:55:00Z" w:id="333"/>
        </w:trPr>
        <w:tc>
          <w:tcPr>
            <w:tcW w:w="2814" w:type="dxa"/>
          </w:tcPr>
          <w:p w:rsidRPr="00223306" w:rsidR="00B84184" w:rsidDel="001A5940" w:rsidP="00BD61C6" w:rsidRDefault="008A4887" w14:paraId="1E44E0EE" w14:textId="66A5EE7D">
            <w:pPr>
              <w:pStyle w:val="NormalTable"/>
              <w:rPr>
                <w:del w:author="Dwayne Carter" w:date="2026-02-25T17:55:00Z" w16du:dateUtc="2026-02-25T22:55:00Z" w:id="334"/>
              </w:rPr>
            </w:pPr>
            <w:del w:author="Dwayne Carter" w:date="2026-02-25T17:55:00Z" w16du:dateUtc="2026-02-25T22:55:00Z" w:id="335">
              <w:r w:rsidDel="001A5940">
                <w:delText>Encounter Source</w:delText>
              </w:r>
            </w:del>
          </w:p>
        </w:tc>
        <w:tc>
          <w:tcPr>
            <w:tcW w:w="6349" w:type="dxa"/>
          </w:tcPr>
          <w:p w:rsidRPr="00223306" w:rsidR="00B84184" w:rsidDel="001A5940" w:rsidP="00BD61C6" w:rsidRDefault="008A4887" w14:paraId="5375B9BD" w14:textId="5127025C">
            <w:pPr>
              <w:pStyle w:val="NormalTable"/>
              <w:rPr>
                <w:del w:author="Dwayne Carter" w:date="2026-02-25T17:55:00Z" w16du:dateUtc="2026-02-25T22:55:00Z" w:id="336"/>
              </w:rPr>
            </w:pPr>
            <w:del w:author="Dwayne Carter" w:date="2026-02-25T17:55:00Z" w16du:dateUtc="2026-02-25T22:55:00Z" w:id="337">
              <w:r w:rsidDel="001A5940">
                <w:delText>Information about the source for how the encounter information was collected. (e.g. Claim, Clinical Record, etc.)</w:delText>
              </w:r>
            </w:del>
          </w:p>
        </w:tc>
      </w:tr>
      <w:tr w:rsidRPr="00E368DE" w:rsidR="001F4A49" w:rsidTr="41F0AB7C" w14:paraId="57E98BCB" w14:textId="77777777">
        <w:trPr>
          <w:trHeight w:val="300"/>
        </w:trPr>
        <w:tc>
          <w:tcPr>
            <w:tcW w:w="9163" w:type="dxa"/>
            <w:gridSpan w:val="2"/>
          </w:tcPr>
          <w:p w:rsidRPr="001F4A49" w:rsidR="001F4A49" w:rsidP="001F4A49" w:rsidRDefault="41F0AB7C" w14:paraId="286A2C53" w14:textId="05C693D7">
            <w:pPr>
              <w:pStyle w:val="NormalTable"/>
            </w:pPr>
            <w:r w:rsidRPr="41F0AB7C">
              <w:rPr>
                <w:b/>
                <w:bCs/>
              </w:rPr>
              <w:t>Relates to:</w:t>
            </w:r>
            <w:r>
              <w:t xml:space="preserve"> Provider, Member, Healthcare Program, Health Plan</w:t>
            </w:r>
          </w:p>
          <w:p w:rsidRPr="00223306" w:rsidR="001F4A49" w:rsidP="000B5F4A" w:rsidRDefault="001F4A49" w14:paraId="63F20CFF" w14:textId="77777777">
            <w:pPr>
              <w:pStyle w:val="NormalTable"/>
            </w:pPr>
          </w:p>
        </w:tc>
      </w:tr>
    </w:tbl>
    <w:p w:rsidR="001F4A49" w:rsidP="001F4A49" w:rsidRDefault="001F4A49" w14:paraId="5C45B3B7" w14:textId="77777777">
      <w:pPr>
        <w:rPr>
          <w:highlight w:val="yellow"/>
        </w:rPr>
      </w:pPr>
    </w:p>
    <w:p w:rsidRPr="001F4A49" w:rsidR="00F76E46" w:rsidP="00C37080" w:rsidRDefault="00F76E46" w14:paraId="6E0D8414" w14:textId="12121F41">
      <w:pPr>
        <w:pStyle w:val="Heading2"/>
      </w:pPr>
      <w:bookmarkStart w:name="_Toc222506477" w:id="338"/>
      <w:r w:rsidRPr="001F4A49">
        <w:t>Healthcare Quality</w:t>
      </w:r>
      <w:r w:rsidRPr="001F4A49" w:rsidR="003D72C5">
        <w:t xml:space="preserve"> Subject Area</w:t>
      </w:r>
      <w:bookmarkEnd w:id="338"/>
    </w:p>
    <w:p w:rsidRPr="001F4A49" w:rsidR="000E1F49" w:rsidP="000E1F49" w:rsidRDefault="000E1F49" w14:paraId="2042907B" w14:textId="38C0A2EB">
      <w:r w:rsidRPr="001F4A49">
        <w:t>Information about the measures, methods, assessments and outcomes used to evaluate the administrative and clinical quality of health service delivery.</w:t>
      </w:r>
    </w:p>
    <w:p w:rsidRPr="001F4A49" w:rsidR="00AF1904" w:rsidP="00AF1904" w:rsidRDefault="009E52B2" w14:paraId="78CEE410" w14:textId="15401B28">
      <w:pPr>
        <w:pStyle w:val="Heading3"/>
      </w:pPr>
      <w:r w:rsidRPr="001F4A49">
        <w:t xml:space="preserve">Healthcare Quality </w:t>
      </w:r>
      <w:r w:rsidRPr="001F4A49" w:rsidR="000E1F49">
        <w:t xml:space="preserve">Data </w:t>
      </w:r>
      <w:r w:rsidRPr="001F4A49" w:rsidR="00AF1904">
        <w:t>Categories</w:t>
      </w:r>
    </w:p>
    <w:p w:rsidRPr="001F4A49" w:rsidR="008E37FE" w:rsidP="008E37FE" w:rsidRDefault="000E1F49" w14:paraId="6E3320D7" w14:textId="6195F26E">
      <w:r w:rsidRPr="001F4A49">
        <w:t xml:space="preserve">The following table identifies the data categories for the Healthcare Quality subject area. </w:t>
      </w:r>
    </w:p>
    <w:p w:rsidRPr="001F4A49" w:rsidR="00AF1904" w:rsidP="00AF1904" w:rsidRDefault="00AF1904" w14:paraId="6A8EFFA7" w14:textId="67640AF9">
      <w:pPr>
        <w:pStyle w:val="Caption"/>
      </w:pPr>
      <w:r w:rsidRPr="001F4A49">
        <w:t xml:space="preserve">Table </w:t>
      </w:r>
      <w:r w:rsidRPr="008763A9">
        <w:fldChar w:fldCharType="begin"/>
      </w:r>
      <w:r w:rsidRPr="001F4A49">
        <w:instrText>SEQ Table \* ARABIC</w:instrText>
      </w:r>
      <w:r w:rsidRPr="008763A9">
        <w:fldChar w:fldCharType="separate"/>
      </w:r>
      <w:r w:rsidR="00501226">
        <w:rPr>
          <w:noProof/>
        </w:rPr>
        <w:t>7</w:t>
      </w:r>
      <w:r w:rsidRPr="008763A9">
        <w:fldChar w:fldCharType="end"/>
      </w:r>
      <w:r w:rsidRPr="001F4A49">
        <w:t xml:space="preserve"> – </w:t>
      </w:r>
      <w:r w:rsidRPr="001F4A49" w:rsidR="001D1A6E">
        <w:t xml:space="preserve">Healthcare Quality </w:t>
      </w:r>
      <w:r w:rsidRPr="001F4A49" w:rsidR="00D20039">
        <w:t>Data</w:t>
      </w:r>
      <w:r w:rsidRPr="001F4A49">
        <w:t xml:space="preserve"> Categories</w:t>
      </w:r>
    </w:p>
    <w:tbl>
      <w:tblPr>
        <w:tblStyle w:val="GridTable4"/>
        <w:tblW w:w="4900" w:type="pct"/>
        <w:tblLook w:val="0420" w:firstRow="1" w:lastRow="0" w:firstColumn="0" w:lastColumn="0" w:noHBand="0" w:noVBand="1"/>
      </w:tblPr>
      <w:tblGrid>
        <w:gridCol w:w="2814"/>
        <w:gridCol w:w="6349"/>
      </w:tblGrid>
      <w:tr w:rsidRPr="001F4A49" w:rsidR="00160B43" w:rsidTr="5EEE83F5" w14:paraId="60BF55B7"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1F4A49" w:rsidR="00160B43" w:rsidP="00FD6144" w:rsidRDefault="004B1611" w14:paraId="52BBDCBD" w14:textId="2D4BFE56">
            <w:pPr>
              <w:pStyle w:val="HeaderTable"/>
            </w:pPr>
            <w:r w:rsidRPr="001F4A49">
              <w:t>Data Category</w:t>
            </w:r>
          </w:p>
        </w:tc>
        <w:tc>
          <w:tcPr>
            <w:tcW w:w="6349" w:type="dxa"/>
          </w:tcPr>
          <w:p w:rsidRPr="001F4A49" w:rsidR="00160B43" w:rsidP="00FD6144" w:rsidRDefault="00160B43" w14:paraId="0C1019ED" w14:textId="77777777">
            <w:pPr>
              <w:pStyle w:val="HeaderTable"/>
            </w:pPr>
            <w:r w:rsidRPr="001F4A49">
              <w:t>Definition</w:t>
            </w:r>
          </w:p>
        </w:tc>
      </w:tr>
      <w:tr w:rsidRPr="001F4A49" w:rsidR="002838A0" w:rsidTr="5EEE83F5" w14:paraId="16B5F9E1"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002838A0" w:rsidP="0050676D" w:rsidRDefault="002838A0" w14:paraId="0A4E5E4B" w14:textId="59353458">
            <w:pPr>
              <w:pStyle w:val="NormalTable"/>
            </w:pPr>
            <w:r>
              <w:t>Care Plan</w:t>
            </w:r>
            <w:del w:author="Dwayne Carter" w:date="2026-02-25T10:50:00Z" w16du:dateUtc="2026-02-25T15:50:00Z" w:id="339">
              <w:r w:rsidDel="003A35F7">
                <w:delText xml:space="preserve"> Ident</w:delText>
              </w:r>
              <w:r w:rsidDel="003A35F7" w:rsidR="00C415B0">
                <w:delText>ity</w:delText>
              </w:r>
            </w:del>
          </w:p>
        </w:tc>
        <w:tc>
          <w:tcPr>
            <w:tcW w:w="6349" w:type="dxa"/>
          </w:tcPr>
          <w:p w:rsidRPr="001F4A49" w:rsidR="002838A0" w:rsidP="0050676D" w:rsidRDefault="002838A0" w14:paraId="7B841F69" w14:textId="2C7A35F2">
            <w:pPr>
              <w:pStyle w:val="NormalTable"/>
            </w:pPr>
            <w:r w:rsidRPr="001F4A49">
              <w:t xml:space="preserve">Information </w:t>
            </w:r>
            <w:del w:author="Dwayne Carter" w:date="2026-02-25T10:50:00Z" w16du:dateUtc="2026-02-25T15:50:00Z" w:id="340">
              <w:r w:rsidRPr="001F4A49" w:rsidDel="003A35F7">
                <w:delText>about</w:delText>
              </w:r>
              <w:r w:rsidDel="003A35F7">
                <w:delText xml:space="preserve"> identifiers used to uniquely identify a care plan that</w:delText>
              </w:r>
            </w:del>
            <w:ins w:author="Dwayne Carter" w:date="2026-02-25T10:50:00Z" w16du:dateUtc="2026-02-25T15:50:00Z" w:id="341">
              <w:r w:rsidR="003A35F7">
                <w:t>that</w:t>
              </w:r>
            </w:ins>
            <w:r>
              <w:t xml:space="preserve"> describe</w:t>
            </w:r>
            <w:ins w:author="Dwayne Carter" w:date="2026-02-25T10:50:00Z" w16du:dateUtc="2026-02-25T15:50:00Z" w:id="342">
              <w:r w:rsidR="003A35F7">
                <w:t>s</w:t>
              </w:r>
            </w:ins>
            <w:r>
              <w:t xml:space="preserve"> </w:t>
            </w:r>
            <w:r w:rsidRPr="001F4A49">
              <w:t xml:space="preserve">the intention of how one or more providers intend to deliver care for a particular member, group or community for </w:t>
            </w:r>
            <w:r w:rsidRPr="001F4A49" w:rsidR="00C415B0">
              <w:t>a period</w:t>
            </w:r>
            <w:r w:rsidRPr="001F4A49">
              <w:t>, possibly limited to care for a specific condition or set of conditions.</w:t>
            </w:r>
          </w:p>
        </w:tc>
      </w:tr>
      <w:tr w:rsidRPr="001F4A49" w:rsidR="002838A0" w:rsidDel="003A35F7" w:rsidTr="5EEE83F5" w14:paraId="0B3564CB" w14:textId="363F4EFC">
        <w:trPr>
          <w:trHeight w:val="300"/>
          <w:del w:author="Dwayne Carter" w:date="2026-02-25T10:50:00Z" w:id="343"/>
        </w:trPr>
        <w:tc>
          <w:tcPr>
            <w:tcW w:w="2814" w:type="dxa"/>
          </w:tcPr>
          <w:p w:rsidR="002838A0" w:rsidDel="003A35F7" w:rsidP="0050676D" w:rsidRDefault="002838A0" w14:paraId="25CE4AE0" w14:textId="76115979">
            <w:pPr>
              <w:pStyle w:val="NormalTable"/>
              <w:rPr>
                <w:del w:author="Dwayne Carter" w:date="2026-02-25T10:50:00Z" w16du:dateUtc="2026-02-25T15:50:00Z" w:id="344"/>
              </w:rPr>
            </w:pPr>
            <w:del w:author="Dwayne Carter" w:date="2026-02-25T10:50:00Z" w16du:dateUtc="2026-02-25T15:50:00Z" w:id="345">
              <w:r w:rsidDel="003A35F7">
                <w:delText>Care Plan Characteristic</w:delText>
              </w:r>
            </w:del>
          </w:p>
        </w:tc>
        <w:tc>
          <w:tcPr>
            <w:tcW w:w="6349" w:type="dxa"/>
          </w:tcPr>
          <w:p w:rsidRPr="001F4A49" w:rsidR="002838A0" w:rsidDel="003A35F7" w:rsidP="0050676D" w:rsidRDefault="00C415B0" w14:paraId="761B2A5F" w14:textId="79D9DEA5">
            <w:pPr>
              <w:pStyle w:val="NormalTable"/>
              <w:rPr>
                <w:del w:author="Dwayne Carter" w:date="2026-02-25T10:50:00Z" w16du:dateUtc="2026-02-25T15:50:00Z" w:id="346"/>
              </w:rPr>
            </w:pPr>
            <w:del w:author="Dwayne Carter" w:date="2026-02-25T10:50:00Z" w16du:dateUtc="2026-02-25T15:50:00Z" w:id="347">
              <w:r w:rsidDel="003A35F7">
                <w:delText>Information about the general characteristics about a care plan.</w:delText>
              </w:r>
            </w:del>
          </w:p>
        </w:tc>
      </w:tr>
      <w:tr w:rsidRPr="001F4A49" w:rsidR="002838A0" w:rsidDel="003A35F7" w:rsidTr="00DB4165" w14:paraId="6191DEF8" w14:textId="1B4F49B0">
        <w:trPr>
          <w:cnfStyle w:val="000000100000" w:firstRow="0" w:lastRow="0" w:firstColumn="0" w:lastColumn="0" w:oddVBand="0" w:evenVBand="0" w:oddHBand="1" w:evenHBand="0" w:firstRowFirstColumn="0" w:firstRowLastColumn="0" w:lastRowFirstColumn="0" w:lastRowLastColumn="0"/>
          <w:trHeight w:val="300"/>
          <w:del w:author="Dwayne Carter" w:date="2026-02-25T10:50:00Z" w:id="348"/>
        </w:trPr>
        <w:tc>
          <w:tcPr>
            <w:tcW w:w="2814" w:type="dxa"/>
          </w:tcPr>
          <w:p w:rsidR="002838A0" w:rsidDel="003A35F7" w:rsidP="00DB4165" w:rsidRDefault="002838A0" w14:paraId="48348E8A" w14:textId="0730A1F7">
            <w:pPr>
              <w:pStyle w:val="NormalTable"/>
              <w:rPr>
                <w:del w:author="Dwayne Carter" w:date="2026-02-25T10:50:00Z" w16du:dateUtc="2026-02-25T15:50:00Z" w:id="349"/>
              </w:rPr>
            </w:pPr>
            <w:del w:author="Dwayne Carter" w:date="2026-02-25T10:50:00Z" w16du:dateUtc="2026-02-25T15:50:00Z" w:id="350">
              <w:r w:rsidDel="003A35F7">
                <w:delText>Care Plan Participant</w:delText>
              </w:r>
            </w:del>
          </w:p>
        </w:tc>
        <w:tc>
          <w:tcPr>
            <w:tcW w:w="6349" w:type="dxa"/>
          </w:tcPr>
          <w:p w:rsidRPr="001F4A49" w:rsidR="002838A0" w:rsidDel="003A35F7" w:rsidP="00DB4165" w:rsidRDefault="00C415B0" w14:paraId="234D2504" w14:textId="0B000869">
            <w:pPr>
              <w:pStyle w:val="NormalTable"/>
              <w:rPr>
                <w:del w:author="Dwayne Carter" w:date="2026-02-25T10:50:00Z" w16du:dateUtc="2026-02-25T15:50:00Z" w:id="351"/>
              </w:rPr>
            </w:pPr>
            <w:del w:author="Dwayne Carter" w:date="2026-02-25T10:50:00Z" w16du:dateUtc="2026-02-25T15:50:00Z" w:id="352">
              <w:r w:rsidDel="003A35F7">
                <w:delText>Information about the individuals and organizations that participate in a care plan.</w:delText>
              </w:r>
            </w:del>
          </w:p>
        </w:tc>
      </w:tr>
      <w:tr w:rsidRPr="001F4A49" w:rsidR="002838A0" w:rsidTr="00DB4165" w14:paraId="6CD2C8B3" w14:textId="77777777">
        <w:trPr>
          <w:trHeight w:val="300"/>
        </w:trPr>
        <w:tc>
          <w:tcPr>
            <w:tcW w:w="2814" w:type="dxa"/>
          </w:tcPr>
          <w:p w:rsidR="002838A0" w:rsidP="00DB4165" w:rsidRDefault="002838A0" w14:paraId="34BD7491" w14:textId="7918D577">
            <w:pPr>
              <w:pStyle w:val="NormalTable"/>
            </w:pPr>
            <w:r>
              <w:t>Care Plan Activity</w:t>
            </w:r>
          </w:p>
        </w:tc>
        <w:tc>
          <w:tcPr>
            <w:tcW w:w="6349" w:type="dxa"/>
          </w:tcPr>
          <w:p w:rsidRPr="001F4A49" w:rsidR="002838A0" w:rsidP="00DB4165" w:rsidRDefault="00C415B0" w14:paraId="632DBDAF" w14:textId="15B8A88E">
            <w:pPr>
              <w:pStyle w:val="NormalTable"/>
            </w:pPr>
            <w:r>
              <w:t>Information about the individual activities and action that occur or has occurred as part of the plan.</w:t>
            </w:r>
          </w:p>
        </w:tc>
      </w:tr>
      <w:tr w:rsidRPr="001F4A49" w:rsidR="002838A0" w:rsidDel="003A35F7" w:rsidTr="00DB4165" w14:paraId="46E83787" w14:textId="7AC301FA">
        <w:trPr>
          <w:cnfStyle w:val="000000100000" w:firstRow="0" w:lastRow="0" w:firstColumn="0" w:lastColumn="0" w:oddVBand="0" w:evenVBand="0" w:oddHBand="1" w:evenHBand="0" w:firstRowFirstColumn="0" w:firstRowLastColumn="0" w:lastRowFirstColumn="0" w:lastRowLastColumn="0"/>
          <w:trHeight w:val="300"/>
          <w:del w:author="Dwayne Carter" w:date="2026-02-25T10:53:00Z" w:id="353"/>
        </w:trPr>
        <w:tc>
          <w:tcPr>
            <w:tcW w:w="2814" w:type="dxa"/>
          </w:tcPr>
          <w:p w:rsidR="002838A0" w:rsidDel="003A35F7" w:rsidP="00DB4165" w:rsidRDefault="002838A0" w14:paraId="424B84CF" w14:textId="45DAE8CF">
            <w:pPr>
              <w:pStyle w:val="NormalTable"/>
              <w:rPr>
                <w:del w:author="Dwayne Carter" w:date="2026-02-25T10:53:00Z" w16du:dateUtc="2026-02-25T15:53:00Z" w:id="354"/>
              </w:rPr>
            </w:pPr>
            <w:del w:author="Dwayne Carter" w:date="2026-02-25T10:53:00Z" w16du:dateUtc="2026-02-25T15:53:00Z" w:id="355">
              <w:r w:rsidDel="003A35F7">
                <w:delText>Care Goal</w:delText>
              </w:r>
              <w:r w:rsidDel="003A35F7" w:rsidR="00C415B0">
                <w:delText xml:space="preserve"> &amp; Outcome</w:delText>
              </w:r>
            </w:del>
          </w:p>
        </w:tc>
        <w:tc>
          <w:tcPr>
            <w:tcW w:w="6349" w:type="dxa"/>
          </w:tcPr>
          <w:p w:rsidRPr="001F4A49" w:rsidR="002838A0" w:rsidDel="003A35F7" w:rsidP="00DB4165" w:rsidRDefault="00C415B0" w14:paraId="6632D37C" w14:textId="0D15073A">
            <w:pPr>
              <w:pStyle w:val="NormalTable"/>
              <w:rPr>
                <w:del w:author="Dwayne Carter" w:date="2026-02-25T10:53:00Z" w16du:dateUtc="2026-02-25T15:53:00Z" w:id="356"/>
              </w:rPr>
            </w:pPr>
            <w:del w:author="Dwayne Carter" w:date="2026-02-25T10:53:00Z" w16du:dateUtc="2026-02-25T15:53:00Z" w:id="357">
              <w:r w:rsidDel="003A35F7">
                <w:delText xml:space="preserve">Information about the desired goals and outcomes that have been established to support the care of an individual or population. </w:delText>
              </w:r>
            </w:del>
          </w:p>
        </w:tc>
      </w:tr>
      <w:tr w:rsidRPr="001F4A49" w:rsidR="0050676D" w:rsidDel="003A35F7" w:rsidTr="5EEE83F5" w14:paraId="20FB8572" w14:textId="41B25DBD">
        <w:trPr>
          <w:trHeight w:val="300"/>
          <w:del w:author="Dwayne Carter" w:date="2026-02-25T10:53:00Z" w:id="358"/>
        </w:trPr>
        <w:tc>
          <w:tcPr>
            <w:tcW w:w="2814" w:type="dxa"/>
          </w:tcPr>
          <w:p w:rsidRPr="001F4A49" w:rsidR="0050676D" w:rsidDel="003A35F7" w:rsidP="0050676D" w:rsidRDefault="002838A0" w14:paraId="60D79ABA" w14:textId="32DA5B37">
            <w:pPr>
              <w:pStyle w:val="NormalTable"/>
              <w:rPr>
                <w:del w:author="Dwayne Carter" w:date="2026-02-25T10:53:00Z" w16du:dateUtc="2026-02-25T15:53:00Z" w:id="359"/>
              </w:rPr>
            </w:pPr>
            <w:del w:author="Dwayne Carter" w:date="2026-02-25T10:53:00Z" w16du:dateUtc="2026-02-25T15:53:00Z" w:id="360">
              <w:r w:rsidDel="003A35F7">
                <w:delText xml:space="preserve">Care </w:delText>
              </w:r>
              <w:commentRangeStart w:id="361"/>
              <w:commentRangeStart w:id="362"/>
              <w:r w:rsidDel="003A35F7" w:rsidR="5EEE83F5">
                <w:delText>Measure</w:delText>
              </w:r>
              <w:commentRangeEnd w:id="361"/>
              <w:r w:rsidRPr="001F4A49" w:rsidDel="003A35F7" w:rsidR="00204ED6">
                <w:rPr>
                  <w:rStyle w:val="CommentReference"/>
                  <w:sz w:val="20"/>
                  <w:szCs w:val="24"/>
                </w:rPr>
                <w:commentReference w:id="361"/>
              </w:r>
              <w:commentRangeEnd w:id="362"/>
              <w:r w:rsidRPr="001F4A49" w:rsidDel="003A35F7" w:rsidR="0050676D">
                <w:rPr>
                  <w:rStyle w:val="CommentReference"/>
                  <w:sz w:val="20"/>
                  <w:szCs w:val="24"/>
                </w:rPr>
                <w:commentReference w:id="362"/>
              </w:r>
            </w:del>
          </w:p>
        </w:tc>
        <w:tc>
          <w:tcPr>
            <w:tcW w:w="6349" w:type="dxa"/>
          </w:tcPr>
          <w:p w:rsidRPr="001F4A49" w:rsidR="0050676D" w:rsidDel="003A35F7" w:rsidP="0050676D" w:rsidRDefault="0050676D" w14:paraId="4A57AFAE" w14:textId="66EA32F9">
            <w:pPr>
              <w:pStyle w:val="NormalTable"/>
              <w:rPr>
                <w:del w:author="Dwayne Carter" w:date="2026-02-25T10:53:00Z" w16du:dateUtc="2026-02-25T15:53:00Z" w:id="363"/>
              </w:rPr>
            </w:pPr>
            <w:del w:author="Dwayne Carter" w:date="2026-02-25T10:53:00Z" w16du:dateUtc="2026-02-25T15:53:00Z" w:id="364">
              <w:r w:rsidRPr="001F4A49" w:rsidDel="003A35F7">
                <w:delText xml:space="preserve">Information about the quantitative </w:delText>
              </w:r>
              <w:r w:rsidDel="003A35F7" w:rsidR="00C415B0">
                <w:delText>measures and metrics</w:delText>
              </w:r>
              <w:r w:rsidRPr="001F4A49" w:rsidDel="003A35F7">
                <w:delText xml:space="preserve"> that provide an indication of an individual's or organization’s performance in relation to a specified process or outcome via the measurement of an action, process or outcome of clinical care</w:delText>
              </w:r>
            </w:del>
          </w:p>
        </w:tc>
      </w:tr>
      <w:tr w:rsidRPr="001F4A49" w:rsidR="00D20039" w:rsidDel="003A35F7" w:rsidTr="5EEE83F5" w14:paraId="13237903" w14:textId="6DB9E754">
        <w:trPr>
          <w:cnfStyle w:val="000000100000" w:firstRow="0" w:lastRow="0" w:firstColumn="0" w:lastColumn="0" w:oddVBand="0" w:evenVBand="0" w:oddHBand="1" w:evenHBand="0" w:firstRowFirstColumn="0" w:firstRowLastColumn="0" w:lastRowFirstColumn="0" w:lastRowLastColumn="0"/>
          <w:trHeight w:val="300"/>
          <w:del w:author="Dwayne Carter" w:date="2026-02-25T10:53:00Z" w:id="365"/>
        </w:trPr>
        <w:tc>
          <w:tcPr>
            <w:tcW w:w="2814" w:type="dxa"/>
          </w:tcPr>
          <w:p w:rsidRPr="001F4A49" w:rsidR="00D20039" w:rsidDel="003A35F7" w:rsidP="00D20039" w:rsidRDefault="002838A0" w14:paraId="22B6CD5D" w14:textId="1AB7BAB6">
            <w:pPr>
              <w:pStyle w:val="NormalTable"/>
              <w:rPr>
                <w:del w:author="Dwayne Carter" w:date="2026-02-25T10:53:00Z" w16du:dateUtc="2026-02-25T15:53:00Z" w:id="366"/>
              </w:rPr>
            </w:pPr>
            <w:del w:author="Dwayne Carter" w:date="2026-02-25T10:53:00Z" w16du:dateUtc="2026-02-25T15:53:00Z" w:id="367">
              <w:r w:rsidDel="003A35F7">
                <w:delText xml:space="preserve">Care </w:delText>
              </w:r>
              <w:r w:rsidRPr="001F4A49" w:rsidDel="003A35F7" w:rsidR="00D20039">
                <w:delText>Report</w:delText>
              </w:r>
            </w:del>
          </w:p>
        </w:tc>
        <w:tc>
          <w:tcPr>
            <w:tcW w:w="6349" w:type="dxa"/>
          </w:tcPr>
          <w:p w:rsidRPr="001F4A49" w:rsidR="00D20039" w:rsidDel="003A35F7" w:rsidP="00D20039" w:rsidRDefault="00D20039" w14:paraId="59F124F4" w14:textId="4D9F2777">
            <w:pPr>
              <w:pStyle w:val="NormalTable"/>
              <w:rPr>
                <w:del w:author="Dwayne Carter" w:date="2026-02-25T10:53:00Z" w16du:dateUtc="2026-02-25T15:53:00Z" w:id="368"/>
              </w:rPr>
            </w:pPr>
            <w:del w:author="Dwayne Carter" w:date="2026-02-25T10:53:00Z" w16du:dateUtc="2026-02-25T15:53:00Z" w:id="369">
              <w:r w:rsidRPr="001F4A49" w:rsidDel="003A35F7">
                <w:delText xml:space="preserve">Information about the results of the calculation of one or more healthcare quality measures. </w:delText>
              </w:r>
            </w:del>
          </w:p>
        </w:tc>
      </w:tr>
      <w:tr w:rsidRPr="001F4A49" w:rsidR="00D20039" w:rsidTr="5EEE83F5" w14:paraId="338B4CB5" w14:textId="77777777">
        <w:trPr>
          <w:trHeight w:val="300"/>
        </w:trPr>
        <w:tc>
          <w:tcPr>
            <w:tcW w:w="2814" w:type="dxa"/>
          </w:tcPr>
          <w:p w:rsidRPr="001F4A49" w:rsidR="00D20039" w:rsidP="00D20039" w:rsidRDefault="00D20039" w14:paraId="034CED34" w14:textId="675ABA9E">
            <w:pPr>
              <w:pStyle w:val="NormalTable"/>
            </w:pPr>
            <w:r w:rsidRPr="001F4A49">
              <w:t>Population</w:t>
            </w:r>
            <w:ins w:author="Dwayne Carter" w:date="2026-02-25T17:47:00Z" w16du:dateUtc="2026-02-25T22:47:00Z" w:id="370">
              <w:r w:rsidR="00204ED6">
                <w:t xml:space="preserve"> Group</w:t>
              </w:r>
            </w:ins>
          </w:p>
        </w:tc>
        <w:tc>
          <w:tcPr>
            <w:tcW w:w="6349" w:type="dxa"/>
          </w:tcPr>
          <w:p w:rsidRPr="001F4A49" w:rsidR="00D20039" w:rsidP="00D20039" w:rsidRDefault="00D20039" w14:paraId="3934A42E" w14:textId="4DAE16A3">
            <w:pPr>
              <w:pStyle w:val="NormalTable"/>
            </w:pPr>
            <w:r w:rsidRPr="001F4A49">
              <w:t xml:space="preserve">Information about the health, experience and outcomes for specific population groups. </w:t>
            </w:r>
          </w:p>
        </w:tc>
      </w:tr>
      <w:tr w:rsidRPr="001F4A49" w:rsidR="00B84184" w:rsidTr="5EEE83F5" w14:paraId="4A5D371E"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F4A49" w:rsidR="00B84184" w:rsidP="00D20039" w:rsidRDefault="00C06BD8" w14:paraId="2CF1D441" w14:textId="67A92A8B">
            <w:pPr>
              <w:pStyle w:val="NormalTable"/>
            </w:pPr>
            <w:r w:rsidRPr="001F4A49">
              <w:t>Care Team</w:t>
            </w:r>
          </w:p>
        </w:tc>
        <w:tc>
          <w:tcPr>
            <w:tcW w:w="6349" w:type="dxa"/>
          </w:tcPr>
          <w:p w:rsidRPr="001F4A49" w:rsidR="00B84184" w:rsidP="00D20039" w:rsidRDefault="00C415B0" w14:paraId="54688FB0" w14:textId="13A66812">
            <w:pPr>
              <w:pStyle w:val="NormalTable"/>
            </w:pPr>
            <w:r>
              <w:t xml:space="preserve">Information </w:t>
            </w:r>
            <w:r w:rsidR="00635943">
              <w:t xml:space="preserve">about the group that participate or plan to participate in the coordination and delivery of care. </w:t>
            </w:r>
          </w:p>
        </w:tc>
      </w:tr>
      <w:tr w:rsidRPr="001F4A49" w:rsidR="00635943" w:rsidDel="00204ED6" w:rsidTr="5EEE83F5" w14:paraId="4DCD3B94" w14:textId="5F1A9A91">
        <w:trPr>
          <w:trHeight w:val="300"/>
          <w:del w:author="Dwayne Carter" w:date="2026-02-25T17:47:00Z" w:id="371"/>
        </w:trPr>
        <w:tc>
          <w:tcPr>
            <w:tcW w:w="2814" w:type="dxa"/>
          </w:tcPr>
          <w:p w:rsidRPr="001F4A49" w:rsidR="00635943" w:rsidDel="00204ED6" w:rsidP="00D20039" w:rsidRDefault="00635943" w14:paraId="6097FD76" w14:textId="63DB84FF">
            <w:pPr>
              <w:pStyle w:val="NormalTable"/>
              <w:rPr>
                <w:del w:author="Dwayne Carter" w:date="2026-02-25T17:47:00Z" w16du:dateUtc="2026-02-25T22:47:00Z" w:id="372"/>
              </w:rPr>
            </w:pPr>
            <w:del w:author="Dwayne Carter" w:date="2026-02-25T17:47:00Z" w16du:dateUtc="2026-02-25T22:47:00Z" w:id="373">
              <w:r w:rsidDel="00204ED6">
                <w:delText>Care Team Participants</w:delText>
              </w:r>
            </w:del>
          </w:p>
        </w:tc>
        <w:tc>
          <w:tcPr>
            <w:tcW w:w="6349" w:type="dxa"/>
          </w:tcPr>
          <w:p w:rsidR="00635943" w:rsidDel="00204ED6" w:rsidP="00D20039" w:rsidRDefault="00635943" w14:paraId="41E3735B" w14:textId="05E5E1F8">
            <w:pPr>
              <w:pStyle w:val="NormalTable"/>
              <w:rPr>
                <w:del w:author="Dwayne Carter" w:date="2026-02-25T17:47:00Z" w16du:dateUtc="2026-02-25T22:47:00Z" w:id="374"/>
              </w:rPr>
            </w:pPr>
            <w:del w:author="Dwayne Carter" w:date="2026-02-25T17:47:00Z" w16du:dateUtc="2026-02-25T22:47:00Z" w:id="375">
              <w:r w:rsidDel="00204ED6">
                <w:delText xml:space="preserve">Information about the individuals and organizations that participate in the care team. </w:delText>
              </w:r>
            </w:del>
          </w:p>
        </w:tc>
      </w:tr>
      <w:tr w:rsidRPr="001F4A49" w:rsidR="00B84184" w:rsidTr="5EEE83F5" w14:paraId="18A5ED3C"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F4A49" w:rsidR="00B84184" w:rsidP="00B84184" w:rsidRDefault="00B84184" w14:paraId="22324A1A" w14:textId="03467801">
            <w:pPr>
              <w:pStyle w:val="NormalTable"/>
            </w:pPr>
            <w:r w:rsidRPr="001F4A49">
              <w:t xml:space="preserve">Care </w:t>
            </w:r>
            <w:del w:author="Dwayne Carter" w:date="2026-02-25T17:48:00Z" w16du:dateUtc="2026-02-25T22:48:00Z" w:id="376">
              <w:r w:rsidRPr="001F4A49" w:rsidDel="00204ED6">
                <w:delText>Inquir</w:delText>
              </w:r>
              <w:r w:rsidDel="00204ED6" w:rsidR="00F13B06">
                <w:delText>y</w:delText>
              </w:r>
              <w:r w:rsidRPr="001F4A49" w:rsidDel="00204ED6">
                <w:delText xml:space="preserve"> &amp; Investigation</w:delText>
              </w:r>
            </w:del>
            <w:ins w:author="Dwayne Carter" w:date="2026-02-25T17:48:00Z" w16du:dateUtc="2026-02-25T22:48:00Z" w:id="377">
              <w:r w:rsidR="00204ED6">
                <w:t>Communication</w:t>
              </w:r>
            </w:ins>
          </w:p>
        </w:tc>
        <w:tc>
          <w:tcPr>
            <w:tcW w:w="6349" w:type="dxa"/>
          </w:tcPr>
          <w:p w:rsidRPr="001F4A49" w:rsidR="00B84184" w:rsidP="00B84184" w:rsidRDefault="00B84184" w14:paraId="7E51869B" w14:textId="23FBCD8A">
            <w:pPr>
              <w:pStyle w:val="NormalTable"/>
            </w:pPr>
            <w:r w:rsidRPr="001F4A49">
              <w:t xml:space="preserve">Information about communication events </w:t>
            </w:r>
            <w:del w:author="Dwayne Carter" w:date="2026-02-25T17:51:00Z" w16du:dateUtc="2026-02-25T22:51:00Z" w:id="378">
              <w:r w:rsidRPr="001F4A49" w:rsidDel="00204ED6">
                <w:delText>such as inquiries, complaints, grievances and investigations</w:delText>
              </w:r>
              <w:r w:rsidDel="00204ED6" w:rsidR="003939E1">
                <w:delText xml:space="preserve"> </w:delText>
              </w:r>
            </w:del>
            <w:r w:rsidRPr="001F4A49">
              <w:t>associated with the delivery of health services to populations served by the SMA</w:t>
            </w:r>
            <w:ins w:author="Dwayne Carter" w:date="2026-02-25T17:52:00Z" w16du:dateUtc="2026-02-25T22:52:00Z" w:id="379">
              <w:r w:rsidR="00204ED6">
                <w:t>, including</w:t>
              </w:r>
              <w:r w:rsidRPr="001F4A49" w:rsidR="00204ED6">
                <w:t xml:space="preserve"> inquirie</w:t>
              </w:r>
              <w:r w:rsidR="00204ED6">
                <w:t>s</w:t>
              </w:r>
            </w:ins>
            <w:r w:rsidRPr="001F4A49">
              <w:t>.</w:t>
            </w:r>
          </w:p>
        </w:tc>
      </w:tr>
      <w:tr w:rsidRPr="001F4A49" w:rsidR="00204ED6" w:rsidTr="5EEE83F5" w14:paraId="1D42DBA0" w14:textId="77777777">
        <w:trPr>
          <w:trHeight w:val="300"/>
          <w:ins w:author="Dwayne Carter" w:date="2026-02-25T17:50:00Z" w:id="380"/>
        </w:trPr>
        <w:tc>
          <w:tcPr>
            <w:tcW w:w="2814" w:type="dxa"/>
          </w:tcPr>
          <w:p w:rsidRPr="001F4A49" w:rsidR="00204ED6" w:rsidP="00B84184" w:rsidRDefault="00204ED6" w14:paraId="4367AE6F" w14:textId="447832F1">
            <w:pPr>
              <w:pStyle w:val="NormalTable"/>
              <w:rPr>
                <w:ins w:author="Dwayne Carter" w:date="2026-02-25T17:50:00Z" w16du:dateUtc="2026-02-25T22:50:00Z" w:id="381"/>
              </w:rPr>
            </w:pPr>
            <w:ins w:author="Dwayne Carter" w:date="2026-02-25T17:50:00Z" w16du:dateUtc="2026-02-25T22:50:00Z" w:id="382">
              <w:r>
                <w:t>Care Grievance &amp; Appeal</w:t>
              </w:r>
            </w:ins>
          </w:p>
        </w:tc>
        <w:tc>
          <w:tcPr>
            <w:tcW w:w="6349" w:type="dxa"/>
          </w:tcPr>
          <w:p w:rsidRPr="001F4A49" w:rsidR="00204ED6" w:rsidP="00B84184" w:rsidRDefault="00204ED6" w14:paraId="7B9BA62C" w14:textId="6EF739E5">
            <w:pPr>
              <w:pStyle w:val="NormalTable"/>
              <w:rPr>
                <w:ins w:author="Dwayne Carter" w:date="2026-02-25T17:50:00Z" w16du:dateUtc="2026-02-25T22:50:00Z" w:id="383"/>
              </w:rPr>
            </w:pPr>
            <w:ins w:author="Dwayne Carter" w:date="2026-02-25T17:50:00Z" w16du:dateUtc="2026-02-25T22:50:00Z" w:id="384">
              <w:r w:rsidRPr="001F4A49">
                <w:t>Information about grievances and</w:t>
              </w:r>
            </w:ins>
            <w:ins w:author="Dwayne Carter" w:date="2026-02-25T17:51:00Z" w16du:dateUtc="2026-02-25T22:51:00Z" w:id="385">
              <w:r>
                <w:t xml:space="preserve"> appeals </w:t>
              </w:r>
            </w:ins>
            <w:ins w:author="Dwayne Carter" w:date="2026-02-25T17:50:00Z" w16du:dateUtc="2026-02-25T22:50:00Z" w:id="386">
              <w:r w:rsidRPr="001F4A49">
                <w:t>associated with the delivery of health services to populations served by the SMA.</w:t>
              </w:r>
            </w:ins>
          </w:p>
        </w:tc>
      </w:tr>
      <w:tr w:rsidRPr="00E368DE" w:rsidR="00B84184" w:rsidTr="5EEE83F5" w14:paraId="22E8E164"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1F4A49" w:rsidR="00B84184" w:rsidP="00B84184" w:rsidRDefault="00B84184" w14:paraId="06D1DAF0" w14:textId="3B7A820F">
            <w:pPr>
              <w:pStyle w:val="NormalTable"/>
            </w:pPr>
            <w:r w:rsidRPr="001F4A49">
              <w:t>Care Case</w:t>
            </w:r>
          </w:p>
        </w:tc>
        <w:tc>
          <w:tcPr>
            <w:tcW w:w="6349" w:type="dxa"/>
          </w:tcPr>
          <w:p w:rsidRPr="001F4A49" w:rsidR="00B84184" w:rsidP="00B84184" w:rsidRDefault="00B84184" w14:paraId="3BC8D6E5" w14:textId="65DC431A">
            <w:pPr>
              <w:pStyle w:val="NormalTable"/>
            </w:pPr>
            <w:r w:rsidRPr="001F4A49">
              <w:t xml:space="preserve">Information about the activities associated with the coordination of healthcare services and treatments that are needed and/or provided to a member to improve the health of the member and ensure that the providers and services chosen optimizes member outcomes. </w:t>
            </w:r>
          </w:p>
        </w:tc>
      </w:tr>
      <w:tr w:rsidRPr="00E368DE" w:rsidR="008A4887" w:rsidTr="5EEE83F5" w14:paraId="388BABEC" w14:textId="77777777">
        <w:trPr>
          <w:trHeight w:val="300"/>
        </w:trPr>
        <w:tc>
          <w:tcPr>
            <w:tcW w:w="2814" w:type="dxa"/>
          </w:tcPr>
          <w:p w:rsidRPr="001F4A49" w:rsidR="008A4887" w:rsidP="00B84184" w:rsidRDefault="008A4887" w14:paraId="63B976E4" w14:textId="623151EF">
            <w:pPr>
              <w:pStyle w:val="NormalTable"/>
            </w:pPr>
            <w:r w:rsidRPr="00223306">
              <w:t>Care Referral</w:t>
            </w:r>
          </w:p>
        </w:tc>
        <w:tc>
          <w:tcPr>
            <w:tcW w:w="6349" w:type="dxa"/>
          </w:tcPr>
          <w:p w:rsidRPr="001F4A49" w:rsidR="008A4887" w:rsidP="00B84184" w:rsidRDefault="008A4887" w14:paraId="5D12E297" w14:textId="2B64EDC9">
            <w:pPr>
              <w:pStyle w:val="NormalTable"/>
            </w:pPr>
            <w:r>
              <w:t xml:space="preserve">Information about a request that is made to perform a healthcare service. </w:t>
            </w:r>
          </w:p>
        </w:tc>
      </w:tr>
      <w:tr w:rsidRPr="00E368DE" w:rsidR="003939E1" w:rsidTr="5EEE83F5" w14:paraId="2C8E61B5"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2"/>
          </w:tcPr>
          <w:p w:rsidRPr="001F4A49" w:rsidR="003939E1" w:rsidP="00B84184" w:rsidRDefault="003939E1" w14:paraId="7FF6725D" w14:textId="0B64705F">
            <w:pPr>
              <w:pStyle w:val="NormalTable"/>
            </w:pPr>
            <w:r>
              <w:t>Relates to: Healthcare Delivery</w:t>
            </w:r>
          </w:p>
        </w:tc>
      </w:tr>
    </w:tbl>
    <w:p w:rsidRPr="008763A9" w:rsidR="00160B43" w:rsidP="00160B43" w:rsidRDefault="00160B43" w14:paraId="131CCB9C" w14:textId="77777777">
      <w:pPr>
        <w:rPr>
          <w:highlight w:val="yellow"/>
        </w:rPr>
      </w:pPr>
    </w:p>
    <w:p w:rsidRPr="003939E1" w:rsidR="00C37080" w:rsidP="00C37080" w:rsidRDefault="00C37080" w14:paraId="16A02D6B" w14:textId="3E47E3B7">
      <w:pPr>
        <w:pStyle w:val="Heading2"/>
      </w:pPr>
      <w:bookmarkStart w:name="_Toc219458264" w:id="387"/>
      <w:bookmarkStart w:name="_Toc219460182" w:id="388"/>
      <w:bookmarkStart w:name="_Toc222506478" w:id="389"/>
      <w:bookmarkEnd w:id="387"/>
      <w:bookmarkEnd w:id="388"/>
      <w:r w:rsidRPr="003939E1">
        <w:t>Healthcare Payment</w:t>
      </w:r>
      <w:r w:rsidRPr="003939E1" w:rsidR="003D72C5">
        <w:t xml:space="preserve"> Subject Area</w:t>
      </w:r>
      <w:bookmarkEnd w:id="389"/>
    </w:p>
    <w:p w:rsidRPr="003939E1" w:rsidR="00D20039" w:rsidP="00D20039" w:rsidRDefault="00D20039" w14:paraId="5F00814F" w14:textId="13B1FA84">
      <w:r w:rsidRPr="003939E1">
        <w:t>Information about the payments made associated with the delivery of health services to populations served by the SMA.</w:t>
      </w:r>
    </w:p>
    <w:p w:rsidRPr="003939E1" w:rsidR="00AF1904" w:rsidP="00AF1904" w:rsidRDefault="001D1A6E" w14:paraId="1F5DBC80" w14:textId="3F45F902">
      <w:pPr>
        <w:pStyle w:val="Heading3"/>
      </w:pPr>
      <w:r w:rsidRPr="003939E1">
        <w:t>Healthcare Payment</w:t>
      </w:r>
      <w:r w:rsidRPr="003939E1" w:rsidR="004E1399">
        <w:t xml:space="preserve"> </w:t>
      </w:r>
      <w:r w:rsidRPr="003939E1" w:rsidR="00D20039">
        <w:t xml:space="preserve">Data </w:t>
      </w:r>
      <w:r w:rsidRPr="003939E1" w:rsidR="00AF1904">
        <w:t>Categories</w:t>
      </w:r>
    </w:p>
    <w:p w:rsidRPr="003939E1" w:rsidR="00D20039" w:rsidP="00D20039" w:rsidRDefault="00D20039" w14:paraId="16A7A292" w14:textId="77777777">
      <w:r w:rsidRPr="003939E1">
        <w:t xml:space="preserve">The following table identifies the data categories for the Healthcare Delivery subject area. </w:t>
      </w:r>
    </w:p>
    <w:p w:rsidRPr="003939E1" w:rsidR="00AF1904" w:rsidP="00AF1904" w:rsidRDefault="520D5E62" w14:paraId="4EA7C6E8" w14:textId="53409793">
      <w:pPr>
        <w:pStyle w:val="Caption"/>
      </w:pPr>
      <w:r w:rsidRPr="003939E1">
        <w:t xml:space="preserve">Table </w:t>
      </w:r>
      <w:r w:rsidRPr="008763A9" w:rsidR="00AF1904">
        <w:fldChar w:fldCharType="begin"/>
      </w:r>
      <w:r w:rsidRPr="003939E1" w:rsidR="00AF1904">
        <w:instrText xml:space="preserve"> SEQ Table \* ARABIC </w:instrText>
      </w:r>
      <w:r w:rsidRPr="008763A9" w:rsidR="00AF1904">
        <w:fldChar w:fldCharType="separate"/>
      </w:r>
      <w:r w:rsidR="00501226">
        <w:rPr>
          <w:noProof/>
        </w:rPr>
        <w:t>8</w:t>
      </w:r>
      <w:r w:rsidRPr="008763A9" w:rsidR="00AF1904">
        <w:rPr>
          <w:noProof/>
        </w:rPr>
        <w:fldChar w:fldCharType="end"/>
      </w:r>
      <w:r w:rsidRPr="003939E1">
        <w:t xml:space="preserve"> – Healthcare Payment Categories</w:t>
      </w:r>
    </w:p>
    <w:tbl>
      <w:tblPr>
        <w:tblStyle w:val="GridTable4"/>
        <w:tblW w:w="4900" w:type="pct"/>
        <w:tblLook w:val="0420" w:firstRow="1" w:lastRow="0" w:firstColumn="0" w:lastColumn="0" w:noHBand="0" w:noVBand="1"/>
      </w:tblPr>
      <w:tblGrid>
        <w:gridCol w:w="2605"/>
        <w:gridCol w:w="6558"/>
      </w:tblGrid>
      <w:tr w:rsidRPr="003939E1" w:rsidR="00160B43" w:rsidTr="00F1758A" w14:paraId="3F32995D"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605" w:type="dxa"/>
          </w:tcPr>
          <w:p w:rsidRPr="003939E1" w:rsidR="00160B43" w:rsidP="00FD6144" w:rsidRDefault="004B1611" w14:paraId="111A2DA0" w14:textId="4C0682F5">
            <w:pPr>
              <w:pStyle w:val="HeaderTable"/>
            </w:pPr>
            <w:r w:rsidRPr="003939E1">
              <w:t>Data Category</w:t>
            </w:r>
          </w:p>
        </w:tc>
        <w:tc>
          <w:tcPr>
            <w:tcW w:w="6558" w:type="dxa"/>
          </w:tcPr>
          <w:p w:rsidRPr="003939E1" w:rsidR="00160B43" w:rsidP="00FD6144" w:rsidRDefault="00160B43" w14:paraId="345515D0" w14:textId="77777777">
            <w:pPr>
              <w:pStyle w:val="HeaderTable"/>
            </w:pPr>
            <w:r w:rsidRPr="003939E1">
              <w:t>Definition</w:t>
            </w:r>
          </w:p>
        </w:tc>
      </w:tr>
      <w:tr w:rsidRPr="003939E1" w:rsidR="00001A19" w:rsidTr="00F1758A" w14:paraId="3C96F899" w14:textId="77777777">
        <w:trPr>
          <w:cnfStyle w:val="000000100000" w:firstRow="0" w:lastRow="0" w:firstColumn="0" w:lastColumn="0" w:oddVBand="0" w:evenVBand="0" w:oddHBand="1" w:evenHBand="0" w:firstRowFirstColumn="0" w:firstRowLastColumn="0" w:lastRowFirstColumn="0" w:lastRowLastColumn="0"/>
          <w:trHeight w:val="300"/>
        </w:trPr>
        <w:tc>
          <w:tcPr>
            <w:tcW w:w="2605" w:type="dxa"/>
          </w:tcPr>
          <w:p w:rsidRPr="00223306" w:rsidR="00001A19" w:rsidP="00736FA9" w:rsidRDefault="00001A19" w14:paraId="07446F27" w14:textId="05755929">
            <w:pPr>
              <w:pStyle w:val="NormalTable"/>
            </w:pPr>
            <w:r>
              <w:t>Claim</w:t>
            </w:r>
            <w:del w:author="Dwayne Carter" w:date="2026-02-25T17:44:00Z" w16du:dateUtc="2026-02-25T22:44:00Z" w:id="390">
              <w:r w:rsidDel="00204ED6">
                <w:delText xml:space="preserve"> Identi</w:delText>
              </w:r>
              <w:r w:rsidDel="00204ED6" w:rsidR="00C415B0">
                <w:delText>ty</w:delText>
              </w:r>
            </w:del>
          </w:p>
        </w:tc>
        <w:tc>
          <w:tcPr>
            <w:tcW w:w="6558" w:type="dxa"/>
          </w:tcPr>
          <w:p w:rsidRPr="00223306" w:rsidR="00001A19" w:rsidP="00736FA9" w:rsidRDefault="00B7748B" w14:paraId="6768DA98" w14:textId="24F09965">
            <w:pPr>
              <w:pStyle w:val="NormalTable"/>
            </w:pPr>
            <w:r>
              <w:t xml:space="preserve">Information that uniquely identifies a healthcare claim. </w:t>
            </w:r>
          </w:p>
        </w:tc>
      </w:tr>
      <w:tr w:rsidRPr="003939E1" w:rsidR="00001A19" w:rsidTr="00F1758A" w14:paraId="643CAD9D" w14:textId="77777777">
        <w:trPr>
          <w:trHeight w:val="300"/>
        </w:trPr>
        <w:tc>
          <w:tcPr>
            <w:tcW w:w="2605" w:type="dxa"/>
          </w:tcPr>
          <w:p w:rsidRPr="00223306" w:rsidR="00001A19" w:rsidP="00736FA9" w:rsidRDefault="00001A19" w14:paraId="3F5DB0D7" w14:textId="31691A91">
            <w:pPr>
              <w:pStyle w:val="NormalTable"/>
            </w:pPr>
            <w:r>
              <w:t>Claim Line Item</w:t>
            </w:r>
          </w:p>
        </w:tc>
        <w:tc>
          <w:tcPr>
            <w:tcW w:w="6558" w:type="dxa"/>
          </w:tcPr>
          <w:p w:rsidRPr="00223306" w:rsidR="00001A19" w:rsidP="00736FA9" w:rsidRDefault="00B7748B" w14:paraId="0855F24A" w14:textId="7193E525">
            <w:pPr>
              <w:pStyle w:val="NormalTable"/>
            </w:pPr>
            <w:r>
              <w:t xml:space="preserve">Information about a single line item that is included in a healthcare claim. </w:t>
            </w:r>
          </w:p>
        </w:tc>
      </w:tr>
      <w:tr w:rsidRPr="003939E1" w:rsidR="00001A19" w:rsidTr="00F1758A" w14:paraId="3184E347" w14:textId="77777777">
        <w:trPr>
          <w:cnfStyle w:val="000000100000" w:firstRow="0" w:lastRow="0" w:firstColumn="0" w:lastColumn="0" w:oddVBand="0" w:evenVBand="0" w:oddHBand="1" w:evenHBand="0" w:firstRowFirstColumn="0" w:firstRowLastColumn="0" w:lastRowFirstColumn="0" w:lastRowLastColumn="0"/>
          <w:trHeight w:val="300"/>
        </w:trPr>
        <w:tc>
          <w:tcPr>
            <w:tcW w:w="2605" w:type="dxa"/>
          </w:tcPr>
          <w:p w:rsidRPr="00223306" w:rsidR="00001A19" w:rsidP="00736FA9" w:rsidRDefault="00A314E9" w14:paraId="3612B867" w14:textId="203D178B">
            <w:pPr>
              <w:pStyle w:val="NormalTable"/>
            </w:pPr>
            <w:r>
              <w:t>Claim Diagnosis</w:t>
            </w:r>
          </w:p>
        </w:tc>
        <w:tc>
          <w:tcPr>
            <w:tcW w:w="6558" w:type="dxa"/>
          </w:tcPr>
          <w:p w:rsidRPr="00223306" w:rsidR="00001A19" w:rsidP="00736FA9" w:rsidRDefault="00B7748B" w14:paraId="07390516" w14:textId="5797186D">
            <w:pPr>
              <w:pStyle w:val="NormalTable"/>
            </w:pPr>
            <w:r>
              <w:t xml:space="preserve">Information about the diagnosis that were included on the healthcare claim. </w:t>
            </w:r>
          </w:p>
        </w:tc>
      </w:tr>
      <w:tr w:rsidRPr="003939E1" w:rsidR="0005509F" w:rsidTr="00F1758A" w14:paraId="5476145F" w14:textId="77777777">
        <w:trPr>
          <w:trHeight w:val="300"/>
        </w:trPr>
        <w:tc>
          <w:tcPr>
            <w:tcW w:w="2605" w:type="dxa"/>
          </w:tcPr>
          <w:p w:rsidR="0005509F" w:rsidP="0005509F" w:rsidRDefault="0005509F" w14:paraId="363520EE" w14:textId="0EAA109A">
            <w:pPr>
              <w:pStyle w:val="NormalTable"/>
            </w:pPr>
            <w:r>
              <w:t>Cost Report Ident</w:t>
            </w:r>
            <w:r w:rsidR="00C415B0">
              <w:t>ity</w:t>
            </w:r>
          </w:p>
        </w:tc>
        <w:tc>
          <w:tcPr>
            <w:tcW w:w="6558" w:type="dxa"/>
          </w:tcPr>
          <w:p w:rsidRPr="00223306" w:rsidR="0005509F" w:rsidP="0005509F" w:rsidRDefault="0005509F" w14:paraId="2F3D0F06" w14:textId="724CCD42">
            <w:pPr>
              <w:pStyle w:val="NormalTable"/>
            </w:pPr>
            <w:r w:rsidRPr="003939E1">
              <w:t xml:space="preserve">Information </w:t>
            </w:r>
            <w:r>
              <w:t xml:space="preserve">that uniquely identifies a report that was submitted to identify </w:t>
            </w:r>
            <w:r w:rsidRPr="003939E1">
              <w:t>the amount of overpayment or underpayment and the reimbursement rates the SMA would consider for the next year.</w:t>
            </w:r>
          </w:p>
        </w:tc>
      </w:tr>
      <w:tr w:rsidRPr="003939E1" w:rsidR="0005509F" w:rsidTr="00F1758A" w14:paraId="7715561F" w14:textId="77777777">
        <w:trPr>
          <w:cnfStyle w:val="000000100000" w:firstRow="0" w:lastRow="0" w:firstColumn="0" w:lastColumn="0" w:oddVBand="0" w:evenVBand="0" w:oddHBand="1" w:evenHBand="0" w:firstRowFirstColumn="0" w:firstRowLastColumn="0" w:lastRowFirstColumn="0" w:lastRowLastColumn="0"/>
          <w:trHeight w:val="449"/>
        </w:trPr>
        <w:tc>
          <w:tcPr>
            <w:tcW w:w="2605" w:type="dxa"/>
          </w:tcPr>
          <w:p w:rsidR="0005509F" w:rsidP="0005509F" w:rsidRDefault="0005509F" w14:paraId="28B3FC23" w14:textId="3AEC6335">
            <w:pPr>
              <w:pStyle w:val="NormalTable"/>
            </w:pPr>
            <w:r>
              <w:t>Cost Report Line Item</w:t>
            </w:r>
          </w:p>
        </w:tc>
        <w:tc>
          <w:tcPr>
            <w:tcW w:w="6558" w:type="dxa"/>
          </w:tcPr>
          <w:p w:rsidRPr="00223306" w:rsidR="0005509F" w:rsidP="0005509F" w:rsidRDefault="00B7748B" w14:paraId="1BDC8CE1" w14:textId="0EF0935D">
            <w:pPr>
              <w:pStyle w:val="NormalTable"/>
            </w:pPr>
            <w:r>
              <w:t xml:space="preserve">Information about a single line item on the cost report. </w:t>
            </w:r>
          </w:p>
        </w:tc>
      </w:tr>
      <w:tr w:rsidRPr="003939E1" w:rsidR="003D20AC" w:rsidTr="00F1758A" w14:paraId="1068F0AB" w14:textId="77777777">
        <w:trPr>
          <w:trHeight w:val="449"/>
        </w:trPr>
        <w:tc>
          <w:tcPr>
            <w:tcW w:w="2605" w:type="dxa"/>
          </w:tcPr>
          <w:p w:rsidR="003D20AC" w:rsidP="0005509F" w:rsidRDefault="003D20AC" w14:paraId="3E332AD5" w14:textId="1B272573">
            <w:pPr>
              <w:pStyle w:val="NormalTable"/>
            </w:pPr>
            <w:r>
              <w:t>Payment</w:t>
            </w:r>
            <w:del w:author="Dwayne Carter" w:date="2026-02-25T17:44:00Z" w16du:dateUtc="2026-02-25T22:44:00Z" w:id="391">
              <w:r w:rsidDel="00204ED6">
                <w:delText xml:space="preserve"> Identi</w:delText>
              </w:r>
              <w:r w:rsidDel="00204ED6" w:rsidR="00C415B0">
                <w:delText>ty</w:delText>
              </w:r>
            </w:del>
          </w:p>
        </w:tc>
        <w:tc>
          <w:tcPr>
            <w:tcW w:w="6558" w:type="dxa"/>
          </w:tcPr>
          <w:p w:rsidRPr="00223306" w:rsidR="003D20AC" w:rsidP="0005509F" w:rsidRDefault="00B7748B" w14:paraId="4BFEFE27" w14:textId="0AAAC771">
            <w:pPr>
              <w:pStyle w:val="NormalTable"/>
            </w:pPr>
            <w:r>
              <w:t>Information that uniquely identifies a payment that was made to support healthcare delivery.</w:t>
            </w:r>
          </w:p>
        </w:tc>
      </w:tr>
      <w:tr w:rsidRPr="003939E1" w:rsidR="00314660" w:rsidTr="00F1758A" w14:paraId="66FFBCBF" w14:textId="77777777">
        <w:trPr>
          <w:cnfStyle w:val="000000100000" w:firstRow="0" w:lastRow="0" w:firstColumn="0" w:lastColumn="0" w:oddVBand="0" w:evenVBand="0" w:oddHBand="1" w:evenHBand="0" w:firstRowFirstColumn="0" w:firstRowLastColumn="0" w:lastRowFirstColumn="0" w:lastRowLastColumn="0"/>
          <w:trHeight w:val="449"/>
        </w:trPr>
        <w:tc>
          <w:tcPr>
            <w:tcW w:w="2605" w:type="dxa"/>
          </w:tcPr>
          <w:p w:rsidR="00314660" w:rsidP="0005509F" w:rsidRDefault="00314660" w14:paraId="13B02985" w14:textId="31F5BBF6">
            <w:pPr>
              <w:pStyle w:val="NormalTable"/>
            </w:pPr>
            <w:r>
              <w:t>Payment Adjudication</w:t>
            </w:r>
          </w:p>
        </w:tc>
        <w:tc>
          <w:tcPr>
            <w:tcW w:w="6558" w:type="dxa"/>
          </w:tcPr>
          <w:p w:rsidRPr="00223306" w:rsidR="00314660" w:rsidP="0005509F" w:rsidRDefault="00B7748B" w14:paraId="68357CC0" w14:textId="20A871B6">
            <w:pPr>
              <w:pStyle w:val="NormalTable"/>
            </w:pPr>
            <w:r>
              <w:t xml:space="preserve">Information </w:t>
            </w:r>
            <w:r w:rsidR="00F1758A">
              <w:t>about the adjudication that occurs prior to a payment being made to a payee.</w:t>
            </w:r>
          </w:p>
        </w:tc>
      </w:tr>
      <w:tr w:rsidRPr="003939E1" w:rsidR="00314660" w:rsidDel="001A5940" w:rsidTr="00F1758A" w14:paraId="352C8D60" w14:textId="383062FA">
        <w:trPr>
          <w:trHeight w:val="449"/>
          <w:del w:author="Dwayne Carter" w:date="2026-02-25T17:53:00Z" w:id="392"/>
        </w:trPr>
        <w:tc>
          <w:tcPr>
            <w:tcW w:w="2605" w:type="dxa"/>
          </w:tcPr>
          <w:p w:rsidR="00314660" w:rsidDel="001A5940" w:rsidP="0005509F" w:rsidRDefault="00314660" w14:paraId="0BF24BFD" w14:textId="429AED25">
            <w:pPr>
              <w:pStyle w:val="NormalTable"/>
              <w:rPr>
                <w:del w:author="Dwayne Carter" w:date="2026-02-25T17:53:00Z" w16du:dateUtc="2026-02-25T22:53:00Z" w:id="393"/>
              </w:rPr>
            </w:pPr>
            <w:del w:author="Dwayne Carter" w:date="2026-02-25T17:53:00Z" w16du:dateUtc="2026-02-25T22:53:00Z" w:id="394">
              <w:r w:rsidDel="001A5940">
                <w:delText>Pa</w:delText>
              </w:r>
              <w:r w:rsidDel="001A5940" w:rsidR="00F1758A">
                <w:delText>y</w:delText>
              </w:r>
            </w:del>
            <w:del w:author="Dwayne Carter" w:date="2026-02-25T17:45:00Z" w16du:dateUtc="2026-02-25T22:45:00Z" w:id="395">
              <w:r w:rsidDel="00204ED6" w:rsidR="00F1758A">
                <w:delText>ment Participants</w:delText>
              </w:r>
            </w:del>
          </w:p>
        </w:tc>
        <w:tc>
          <w:tcPr>
            <w:tcW w:w="6558" w:type="dxa"/>
          </w:tcPr>
          <w:p w:rsidRPr="00223306" w:rsidR="00314660" w:rsidDel="001A5940" w:rsidP="0005509F" w:rsidRDefault="00F1758A" w14:paraId="6959CD79" w14:textId="2AD493A1">
            <w:pPr>
              <w:pStyle w:val="NormalTable"/>
              <w:rPr>
                <w:del w:author="Dwayne Carter" w:date="2026-02-25T17:53:00Z" w16du:dateUtc="2026-02-25T22:53:00Z" w:id="396"/>
              </w:rPr>
            </w:pPr>
            <w:del w:author="Dwayne Carter" w:date="2026-02-25T17:53:00Z" w16du:dateUtc="2026-02-25T22:53:00Z" w:id="397">
              <w:r w:rsidDel="001A5940">
                <w:delText xml:space="preserve">Information about the individuals and organizations that are the recipients and suppliers of the healthcare payments. </w:delText>
              </w:r>
            </w:del>
          </w:p>
        </w:tc>
      </w:tr>
      <w:tr w:rsidRPr="003939E1" w:rsidR="00B7748B" w:rsidDel="00204ED6" w:rsidTr="00F1758A" w14:paraId="04940005" w14:textId="0D8E13B1">
        <w:trPr>
          <w:cnfStyle w:val="000000100000" w:firstRow="0" w:lastRow="0" w:firstColumn="0" w:lastColumn="0" w:oddVBand="0" w:evenVBand="0" w:oddHBand="1" w:evenHBand="0" w:firstRowFirstColumn="0" w:firstRowLastColumn="0" w:lastRowFirstColumn="0" w:lastRowLastColumn="0"/>
          <w:trHeight w:val="449"/>
          <w:del w:author="Dwayne Carter" w:date="2026-02-25T17:45:00Z" w:id="398"/>
        </w:trPr>
        <w:tc>
          <w:tcPr>
            <w:tcW w:w="2605" w:type="dxa"/>
          </w:tcPr>
          <w:p w:rsidR="00B7748B" w:rsidDel="00204ED6" w:rsidP="0005509F" w:rsidRDefault="00B7748B" w14:paraId="4E5556F5" w14:textId="630DA59F">
            <w:pPr>
              <w:pStyle w:val="NormalTable"/>
              <w:rPr>
                <w:del w:author="Dwayne Carter" w:date="2026-02-25T17:45:00Z" w16du:dateUtc="2026-02-25T22:45:00Z" w:id="399"/>
              </w:rPr>
            </w:pPr>
            <w:del w:author="Dwayne Carter" w:date="2026-02-25T17:45:00Z" w16du:dateUtc="2026-02-25T22:45:00Z" w:id="400">
              <w:r w:rsidDel="00204ED6">
                <w:delText>Payment Amount</w:delText>
              </w:r>
            </w:del>
          </w:p>
        </w:tc>
        <w:tc>
          <w:tcPr>
            <w:tcW w:w="6558" w:type="dxa"/>
          </w:tcPr>
          <w:p w:rsidRPr="00223306" w:rsidR="00B7748B" w:rsidDel="00204ED6" w:rsidP="0005509F" w:rsidRDefault="00F1758A" w14:paraId="3AF5D909" w14:textId="5F8F0A61">
            <w:pPr>
              <w:pStyle w:val="NormalTable"/>
              <w:rPr>
                <w:del w:author="Dwayne Carter" w:date="2026-02-25T17:45:00Z" w16du:dateUtc="2026-02-25T22:45:00Z" w:id="401"/>
              </w:rPr>
            </w:pPr>
            <w:del w:author="Dwayne Carter" w:date="2026-02-25T17:45:00Z" w16du:dateUtc="2026-02-25T22:45:00Z" w:id="402">
              <w:r w:rsidDel="00204ED6">
                <w:delText xml:space="preserve">Information about the amounts that were paid to support the delivery of care.  </w:delText>
              </w:r>
            </w:del>
          </w:p>
        </w:tc>
      </w:tr>
      <w:tr w:rsidRPr="003939E1" w:rsidR="00314660" w:rsidDel="00204ED6" w:rsidTr="00F1758A" w14:paraId="27954682" w14:textId="38BD616E">
        <w:trPr>
          <w:trHeight w:val="449"/>
          <w:del w:author="Dwayne Carter" w:date="2026-02-25T17:45:00Z" w:id="403"/>
        </w:trPr>
        <w:tc>
          <w:tcPr>
            <w:tcW w:w="2605" w:type="dxa"/>
          </w:tcPr>
          <w:p w:rsidR="00314660" w:rsidDel="00204ED6" w:rsidP="0005509F" w:rsidRDefault="00314660" w14:paraId="413BB8E9" w14:textId="30880C88">
            <w:pPr>
              <w:pStyle w:val="NormalTable"/>
              <w:rPr>
                <w:del w:author="Dwayne Carter" w:date="2026-02-25T17:45:00Z" w16du:dateUtc="2026-02-25T22:45:00Z" w:id="404"/>
              </w:rPr>
            </w:pPr>
            <w:del w:author="Dwayne Carter" w:date="2026-02-25T17:45:00Z" w16du:dateUtc="2026-02-25T22:45:00Z" w:id="405">
              <w:r w:rsidDel="00204ED6">
                <w:delText xml:space="preserve">Payment </w:delText>
              </w:r>
              <w:r w:rsidDel="00204ED6" w:rsidR="000163F5">
                <w:delText>Timing</w:delText>
              </w:r>
            </w:del>
          </w:p>
        </w:tc>
        <w:tc>
          <w:tcPr>
            <w:tcW w:w="6558" w:type="dxa"/>
          </w:tcPr>
          <w:p w:rsidRPr="00223306" w:rsidR="00314660" w:rsidDel="00204ED6" w:rsidP="0005509F" w:rsidRDefault="00F1758A" w14:paraId="2B319105" w14:textId="630E5AC7">
            <w:pPr>
              <w:pStyle w:val="NormalTable"/>
              <w:rPr>
                <w:del w:author="Dwayne Carter" w:date="2026-02-25T17:45:00Z" w16du:dateUtc="2026-02-25T22:45:00Z" w:id="406"/>
              </w:rPr>
            </w:pPr>
            <w:del w:author="Dwayne Carter" w:date="2026-02-25T17:45:00Z" w16du:dateUtc="2026-02-25T22:45:00Z" w:id="407">
              <w:r w:rsidDel="00204ED6">
                <w:delText>Information about the dates, schedule and periods associated with healthcare payments.</w:delText>
              </w:r>
            </w:del>
          </w:p>
        </w:tc>
      </w:tr>
      <w:tr w:rsidRPr="003939E1" w:rsidR="00314660" w:rsidTr="00F1758A" w14:paraId="3FD538B9" w14:textId="77777777">
        <w:trPr>
          <w:cnfStyle w:val="000000100000" w:firstRow="0" w:lastRow="0" w:firstColumn="0" w:lastColumn="0" w:oddVBand="0" w:evenVBand="0" w:oddHBand="1" w:evenHBand="0" w:firstRowFirstColumn="0" w:firstRowLastColumn="0" w:lastRowFirstColumn="0" w:lastRowLastColumn="0"/>
          <w:trHeight w:val="449"/>
        </w:trPr>
        <w:tc>
          <w:tcPr>
            <w:tcW w:w="2605" w:type="dxa"/>
          </w:tcPr>
          <w:p w:rsidR="00314660" w:rsidP="0005509F" w:rsidRDefault="00314660" w14:paraId="512A3C7A" w14:textId="7DB12FBC">
            <w:pPr>
              <w:pStyle w:val="NormalTable"/>
            </w:pPr>
            <w:r>
              <w:t>Payment Funding</w:t>
            </w:r>
            <w:del w:author="Dwayne Carter" w:date="2026-02-25T17:46:00Z" w16du:dateUtc="2026-02-25T22:46:00Z" w:id="408">
              <w:r w:rsidDel="00204ED6">
                <w:delText xml:space="preserve"> Source</w:delText>
              </w:r>
            </w:del>
          </w:p>
        </w:tc>
        <w:tc>
          <w:tcPr>
            <w:tcW w:w="6558" w:type="dxa"/>
          </w:tcPr>
          <w:p w:rsidRPr="00223306" w:rsidR="00314660" w:rsidP="0005509F" w:rsidRDefault="00F1758A" w14:paraId="5C5EE71D" w14:textId="36FBBF9C">
            <w:pPr>
              <w:pStyle w:val="NormalTable"/>
            </w:pPr>
            <w:r>
              <w:t xml:space="preserve">Information about the source of funding for healthcare payments. </w:t>
            </w:r>
          </w:p>
        </w:tc>
      </w:tr>
      <w:tr w:rsidRPr="003939E1" w:rsidR="00314660" w:rsidDel="00204ED6" w:rsidTr="00F1758A" w14:paraId="08480BBC" w14:textId="75757E36">
        <w:trPr>
          <w:trHeight w:val="449"/>
          <w:del w:author="Dwayne Carter" w:date="2026-02-25T17:46:00Z" w:id="409"/>
        </w:trPr>
        <w:tc>
          <w:tcPr>
            <w:tcW w:w="2605" w:type="dxa"/>
          </w:tcPr>
          <w:p w:rsidR="00314660" w:rsidDel="00204ED6" w:rsidP="0005509F" w:rsidRDefault="000163F5" w14:paraId="7E38287B" w14:textId="37EE6750">
            <w:pPr>
              <w:pStyle w:val="NormalTable"/>
              <w:rPr>
                <w:del w:author="Dwayne Carter" w:date="2026-02-25T17:46:00Z" w16du:dateUtc="2026-02-25T22:46:00Z" w:id="410"/>
              </w:rPr>
            </w:pPr>
            <w:del w:author="Dwayne Carter" w:date="2026-02-25T17:46:00Z" w16du:dateUtc="2026-02-25T22:46:00Z" w:id="411">
              <w:r w:rsidDel="00204ED6">
                <w:delText>Payment Authority</w:delText>
              </w:r>
            </w:del>
          </w:p>
        </w:tc>
        <w:tc>
          <w:tcPr>
            <w:tcW w:w="6558" w:type="dxa"/>
          </w:tcPr>
          <w:p w:rsidRPr="00223306" w:rsidR="00314660" w:rsidDel="00204ED6" w:rsidP="0005509F" w:rsidRDefault="00F1758A" w14:paraId="4B75FBC2" w14:textId="6356011C">
            <w:pPr>
              <w:pStyle w:val="NormalTable"/>
              <w:rPr>
                <w:del w:author="Dwayne Carter" w:date="2026-02-25T17:46:00Z" w16du:dateUtc="2026-02-25T22:46:00Z" w:id="412"/>
              </w:rPr>
            </w:pPr>
            <w:del w:author="Dwayne Carter" w:date="2026-02-25T17:46:00Z" w16du:dateUtc="2026-02-25T22:46:00Z" w:id="413">
              <w:r w:rsidDel="00204ED6">
                <w:delText>Information about the authority that authorizes the ability to make healthcare payments.</w:delText>
              </w:r>
            </w:del>
          </w:p>
        </w:tc>
      </w:tr>
      <w:tr w:rsidRPr="003939E1" w:rsidR="000163F5" w:rsidDel="00204ED6" w:rsidTr="00F1758A" w14:paraId="1995AF8D" w14:textId="268B9972">
        <w:trPr>
          <w:cnfStyle w:val="000000100000" w:firstRow="0" w:lastRow="0" w:firstColumn="0" w:lastColumn="0" w:oddVBand="0" w:evenVBand="0" w:oddHBand="1" w:evenHBand="0" w:firstRowFirstColumn="0" w:firstRowLastColumn="0" w:lastRowFirstColumn="0" w:lastRowLastColumn="0"/>
          <w:trHeight w:val="449"/>
          <w:del w:author="Dwayne Carter" w:date="2026-02-25T17:45:00Z" w:id="414"/>
        </w:trPr>
        <w:tc>
          <w:tcPr>
            <w:tcW w:w="2605" w:type="dxa"/>
          </w:tcPr>
          <w:p w:rsidR="000163F5" w:rsidDel="00204ED6" w:rsidP="0005509F" w:rsidRDefault="000163F5" w14:paraId="5FE1E9C1" w14:textId="0E9A73A2">
            <w:pPr>
              <w:pStyle w:val="NormalTable"/>
              <w:rPr>
                <w:del w:author="Dwayne Carter" w:date="2026-02-25T17:45:00Z" w16du:dateUtc="2026-02-25T22:45:00Z" w:id="415"/>
              </w:rPr>
            </w:pPr>
            <w:del w:author="Dwayne Carter" w:date="2026-02-25T17:45:00Z" w16du:dateUtc="2026-02-25T22:45:00Z" w:id="416">
              <w:r w:rsidDel="00204ED6">
                <w:delText>Payment Check</w:delText>
              </w:r>
            </w:del>
          </w:p>
        </w:tc>
        <w:tc>
          <w:tcPr>
            <w:tcW w:w="6558" w:type="dxa"/>
          </w:tcPr>
          <w:p w:rsidRPr="00223306" w:rsidR="000163F5" w:rsidDel="00204ED6" w:rsidP="0005509F" w:rsidRDefault="00F1758A" w14:paraId="78D18985" w14:textId="42508859">
            <w:pPr>
              <w:pStyle w:val="NormalTable"/>
              <w:rPr>
                <w:del w:author="Dwayne Carter" w:date="2026-02-25T17:45:00Z" w16du:dateUtc="2026-02-25T22:45:00Z" w:id="417"/>
              </w:rPr>
            </w:pPr>
            <w:del w:author="Dwayne Carter" w:date="2026-02-25T17:45:00Z" w16du:dateUtc="2026-02-25T22:45:00Z" w:id="418">
              <w:r w:rsidDel="00204ED6">
                <w:delText xml:space="preserve">Information about the checks associated with healthcare payments. </w:delText>
              </w:r>
            </w:del>
          </w:p>
        </w:tc>
      </w:tr>
      <w:tr w:rsidRPr="003939E1" w:rsidR="000163F5" w:rsidDel="00204ED6" w:rsidTr="00F1758A" w14:paraId="31DF187D" w14:textId="1643426A">
        <w:trPr>
          <w:trHeight w:val="449"/>
          <w:del w:author="Dwayne Carter" w:date="2026-02-25T17:45:00Z" w:id="419"/>
        </w:trPr>
        <w:tc>
          <w:tcPr>
            <w:tcW w:w="2605" w:type="dxa"/>
          </w:tcPr>
          <w:p w:rsidR="000163F5" w:rsidDel="00204ED6" w:rsidP="0005509F" w:rsidRDefault="000163F5" w14:paraId="75CD74CE" w14:textId="3BF7836F">
            <w:pPr>
              <w:pStyle w:val="NormalTable"/>
              <w:rPr>
                <w:del w:author="Dwayne Carter" w:date="2026-02-25T17:45:00Z" w16du:dateUtc="2026-02-25T22:45:00Z" w:id="420"/>
              </w:rPr>
            </w:pPr>
            <w:del w:author="Dwayne Carter" w:date="2026-02-25T17:45:00Z" w16du:dateUtc="2026-02-25T22:45:00Z" w:id="421">
              <w:r w:rsidDel="00204ED6">
                <w:delText>Payment Adjustment</w:delText>
              </w:r>
            </w:del>
          </w:p>
        </w:tc>
        <w:tc>
          <w:tcPr>
            <w:tcW w:w="6558" w:type="dxa"/>
          </w:tcPr>
          <w:p w:rsidRPr="00223306" w:rsidR="000163F5" w:rsidDel="00204ED6" w:rsidP="0005509F" w:rsidRDefault="00F1758A" w14:paraId="6606E72A" w14:textId="63498369">
            <w:pPr>
              <w:pStyle w:val="NormalTable"/>
              <w:rPr>
                <w:del w:author="Dwayne Carter" w:date="2026-02-25T17:45:00Z" w16du:dateUtc="2026-02-25T22:45:00Z" w:id="422"/>
              </w:rPr>
            </w:pPr>
            <w:del w:author="Dwayne Carter" w:date="2026-02-25T17:45:00Z" w16du:dateUtc="2026-02-25T22:45:00Z" w:id="423">
              <w:r w:rsidDel="00204ED6">
                <w:delText xml:space="preserve">Information about adjustments made to healthcare payments. </w:delText>
              </w:r>
            </w:del>
          </w:p>
        </w:tc>
      </w:tr>
      <w:tr w:rsidRPr="003939E1" w:rsidR="0005509F" w:rsidDel="00204ED6" w:rsidTr="00F1758A" w14:paraId="265C3263" w14:textId="401C698B">
        <w:trPr>
          <w:cnfStyle w:val="000000100000" w:firstRow="0" w:lastRow="0" w:firstColumn="0" w:lastColumn="0" w:oddVBand="0" w:evenVBand="0" w:oddHBand="1" w:evenHBand="0" w:firstRowFirstColumn="0" w:firstRowLastColumn="0" w:lastRowFirstColumn="0" w:lastRowLastColumn="0"/>
          <w:trHeight w:val="300"/>
          <w:del w:author="Dwayne Carter" w:date="2026-02-25T17:45:00Z" w:id="424"/>
        </w:trPr>
        <w:tc>
          <w:tcPr>
            <w:tcW w:w="2605" w:type="dxa"/>
          </w:tcPr>
          <w:p w:rsidR="0005509F" w:rsidDel="00204ED6" w:rsidP="0005509F" w:rsidRDefault="000163F5" w14:paraId="1C2AC2AE" w14:textId="17773777">
            <w:pPr>
              <w:pStyle w:val="NormalTable"/>
              <w:rPr>
                <w:del w:author="Dwayne Carter" w:date="2026-02-25T17:45:00Z" w16du:dateUtc="2026-02-25T22:45:00Z" w:id="425"/>
              </w:rPr>
            </w:pPr>
            <w:del w:author="Dwayne Carter" w:date="2026-02-25T17:45:00Z" w16du:dateUtc="2026-02-25T22:45:00Z" w:id="426">
              <w:r w:rsidDel="00204ED6">
                <w:delText>Payment Classification</w:delText>
              </w:r>
            </w:del>
          </w:p>
        </w:tc>
        <w:tc>
          <w:tcPr>
            <w:tcW w:w="6558" w:type="dxa"/>
          </w:tcPr>
          <w:p w:rsidRPr="00223306" w:rsidR="0005509F" w:rsidDel="00204ED6" w:rsidP="0005509F" w:rsidRDefault="00F1758A" w14:paraId="2F7B403D" w14:textId="797607F6">
            <w:pPr>
              <w:pStyle w:val="NormalTable"/>
              <w:rPr>
                <w:del w:author="Dwayne Carter" w:date="2026-02-25T17:45:00Z" w16du:dateUtc="2026-02-25T22:45:00Z" w:id="427"/>
              </w:rPr>
            </w:pPr>
            <w:del w:author="Dwayne Carter" w:date="2026-02-25T17:45:00Z" w16du:dateUtc="2026-02-25T22:45:00Z" w:id="428">
              <w:r w:rsidDel="00204ED6">
                <w:delText xml:space="preserve">Information about the classification and categorization of healthcare payments. </w:delText>
              </w:r>
            </w:del>
          </w:p>
        </w:tc>
      </w:tr>
      <w:tr w:rsidRPr="003939E1" w:rsidR="0005509F" w:rsidTr="00F1758A" w14:paraId="224B9A22" w14:textId="77777777">
        <w:trPr>
          <w:trHeight w:val="300"/>
        </w:trPr>
        <w:tc>
          <w:tcPr>
            <w:tcW w:w="2605" w:type="dxa"/>
          </w:tcPr>
          <w:p w:rsidRPr="003939E1" w:rsidR="0005509F" w:rsidP="0005509F" w:rsidRDefault="0005509F" w14:paraId="3259097E" w14:textId="2465B53A">
            <w:pPr>
              <w:pStyle w:val="NormalTable"/>
            </w:pPr>
            <w:r w:rsidRPr="00223306">
              <w:t>Care Authorization</w:t>
            </w:r>
          </w:p>
        </w:tc>
        <w:tc>
          <w:tcPr>
            <w:tcW w:w="6558" w:type="dxa"/>
          </w:tcPr>
          <w:p w:rsidRPr="003939E1" w:rsidR="0005509F" w:rsidP="0005509F" w:rsidRDefault="0005509F" w14:paraId="1CCDE80A" w14:textId="6CE643AA">
            <w:pPr>
              <w:pStyle w:val="NormalTable"/>
            </w:pPr>
            <w:r w:rsidRPr="00223306">
              <w:t xml:space="preserve">Information about the request and authorization of payment for the delivery of care which may include the authorization of referrals, services or treatment plans. </w:t>
            </w:r>
          </w:p>
        </w:tc>
      </w:tr>
      <w:tr w:rsidRPr="003939E1" w:rsidR="0005509F" w:rsidTr="00F1758A" w14:paraId="61317054" w14:textId="77777777">
        <w:trPr>
          <w:cnfStyle w:val="000000100000" w:firstRow="0" w:lastRow="0" w:firstColumn="0" w:lastColumn="0" w:oddVBand="0" w:evenVBand="0" w:oddHBand="1" w:evenHBand="0" w:firstRowFirstColumn="0" w:firstRowLastColumn="0" w:lastRowFirstColumn="0" w:lastRowLastColumn="0"/>
          <w:trHeight w:val="300"/>
        </w:trPr>
        <w:tc>
          <w:tcPr>
            <w:tcW w:w="2605" w:type="dxa"/>
          </w:tcPr>
          <w:p w:rsidRPr="003939E1" w:rsidR="0005509F" w:rsidP="0005509F" w:rsidRDefault="0005509F" w14:paraId="13326598" w14:textId="6CAA690C">
            <w:pPr>
              <w:pStyle w:val="NormalTable"/>
            </w:pPr>
            <w:r w:rsidRPr="003939E1">
              <w:t>Incentive</w:t>
            </w:r>
            <w:r w:rsidR="001140BA">
              <w:t xml:space="preserve"> </w:t>
            </w:r>
            <w:ins w:author="Dwayne Carter" w:date="2026-02-25T17:46:00Z" w16du:dateUtc="2026-02-25T22:46:00Z" w:id="429">
              <w:r w:rsidR="00204ED6">
                <w:t>Artifact</w:t>
              </w:r>
            </w:ins>
            <w:del w:author="Dwayne Carter" w:date="2026-02-25T17:46:00Z" w16du:dateUtc="2026-02-25T22:46:00Z" w:id="430">
              <w:r w:rsidDel="00204ED6" w:rsidR="001140BA">
                <w:delText>Payment</w:delText>
              </w:r>
            </w:del>
          </w:p>
        </w:tc>
        <w:tc>
          <w:tcPr>
            <w:tcW w:w="6558" w:type="dxa"/>
          </w:tcPr>
          <w:p w:rsidRPr="003939E1" w:rsidR="0005509F" w:rsidP="0005509F" w:rsidRDefault="0005509F" w14:paraId="0F7045C6" w14:textId="6903F025">
            <w:pPr>
              <w:pStyle w:val="NormalTable"/>
            </w:pPr>
            <w:r w:rsidRPr="003939E1">
              <w:t>Information about the</w:t>
            </w:r>
            <w:ins w:author="Dwayne Carter" w:date="2026-02-25T17:46:00Z" w16du:dateUtc="2026-02-25T22:46:00Z" w:id="431">
              <w:r w:rsidR="00204ED6">
                <w:t xml:space="preserve"> artifacts that are used as evidence that an</w:t>
              </w:r>
            </w:ins>
            <w:r w:rsidRPr="003939E1">
              <w:t xml:space="preserve"> incentive payments </w:t>
            </w:r>
            <w:ins w:author="Dwayne Carter" w:date="2026-02-25T17:46:00Z" w16du:dateUtc="2026-02-25T22:46:00Z" w:id="432">
              <w:r w:rsidR="00204ED6">
                <w:t xml:space="preserve">should be </w:t>
              </w:r>
            </w:ins>
            <w:del w:author="Dwayne Carter" w:date="2026-02-25T17:46:00Z" w16du:dateUtc="2026-02-25T22:46:00Z" w:id="433">
              <w:r w:rsidRPr="003939E1" w:rsidDel="00204ED6">
                <w:delText xml:space="preserve">that are </w:delText>
              </w:r>
            </w:del>
            <w:r w:rsidRPr="003939E1">
              <w:t xml:space="preserve">made to </w:t>
            </w:r>
            <w:del w:author="Dwayne Carter" w:date="2026-02-25T17:46:00Z" w16du:dateUtc="2026-02-25T22:46:00Z" w:id="434">
              <w:r w:rsidRPr="003939E1" w:rsidDel="00204ED6">
                <w:delText>members, organizations and providers.</w:delText>
              </w:r>
            </w:del>
            <w:ins w:author="Dwayne Carter" w:date="2026-02-25T17:46:00Z" w16du:dateUtc="2026-02-25T22:46:00Z" w:id="435">
              <w:r w:rsidR="00204ED6">
                <w:t>the payee.</w:t>
              </w:r>
            </w:ins>
          </w:p>
        </w:tc>
      </w:tr>
      <w:tr w:rsidRPr="003939E1" w:rsidR="0005509F" w:rsidTr="00F1758A" w14:paraId="5E615D6D" w14:textId="77777777">
        <w:trPr>
          <w:trHeight w:val="300"/>
        </w:trPr>
        <w:tc>
          <w:tcPr>
            <w:tcW w:w="2605" w:type="dxa"/>
          </w:tcPr>
          <w:p w:rsidRPr="003939E1" w:rsidR="0005509F" w:rsidP="0005509F" w:rsidRDefault="0005509F" w14:paraId="40AF3795" w14:textId="54ECFE43">
            <w:pPr>
              <w:pStyle w:val="NormalTable"/>
            </w:pPr>
            <w:r w:rsidRPr="003939E1">
              <w:t>Drug Rebate</w:t>
            </w:r>
          </w:p>
        </w:tc>
        <w:tc>
          <w:tcPr>
            <w:tcW w:w="6558" w:type="dxa"/>
          </w:tcPr>
          <w:p w:rsidRPr="003939E1" w:rsidR="0005509F" w:rsidP="0005509F" w:rsidRDefault="0005509F" w14:paraId="1CF42CA4" w14:textId="6C5C78EE">
            <w:pPr>
              <w:pStyle w:val="NormalTable"/>
            </w:pPr>
            <w:r w:rsidRPr="003939E1">
              <w:t>Information about the drug rebate payments that the SMA collects from drug manufacturers.</w:t>
            </w:r>
          </w:p>
        </w:tc>
      </w:tr>
      <w:tr w:rsidRPr="003939E1" w:rsidR="0005509F" w:rsidTr="00F1758A" w14:paraId="76965A5B" w14:textId="77777777">
        <w:trPr>
          <w:cnfStyle w:val="000000100000" w:firstRow="0" w:lastRow="0" w:firstColumn="0" w:lastColumn="0" w:oddVBand="0" w:evenVBand="0" w:oddHBand="1" w:evenHBand="0" w:firstRowFirstColumn="0" w:firstRowLastColumn="0" w:lastRowFirstColumn="0" w:lastRowLastColumn="0"/>
          <w:trHeight w:val="300"/>
        </w:trPr>
        <w:tc>
          <w:tcPr>
            <w:tcW w:w="2605" w:type="dxa"/>
          </w:tcPr>
          <w:p w:rsidRPr="003939E1" w:rsidR="0005509F" w:rsidP="0005509F" w:rsidRDefault="000163F5" w14:paraId="6ACB2B35" w14:textId="703BF26C">
            <w:pPr>
              <w:pStyle w:val="NormalTable"/>
            </w:pPr>
            <w:r>
              <w:t>Payment Recovery</w:t>
            </w:r>
          </w:p>
        </w:tc>
        <w:tc>
          <w:tcPr>
            <w:tcW w:w="6558" w:type="dxa"/>
          </w:tcPr>
          <w:p w:rsidRPr="003939E1" w:rsidR="0005509F" w:rsidP="0005509F" w:rsidRDefault="0005509F" w14:paraId="0F457496" w14:textId="775D5B31">
            <w:pPr>
              <w:pStyle w:val="NormalTable"/>
            </w:pPr>
            <w:r w:rsidRPr="003939E1">
              <w:t xml:space="preserve">Information about the recovery of payments that were paid on behalf of a member but should have been paid by a third party. </w:t>
            </w:r>
          </w:p>
        </w:tc>
      </w:tr>
      <w:tr w:rsidRPr="003939E1" w:rsidR="0005509F" w:rsidTr="00F1758A" w14:paraId="2F008844" w14:textId="77777777">
        <w:trPr>
          <w:trHeight w:val="117"/>
        </w:trPr>
        <w:tc>
          <w:tcPr>
            <w:tcW w:w="2605" w:type="dxa"/>
          </w:tcPr>
          <w:p w:rsidRPr="003939E1" w:rsidR="0005509F" w:rsidP="0005509F" w:rsidRDefault="000163F5" w14:paraId="33BFD177" w14:textId="569512C8">
            <w:pPr>
              <w:pStyle w:val="NormalTable"/>
            </w:pPr>
            <w:r>
              <w:t>Payment Recoupment</w:t>
            </w:r>
          </w:p>
        </w:tc>
        <w:tc>
          <w:tcPr>
            <w:tcW w:w="6558" w:type="dxa"/>
          </w:tcPr>
          <w:p w:rsidRPr="003939E1" w:rsidR="0005509F" w:rsidP="0005509F" w:rsidRDefault="0005509F" w14:paraId="60D38E22" w14:textId="75E86C39">
            <w:pPr>
              <w:pStyle w:val="NormalTable"/>
            </w:pPr>
            <w:r w:rsidRPr="003939E1">
              <w:t xml:space="preserve">Information about the overpayments that were made to providers and the recovery of the overpayment. </w:t>
            </w:r>
          </w:p>
        </w:tc>
      </w:tr>
      <w:tr w:rsidRPr="008C3FB7" w:rsidR="008C3FB7" w:rsidTr="008C3FB7" w14:paraId="37191097" w14:textId="77777777">
        <w:trPr>
          <w:cnfStyle w:val="000000100000" w:firstRow="0" w:lastRow="0" w:firstColumn="0" w:lastColumn="0" w:oddVBand="0" w:evenVBand="0" w:oddHBand="1" w:evenHBand="0" w:firstRowFirstColumn="0" w:firstRowLastColumn="0" w:lastRowFirstColumn="0" w:lastRowLastColumn="0"/>
          <w:trHeight w:val="179"/>
        </w:trPr>
        <w:tc>
          <w:tcPr>
            <w:tcW w:w="9163" w:type="dxa"/>
            <w:gridSpan w:val="2"/>
          </w:tcPr>
          <w:p w:rsidRPr="008C3FB7" w:rsidR="0005509F" w:rsidP="008C3FB7" w:rsidRDefault="0005509F" w14:paraId="28649E49" w14:textId="49428A94">
            <w:pPr>
              <w:pStyle w:val="NormalTable"/>
            </w:pPr>
            <w:r w:rsidRPr="008C3FB7">
              <w:t>Relates To: Healthcare Delivery</w:t>
            </w:r>
            <w:r w:rsidRPr="008C3FB7" w:rsidR="000163F5">
              <w:t>, Health Insurance Program, Provider, Organization</w:t>
            </w:r>
          </w:p>
        </w:tc>
      </w:tr>
    </w:tbl>
    <w:p w:rsidRPr="008C3FB7" w:rsidR="005D1421" w:rsidRDefault="005D1421" w14:paraId="2BF3BF57" w14:textId="2E76A696">
      <w:pPr>
        <w:pStyle w:val="NormalTable"/>
        <w:rPr>
          <w:highlight w:val="yellow"/>
        </w:rPr>
        <w:pPrChange w:author="Dwayne Carter" w:date="2026-02-20T19:00:00Z" w16du:dateUtc="2026-02-21T00:00:00Z" w:id="436">
          <w:pPr>
            <w:pStyle w:val="Heading2"/>
          </w:pPr>
        </w:pPrChange>
      </w:pPr>
      <w:r w:rsidRPr="008C3FB7">
        <w:rPr>
          <w:highlight w:val="yellow"/>
        </w:rPr>
        <w:t>Agreement</w:t>
      </w:r>
      <w:r w:rsidRPr="008C3FB7" w:rsidR="004D1CF4">
        <w:rPr>
          <w:highlight w:val="yellow"/>
        </w:rPr>
        <w:t xml:space="preserve"> Resources</w:t>
      </w:r>
    </w:p>
    <w:p w:rsidRPr="008763A9" w:rsidR="005D1421" w:rsidP="005D1421" w:rsidRDefault="005D1421" w14:paraId="797D3DDE" w14:textId="77777777">
      <w:pPr>
        <w:pStyle w:val="NormalTable"/>
        <w:rPr>
          <w:highlight w:val="yellow"/>
        </w:rPr>
      </w:pPr>
      <w:r w:rsidRPr="008763A9">
        <w:rPr>
          <w:highlight w:val="yellow"/>
        </w:rPr>
        <w:t xml:space="preserve">Information about the contracts/agreement management activities required to carry out the day-to-day operations of the SMA. </w:t>
      </w:r>
    </w:p>
    <w:p w:rsidRPr="008763A9" w:rsidR="005D1421" w:rsidP="005D1421" w:rsidRDefault="005D1421" w14:paraId="5F155ED1" w14:textId="4C486D58">
      <w:pPr>
        <w:pStyle w:val="Caption"/>
        <w:rPr>
          <w:highlight w:val="yellow"/>
        </w:rPr>
      </w:pPr>
      <w:r w:rsidRPr="008763A9">
        <w:rPr>
          <w:highlight w:val="yellow"/>
        </w:rPr>
        <w:t xml:space="preserve">Table </w:t>
      </w:r>
      <w:r w:rsidRPr="008763A9">
        <w:rPr>
          <w:highlight w:val="yellow"/>
        </w:rPr>
        <w:fldChar w:fldCharType="begin"/>
      </w:r>
      <w:r w:rsidRPr="008763A9">
        <w:rPr>
          <w:highlight w:val="yellow"/>
        </w:rPr>
        <w:instrText xml:space="preserve"> SEQ Table \* ARABIC </w:instrText>
      </w:r>
      <w:r w:rsidRPr="008763A9">
        <w:rPr>
          <w:highlight w:val="yellow"/>
        </w:rPr>
        <w:fldChar w:fldCharType="separate"/>
      </w:r>
      <w:r w:rsidR="00501226">
        <w:rPr>
          <w:noProof/>
          <w:highlight w:val="yellow"/>
        </w:rPr>
        <w:t>9</w:t>
      </w:r>
      <w:r w:rsidRPr="008763A9">
        <w:rPr>
          <w:noProof/>
          <w:highlight w:val="yellow"/>
        </w:rPr>
        <w:fldChar w:fldCharType="end"/>
      </w:r>
      <w:r w:rsidRPr="008763A9">
        <w:rPr>
          <w:highlight w:val="yellow"/>
        </w:rPr>
        <w:t xml:space="preserve"> – Agreement Data Categories</w:t>
      </w:r>
    </w:p>
    <w:tbl>
      <w:tblPr>
        <w:tblStyle w:val="GridTable4"/>
        <w:tblW w:w="4900" w:type="pct"/>
        <w:tblLook w:val="0420" w:firstRow="1" w:lastRow="0" w:firstColumn="0" w:lastColumn="0" w:noHBand="0" w:noVBand="1"/>
      </w:tblPr>
      <w:tblGrid>
        <w:gridCol w:w="3145"/>
        <w:gridCol w:w="6018"/>
      </w:tblGrid>
      <w:tr w:rsidRPr="00E368DE" w:rsidR="005D1421" w:rsidTr="000E4D30" w14:paraId="38EE26FF"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3145" w:type="dxa"/>
          </w:tcPr>
          <w:p w:rsidRPr="008763A9" w:rsidR="005D1421" w:rsidP="00BD61C6" w:rsidRDefault="005D1421" w14:paraId="31FED773" w14:textId="77777777">
            <w:pPr>
              <w:pStyle w:val="HeaderTable"/>
              <w:rPr>
                <w:highlight w:val="yellow"/>
              </w:rPr>
            </w:pPr>
            <w:r w:rsidRPr="008763A9">
              <w:rPr>
                <w:highlight w:val="yellow"/>
              </w:rPr>
              <w:t>Data Category</w:t>
            </w:r>
          </w:p>
        </w:tc>
        <w:tc>
          <w:tcPr>
            <w:tcW w:w="6018" w:type="dxa"/>
          </w:tcPr>
          <w:p w:rsidRPr="008763A9" w:rsidR="005D1421" w:rsidP="00BD61C6" w:rsidRDefault="005D1421" w14:paraId="189C22C2" w14:textId="77777777">
            <w:pPr>
              <w:pStyle w:val="HeaderTable"/>
              <w:rPr>
                <w:highlight w:val="yellow"/>
              </w:rPr>
            </w:pPr>
            <w:r w:rsidRPr="008763A9">
              <w:rPr>
                <w:highlight w:val="yellow"/>
              </w:rPr>
              <w:t>Definition</w:t>
            </w:r>
          </w:p>
        </w:tc>
      </w:tr>
      <w:tr w:rsidRPr="00E368DE" w:rsidR="00635943" w:rsidTr="000E4D30" w14:paraId="19B4702B"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Pr="008763A9" w:rsidR="00635943" w:rsidP="00BD61C6" w:rsidRDefault="00635943" w14:paraId="2F970908" w14:textId="74521555">
            <w:pPr>
              <w:pStyle w:val="NormalTable"/>
              <w:rPr>
                <w:highlight w:val="yellow"/>
              </w:rPr>
            </w:pPr>
            <w:r>
              <w:rPr>
                <w:highlight w:val="yellow"/>
              </w:rPr>
              <w:t>Agreement</w:t>
            </w:r>
            <w:del w:author="Dwayne Carter" w:date="2026-02-25T18:19:00Z" w16du:dateUtc="2026-02-25T23:19:00Z" w:id="437">
              <w:r w:rsidDel="00D74C2B">
                <w:rPr>
                  <w:highlight w:val="yellow"/>
                </w:rPr>
                <w:delText xml:space="preserve"> Identity</w:delText>
              </w:r>
            </w:del>
          </w:p>
        </w:tc>
        <w:tc>
          <w:tcPr>
            <w:tcW w:w="6018" w:type="dxa"/>
          </w:tcPr>
          <w:p w:rsidRPr="008763A9" w:rsidR="00635943" w:rsidP="00BD61C6" w:rsidRDefault="005C16E4" w14:paraId="50424741" w14:textId="04B32429">
            <w:pPr>
              <w:pStyle w:val="NormalTable"/>
              <w:rPr>
                <w:highlight w:val="yellow"/>
              </w:rPr>
            </w:pPr>
            <w:r>
              <w:rPr>
                <w:highlight w:val="yellow"/>
              </w:rPr>
              <w:t xml:space="preserve">Information that uniquely identifies an agreement. </w:t>
            </w:r>
          </w:p>
        </w:tc>
      </w:tr>
      <w:tr w:rsidRPr="00E368DE" w:rsidR="005C16E4" w:rsidDel="00D74C2B" w:rsidTr="000E4D30" w14:paraId="207F3E9E" w14:textId="7806DBB6">
        <w:trPr>
          <w:trHeight w:val="300"/>
          <w:del w:author="Dwayne Carter" w:date="2026-02-25T18:19:00Z" w:id="438"/>
        </w:trPr>
        <w:tc>
          <w:tcPr>
            <w:tcW w:w="3145" w:type="dxa"/>
          </w:tcPr>
          <w:p w:rsidR="005C16E4" w:rsidDel="00D74C2B" w:rsidP="00BD61C6" w:rsidRDefault="005C16E4" w14:paraId="6FDC7649" w14:textId="0FF7AF9E">
            <w:pPr>
              <w:pStyle w:val="NormalTable"/>
              <w:rPr>
                <w:del w:author="Dwayne Carter" w:date="2026-02-25T18:19:00Z" w16du:dateUtc="2026-02-25T23:19:00Z" w:id="439"/>
                <w:highlight w:val="yellow"/>
              </w:rPr>
            </w:pPr>
            <w:del w:author="Dwayne Carter" w:date="2026-02-25T18:19:00Z" w16du:dateUtc="2026-02-25T23:19:00Z" w:id="440">
              <w:r w:rsidDel="00D74C2B">
                <w:rPr>
                  <w:highlight w:val="yellow"/>
                </w:rPr>
                <w:delText>Agreement Characteristic</w:delText>
              </w:r>
            </w:del>
          </w:p>
        </w:tc>
        <w:tc>
          <w:tcPr>
            <w:tcW w:w="6018" w:type="dxa"/>
          </w:tcPr>
          <w:p w:rsidR="005C16E4" w:rsidDel="00D74C2B" w:rsidP="00BD61C6" w:rsidRDefault="005C16E4" w14:paraId="77B2C6BD" w14:textId="55FA2268">
            <w:pPr>
              <w:pStyle w:val="NormalTable"/>
              <w:rPr>
                <w:del w:author="Dwayne Carter" w:date="2026-02-25T18:19:00Z" w16du:dateUtc="2026-02-25T23:19:00Z" w:id="441"/>
                <w:highlight w:val="yellow"/>
              </w:rPr>
            </w:pPr>
            <w:del w:author="Dwayne Carter" w:date="2026-02-25T18:19:00Z" w16du:dateUtc="2026-02-25T23:19:00Z" w:id="442">
              <w:r w:rsidDel="00D74C2B">
                <w:rPr>
                  <w:highlight w:val="yellow"/>
                </w:rPr>
                <w:delText>Information about general characteristics about the agreement (e.g. Agreement Type.)</w:delText>
              </w:r>
            </w:del>
          </w:p>
        </w:tc>
      </w:tr>
      <w:tr w:rsidRPr="00E368DE" w:rsidR="00682CB3" w:rsidTr="000E4D30" w14:paraId="3F90A845"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00682CB3" w:rsidP="00BD61C6" w:rsidRDefault="00682CB3" w14:paraId="6DF94E3A" w14:textId="436D0867">
            <w:pPr>
              <w:pStyle w:val="NormalTable"/>
              <w:rPr>
                <w:highlight w:val="yellow"/>
              </w:rPr>
            </w:pPr>
            <w:r>
              <w:rPr>
                <w:highlight w:val="yellow"/>
              </w:rPr>
              <w:t>Scope of Work</w:t>
            </w:r>
          </w:p>
        </w:tc>
        <w:tc>
          <w:tcPr>
            <w:tcW w:w="6018" w:type="dxa"/>
          </w:tcPr>
          <w:p w:rsidRPr="008763A9" w:rsidR="00682CB3" w:rsidP="00BD61C6" w:rsidRDefault="005C16E4" w14:paraId="103AEC87" w14:textId="229A3FB9">
            <w:pPr>
              <w:pStyle w:val="NormalTable"/>
              <w:rPr>
                <w:highlight w:val="yellow"/>
              </w:rPr>
            </w:pPr>
            <w:r>
              <w:rPr>
                <w:highlight w:val="yellow"/>
              </w:rPr>
              <w:t xml:space="preserve">Information about the work and/or services that must be delivered as part of the agreement. </w:t>
            </w:r>
          </w:p>
        </w:tc>
      </w:tr>
      <w:tr w:rsidRPr="00E368DE" w:rsidR="005C16E4" w:rsidDel="00D74C2B" w:rsidTr="000E4D30" w14:paraId="2AF030A5" w14:textId="3D1476FA">
        <w:trPr>
          <w:trHeight w:val="300"/>
          <w:del w:author="Dwayne Carter" w:date="2026-02-25T18:19:00Z" w:id="443"/>
        </w:trPr>
        <w:tc>
          <w:tcPr>
            <w:tcW w:w="3145" w:type="dxa"/>
          </w:tcPr>
          <w:p w:rsidR="005C16E4" w:rsidDel="00D74C2B" w:rsidP="00BD61C6" w:rsidRDefault="005C16E4" w14:paraId="50D2962C" w14:textId="20739FD3">
            <w:pPr>
              <w:pStyle w:val="NormalTable"/>
              <w:rPr>
                <w:del w:author="Dwayne Carter" w:date="2026-02-25T18:19:00Z" w16du:dateUtc="2026-02-25T23:19:00Z" w:id="444"/>
                <w:highlight w:val="yellow"/>
              </w:rPr>
            </w:pPr>
            <w:del w:author="Dwayne Carter" w:date="2026-02-25T18:19:00Z" w16du:dateUtc="2026-02-25T23:19:00Z" w:id="445">
              <w:r w:rsidDel="00D74C2B">
                <w:rPr>
                  <w:highlight w:val="yellow"/>
                </w:rPr>
                <w:delText>Agreement Participant</w:delText>
              </w:r>
            </w:del>
          </w:p>
        </w:tc>
        <w:tc>
          <w:tcPr>
            <w:tcW w:w="6018" w:type="dxa"/>
          </w:tcPr>
          <w:p w:rsidRPr="008763A9" w:rsidR="005C16E4" w:rsidDel="00D74C2B" w:rsidP="00BD61C6" w:rsidRDefault="005C16E4" w14:paraId="39D7E81B" w14:textId="00905B8A">
            <w:pPr>
              <w:pStyle w:val="NormalTable"/>
              <w:rPr>
                <w:del w:author="Dwayne Carter" w:date="2026-02-25T18:19:00Z" w16du:dateUtc="2026-02-25T23:19:00Z" w:id="446"/>
                <w:highlight w:val="yellow"/>
              </w:rPr>
            </w:pPr>
            <w:del w:author="Dwayne Carter" w:date="2026-02-25T18:19:00Z" w16du:dateUtc="2026-02-25T23:19:00Z" w:id="447">
              <w:r w:rsidDel="00D74C2B">
                <w:rPr>
                  <w:highlight w:val="yellow"/>
                </w:rPr>
                <w:delText xml:space="preserve">Information about the organizations that are </w:delText>
              </w:r>
              <w:r w:rsidDel="00D74C2B" w:rsidR="000C4DF4">
                <w:rPr>
                  <w:highlight w:val="yellow"/>
                </w:rPr>
                <w:delText xml:space="preserve">included as part of the agreement. </w:delText>
              </w:r>
            </w:del>
          </w:p>
        </w:tc>
      </w:tr>
      <w:tr w:rsidRPr="00E368DE" w:rsidR="005C16E4" w:rsidTr="000E4D30" w14:paraId="2FF7A99C"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005C16E4" w:rsidP="00BD61C6" w:rsidRDefault="005C16E4" w14:paraId="08ADB4F6" w14:textId="22D2CBED">
            <w:pPr>
              <w:pStyle w:val="NormalTable"/>
              <w:rPr>
                <w:highlight w:val="yellow"/>
              </w:rPr>
            </w:pPr>
            <w:r>
              <w:rPr>
                <w:highlight w:val="yellow"/>
              </w:rPr>
              <w:t>Agreement Exhibit</w:t>
            </w:r>
          </w:p>
        </w:tc>
        <w:tc>
          <w:tcPr>
            <w:tcW w:w="6018" w:type="dxa"/>
          </w:tcPr>
          <w:p w:rsidRPr="008763A9" w:rsidR="005C16E4" w:rsidP="00BD61C6" w:rsidRDefault="000C4DF4" w14:paraId="0B03E869" w14:textId="02C99509">
            <w:pPr>
              <w:pStyle w:val="NormalTable"/>
              <w:rPr>
                <w:highlight w:val="yellow"/>
              </w:rPr>
            </w:pPr>
            <w:r>
              <w:rPr>
                <w:highlight w:val="yellow"/>
              </w:rPr>
              <w:t xml:space="preserve">Information that is included as part of the agreement to supplement and provide clarity to existing terms of the agreement.. </w:t>
            </w:r>
          </w:p>
        </w:tc>
      </w:tr>
      <w:tr w:rsidRPr="00E368DE" w:rsidR="005D1421" w:rsidTr="000E4D30" w14:paraId="77EBEE6C" w14:textId="77777777">
        <w:trPr>
          <w:trHeight w:val="300"/>
        </w:trPr>
        <w:tc>
          <w:tcPr>
            <w:tcW w:w="3145" w:type="dxa"/>
          </w:tcPr>
          <w:p w:rsidRPr="008763A9" w:rsidR="005D1421" w:rsidP="00BD61C6" w:rsidRDefault="005C16E4" w14:paraId="235AD928" w14:textId="62803AAC">
            <w:pPr>
              <w:pStyle w:val="NormalTable"/>
              <w:rPr>
                <w:highlight w:val="yellow"/>
              </w:rPr>
            </w:pPr>
            <w:r>
              <w:rPr>
                <w:highlight w:val="yellow"/>
              </w:rPr>
              <w:t xml:space="preserve">Agreement </w:t>
            </w:r>
            <w:r w:rsidR="000C4DF4">
              <w:rPr>
                <w:highlight w:val="yellow"/>
              </w:rPr>
              <w:t>Duration</w:t>
            </w:r>
          </w:p>
        </w:tc>
        <w:tc>
          <w:tcPr>
            <w:tcW w:w="6018" w:type="dxa"/>
          </w:tcPr>
          <w:p w:rsidRPr="008763A9" w:rsidR="005D1421" w:rsidP="00BD61C6" w:rsidRDefault="000C4DF4" w14:paraId="6F49A92C" w14:textId="60C1083E">
            <w:pPr>
              <w:pStyle w:val="NormalTable"/>
              <w:rPr>
                <w:highlight w:val="yellow"/>
              </w:rPr>
            </w:pPr>
            <w:r>
              <w:rPr>
                <w:highlight w:val="yellow"/>
              </w:rPr>
              <w:t xml:space="preserve">Information about the duration of the agreement. </w:t>
            </w:r>
          </w:p>
        </w:tc>
      </w:tr>
      <w:tr w:rsidRPr="00E368DE" w:rsidR="005D1421" w:rsidTr="000E4D30" w14:paraId="706FD576"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Pr="008763A9" w:rsidR="005D1421" w:rsidP="00BD61C6" w:rsidRDefault="004D1CF4" w14:paraId="3126A596" w14:textId="501AA619">
            <w:pPr>
              <w:pStyle w:val="NormalTable"/>
              <w:rPr>
                <w:highlight w:val="yellow"/>
              </w:rPr>
            </w:pPr>
            <w:r w:rsidRPr="008763A9">
              <w:rPr>
                <w:highlight w:val="yellow"/>
              </w:rPr>
              <w:t>Term</w:t>
            </w:r>
            <w:r w:rsidR="000E4D30">
              <w:rPr>
                <w:highlight w:val="yellow"/>
              </w:rPr>
              <w:t xml:space="preserve"> &amp; Condition</w:t>
            </w:r>
          </w:p>
        </w:tc>
        <w:tc>
          <w:tcPr>
            <w:tcW w:w="6018" w:type="dxa"/>
          </w:tcPr>
          <w:p w:rsidRPr="008763A9" w:rsidR="005D1421" w:rsidP="00BD61C6" w:rsidRDefault="002A774F" w14:paraId="32AB4B2D" w14:textId="22C59840">
            <w:pPr>
              <w:pStyle w:val="NormalTable"/>
              <w:rPr>
                <w:highlight w:val="yellow"/>
              </w:rPr>
            </w:pPr>
            <w:r>
              <w:rPr>
                <w:highlight w:val="yellow"/>
              </w:rPr>
              <w:t>Information about the rules and guidelines that govern how the agreement will be implemented and managed.</w:t>
            </w:r>
          </w:p>
        </w:tc>
      </w:tr>
      <w:tr w:rsidRPr="00E368DE" w:rsidR="005D1421" w:rsidTr="000E4D30" w14:paraId="39319ABF" w14:textId="77777777">
        <w:trPr>
          <w:trHeight w:val="300"/>
        </w:trPr>
        <w:tc>
          <w:tcPr>
            <w:tcW w:w="3145" w:type="dxa"/>
          </w:tcPr>
          <w:p w:rsidRPr="008763A9" w:rsidR="005D1421" w:rsidP="00BD61C6" w:rsidRDefault="000E4D30" w14:paraId="0D5D0116" w14:textId="0D368050">
            <w:pPr>
              <w:pStyle w:val="NormalTable"/>
              <w:rPr>
                <w:highlight w:val="yellow"/>
              </w:rPr>
            </w:pPr>
            <w:r>
              <w:rPr>
                <w:highlight w:val="yellow"/>
              </w:rPr>
              <w:t>Requirement</w:t>
            </w:r>
          </w:p>
        </w:tc>
        <w:tc>
          <w:tcPr>
            <w:tcW w:w="6018" w:type="dxa"/>
          </w:tcPr>
          <w:p w:rsidRPr="008763A9" w:rsidR="005D1421" w:rsidP="00BD61C6" w:rsidRDefault="000C4DF4" w14:paraId="43FF6E27" w14:textId="03672F43">
            <w:pPr>
              <w:pStyle w:val="NormalTable"/>
              <w:rPr>
                <w:highlight w:val="yellow"/>
              </w:rPr>
            </w:pPr>
            <w:r>
              <w:rPr>
                <w:highlight w:val="yellow"/>
              </w:rPr>
              <w:t xml:space="preserve">Information about individual items that must be fulfilled as part of an agreement and/or a solicitation. </w:t>
            </w:r>
          </w:p>
        </w:tc>
      </w:tr>
      <w:tr w:rsidRPr="00E368DE" w:rsidR="000C4DF4" w:rsidTr="000E4D30" w14:paraId="4AF8295D"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000C4DF4" w:rsidP="00BD61C6" w:rsidRDefault="000C4DF4" w14:paraId="6210A2EC" w14:textId="5E48F0A9">
            <w:pPr>
              <w:pStyle w:val="NormalTable"/>
              <w:rPr>
                <w:highlight w:val="yellow"/>
              </w:rPr>
            </w:pPr>
            <w:r>
              <w:rPr>
                <w:highlight w:val="yellow"/>
              </w:rPr>
              <w:t xml:space="preserve">Agreement </w:t>
            </w:r>
            <w:r w:rsidR="002A774F">
              <w:rPr>
                <w:highlight w:val="yellow"/>
              </w:rPr>
              <w:t>Payment</w:t>
            </w:r>
          </w:p>
        </w:tc>
        <w:tc>
          <w:tcPr>
            <w:tcW w:w="6018" w:type="dxa"/>
          </w:tcPr>
          <w:p w:rsidR="000C4DF4" w:rsidP="00BD61C6" w:rsidRDefault="000C4DF4" w14:paraId="33472235" w14:textId="4913A811">
            <w:pPr>
              <w:pStyle w:val="NormalTable"/>
              <w:rPr>
                <w:highlight w:val="yellow"/>
              </w:rPr>
            </w:pPr>
            <w:r>
              <w:rPr>
                <w:highlight w:val="yellow"/>
              </w:rPr>
              <w:t xml:space="preserve">Information about </w:t>
            </w:r>
            <w:r w:rsidR="002A774F">
              <w:rPr>
                <w:highlight w:val="yellow"/>
              </w:rPr>
              <w:t>the payments that will be made as part of the agreement.</w:t>
            </w:r>
            <w:r>
              <w:rPr>
                <w:highlight w:val="yellow"/>
              </w:rPr>
              <w:t xml:space="preserve"> </w:t>
            </w:r>
          </w:p>
        </w:tc>
      </w:tr>
      <w:tr w:rsidRPr="00E368DE" w:rsidR="005D1421" w:rsidTr="000E4D30" w14:paraId="09499FC1" w14:textId="77777777">
        <w:trPr>
          <w:trHeight w:val="300"/>
        </w:trPr>
        <w:tc>
          <w:tcPr>
            <w:tcW w:w="3145" w:type="dxa"/>
          </w:tcPr>
          <w:p w:rsidRPr="008763A9" w:rsidR="005D1421" w:rsidP="00BD61C6" w:rsidRDefault="004D1CF4" w14:paraId="3F0A5D4A" w14:textId="5B4B56F5">
            <w:pPr>
              <w:pStyle w:val="NormalTable"/>
              <w:rPr>
                <w:highlight w:val="yellow"/>
              </w:rPr>
            </w:pPr>
            <w:r w:rsidRPr="008763A9">
              <w:rPr>
                <w:highlight w:val="yellow"/>
              </w:rPr>
              <w:t>Service Level Agreement</w:t>
            </w:r>
          </w:p>
        </w:tc>
        <w:tc>
          <w:tcPr>
            <w:tcW w:w="6018" w:type="dxa"/>
          </w:tcPr>
          <w:p w:rsidRPr="008763A9" w:rsidR="005D1421" w:rsidP="00BD61C6" w:rsidRDefault="002A774F" w14:paraId="0BA9B9CD" w14:textId="645C79D0">
            <w:pPr>
              <w:pStyle w:val="NormalTable"/>
              <w:rPr>
                <w:highlight w:val="yellow"/>
              </w:rPr>
            </w:pPr>
            <w:r>
              <w:rPr>
                <w:highlight w:val="yellow"/>
              </w:rPr>
              <w:t xml:space="preserve">Information about the individual performance expectations associated with the agreement. </w:t>
            </w:r>
          </w:p>
        </w:tc>
      </w:tr>
      <w:tr w:rsidRPr="00E368DE" w:rsidR="005D1421" w:rsidTr="000E4D30" w14:paraId="61DF351A"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Pr="008763A9" w:rsidR="005D1421" w:rsidP="00BD61C6" w:rsidRDefault="005C16E4" w14:paraId="68825E04" w14:textId="561A3442">
            <w:pPr>
              <w:pStyle w:val="NormalTable"/>
              <w:rPr>
                <w:highlight w:val="yellow"/>
              </w:rPr>
            </w:pPr>
            <w:r w:rsidRPr="008763A9">
              <w:rPr>
                <w:highlight w:val="yellow"/>
              </w:rPr>
              <w:t>Solicitation</w:t>
            </w:r>
          </w:p>
        </w:tc>
        <w:tc>
          <w:tcPr>
            <w:tcW w:w="6018" w:type="dxa"/>
          </w:tcPr>
          <w:p w:rsidRPr="008763A9" w:rsidR="005D1421" w:rsidP="00BD61C6" w:rsidRDefault="002A774F" w14:paraId="6C5DB46A" w14:textId="66EFA4EE">
            <w:pPr>
              <w:pStyle w:val="NormalTable"/>
              <w:rPr>
                <w:highlight w:val="yellow"/>
              </w:rPr>
            </w:pPr>
            <w:r>
              <w:rPr>
                <w:highlight w:val="yellow"/>
              </w:rPr>
              <w:t xml:space="preserve">Information about a request to purchase or procure goods and/or services. </w:t>
            </w:r>
          </w:p>
        </w:tc>
      </w:tr>
      <w:tr w:rsidRPr="00E368DE" w:rsidR="005D1421" w:rsidTr="000E4D30" w14:paraId="77BC2D80" w14:textId="77777777">
        <w:trPr>
          <w:trHeight w:val="300"/>
        </w:trPr>
        <w:tc>
          <w:tcPr>
            <w:tcW w:w="3145" w:type="dxa"/>
          </w:tcPr>
          <w:p w:rsidRPr="008763A9" w:rsidR="005D1421" w:rsidP="00BD61C6" w:rsidRDefault="005C16E4" w14:paraId="4B05042E" w14:textId="0BBC2CE3">
            <w:pPr>
              <w:pStyle w:val="NormalTable"/>
              <w:rPr>
                <w:highlight w:val="yellow"/>
              </w:rPr>
            </w:pPr>
            <w:r>
              <w:rPr>
                <w:highlight w:val="yellow"/>
              </w:rPr>
              <w:t>Solicitation Evaluation</w:t>
            </w:r>
          </w:p>
        </w:tc>
        <w:tc>
          <w:tcPr>
            <w:tcW w:w="6018" w:type="dxa"/>
          </w:tcPr>
          <w:p w:rsidRPr="008763A9" w:rsidR="005D1421" w:rsidP="00BD61C6" w:rsidRDefault="002A774F" w14:paraId="1A7E3B78" w14:textId="502190A9">
            <w:pPr>
              <w:pStyle w:val="NormalTable"/>
              <w:rPr>
                <w:highlight w:val="yellow"/>
              </w:rPr>
            </w:pPr>
            <w:r>
              <w:rPr>
                <w:highlight w:val="yellow"/>
              </w:rPr>
              <w:t xml:space="preserve">Information about the criteria, analysis and results of evaluating proposals for a solicitation. </w:t>
            </w:r>
          </w:p>
        </w:tc>
      </w:tr>
      <w:tr w:rsidRPr="00E368DE" w:rsidR="005D1421" w:rsidTr="000E4D30" w14:paraId="6C966BB8"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Pr="008763A9" w:rsidR="005D1421" w:rsidP="00BD61C6" w:rsidRDefault="005C16E4" w14:paraId="092A8F93" w14:textId="69D1B4F4">
            <w:pPr>
              <w:pStyle w:val="NormalTable"/>
              <w:rPr>
                <w:highlight w:val="yellow"/>
              </w:rPr>
            </w:pPr>
            <w:r>
              <w:rPr>
                <w:highlight w:val="yellow"/>
              </w:rPr>
              <w:t>Solicitation Proposal</w:t>
            </w:r>
          </w:p>
        </w:tc>
        <w:tc>
          <w:tcPr>
            <w:tcW w:w="6018" w:type="dxa"/>
          </w:tcPr>
          <w:p w:rsidRPr="008763A9" w:rsidR="005D1421" w:rsidP="00BD61C6" w:rsidRDefault="002A774F" w14:paraId="40D2A87C" w14:textId="7812CA06">
            <w:pPr>
              <w:pStyle w:val="NormalTable"/>
              <w:rPr>
                <w:highlight w:val="yellow"/>
              </w:rPr>
            </w:pPr>
            <w:r>
              <w:rPr>
                <w:highlight w:val="yellow"/>
              </w:rPr>
              <w:t xml:space="preserve">Information about a proposal that is submitted by organizations to provide goods and/or services as part of a solicitation. </w:t>
            </w:r>
          </w:p>
        </w:tc>
      </w:tr>
      <w:tr w:rsidRPr="00E368DE" w:rsidR="005D1421" w:rsidTr="000E4D30" w14:paraId="37B017B1" w14:textId="77777777">
        <w:trPr>
          <w:trHeight w:val="300"/>
        </w:trPr>
        <w:tc>
          <w:tcPr>
            <w:tcW w:w="3145" w:type="dxa"/>
          </w:tcPr>
          <w:p w:rsidRPr="008763A9" w:rsidR="005D1421" w:rsidP="00BD61C6" w:rsidRDefault="005C16E4" w14:paraId="61AF6768" w14:textId="073F7D40">
            <w:pPr>
              <w:pStyle w:val="NormalTable"/>
              <w:rPr>
                <w:highlight w:val="yellow"/>
              </w:rPr>
            </w:pPr>
            <w:r>
              <w:rPr>
                <w:highlight w:val="yellow"/>
              </w:rPr>
              <w:t>Advanced Planning Document</w:t>
            </w:r>
          </w:p>
        </w:tc>
        <w:tc>
          <w:tcPr>
            <w:tcW w:w="6018" w:type="dxa"/>
          </w:tcPr>
          <w:p w:rsidRPr="008763A9" w:rsidR="005D1421" w:rsidP="00BD61C6" w:rsidRDefault="00501226" w14:paraId="211EDA79" w14:textId="2A94F4F6">
            <w:pPr>
              <w:pStyle w:val="NormalTable"/>
              <w:rPr>
                <w:highlight w:val="yellow"/>
              </w:rPr>
            </w:pPr>
            <w:r>
              <w:rPr>
                <w:highlight w:val="yellow"/>
              </w:rPr>
              <w:t xml:space="preserve">Information about a plan of action to request funding approval for a project from CMS. </w:t>
            </w:r>
          </w:p>
        </w:tc>
      </w:tr>
      <w:tr w:rsidRPr="00E368DE" w:rsidR="005D1421" w:rsidTr="000E4D30" w14:paraId="129914C6" w14:textId="77777777">
        <w:trPr>
          <w:cnfStyle w:val="000000100000" w:firstRow="0" w:lastRow="0" w:firstColumn="0" w:lastColumn="0" w:oddVBand="0" w:evenVBand="0" w:oddHBand="1" w:evenHBand="0" w:firstRowFirstColumn="0" w:firstRowLastColumn="0" w:lastRowFirstColumn="0" w:lastRowLastColumn="0"/>
          <w:trHeight w:val="300"/>
        </w:trPr>
        <w:tc>
          <w:tcPr>
            <w:tcW w:w="3145" w:type="dxa"/>
          </w:tcPr>
          <w:p w:rsidRPr="008763A9" w:rsidR="005D1421" w:rsidP="00BD61C6" w:rsidRDefault="000C4DF4" w14:paraId="7989C2EE" w14:textId="07D9390A">
            <w:pPr>
              <w:pStyle w:val="NormalTable"/>
              <w:rPr>
                <w:highlight w:val="yellow"/>
              </w:rPr>
            </w:pPr>
            <w:r>
              <w:rPr>
                <w:highlight w:val="yellow"/>
              </w:rPr>
              <w:t>Agreement Addendum</w:t>
            </w:r>
          </w:p>
        </w:tc>
        <w:tc>
          <w:tcPr>
            <w:tcW w:w="6018" w:type="dxa"/>
            <w:tcBorders>
              <w:bottom w:val="single" w:color="000000" w:themeColor="text1" w:sz="4" w:space="0"/>
            </w:tcBorders>
          </w:tcPr>
          <w:p w:rsidRPr="008763A9" w:rsidR="005D1421" w:rsidP="00BD61C6" w:rsidRDefault="000C4DF4" w14:paraId="3508184D" w14:textId="49CC42CA">
            <w:pPr>
              <w:pStyle w:val="NormalTable"/>
              <w:rPr>
                <w:highlight w:val="yellow"/>
              </w:rPr>
            </w:pPr>
            <w:r>
              <w:rPr>
                <w:highlight w:val="yellow"/>
              </w:rPr>
              <w:t xml:space="preserve">Information about new terms and obligations that have been added to an existing contract. </w:t>
            </w:r>
          </w:p>
        </w:tc>
      </w:tr>
    </w:tbl>
    <w:p w:rsidRPr="008763A9" w:rsidR="005D1421" w:rsidP="008763A9" w:rsidRDefault="005D1421" w14:paraId="574C1C02" w14:textId="77777777">
      <w:pPr>
        <w:rPr>
          <w:highlight w:val="yellow"/>
        </w:rPr>
      </w:pPr>
    </w:p>
    <w:p w:rsidR="00877065" w:rsidP="2A44F2A8" w:rsidRDefault="00877065" w14:paraId="17E5EE08" w14:textId="2D50E70B">
      <w:pPr>
        <w:pStyle w:val="Heading2"/>
        <w:rPr>
          <w:ins w:author="Dwayne Carter" w:date="2026-02-20T18:15:00Z" w16du:dateUtc="2026-02-20T23:15:00Z" w:id="448"/>
        </w:rPr>
      </w:pPr>
      <w:bookmarkStart w:name="_Toc222506479" w:id="449"/>
      <w:ins w:author="Dwayne Carter" w:date="2026-02-20T18:15:00Z" w16du:dateUtc="2026-02-20T23:15:00Z" w:id="450">
        <w:r>
          <w:t>Performance</w:t>
        </w:r>
      </w:ins>
      <w:bookmarkEnd w:id="449"/>
      <w:ins w:author="Dwayne Carter" w:date="2026-02-20T19:01:00Z" w16du:dateUtc="2026-02-21T00:01:00Z" w:id="451">
        <w:r w:rsidR="008C3FB7">
          <w:t xml:space="preserve"> Resources</w:t>
        </w:r>
      </w:ins>
    </w:p>
    <w:p w:rsidR="00877065" w:rsidP="00877065" w:rsidRDefault="00877065" w14:paraId="299C9FAF" w14:textId="62693DE1">
      <w:pPr>
        <w:rPr>
          <w:ins w:author="Dwayne Carter" w:date="2026-02-20T18:15:00Z" w16du:dateUtc="2026-02-20T23:15:00Z" w:id="452"/>
        </w:rPr>
      </w:pPr>
      <w:ins w:author="Dwayne Carter" w:date="2026-02-20T18:15:00Z" w16du:dateUtc="2026-02-20T23:15:00Z" w:id="453">
        <w:r>
          <w:t>THD</w:t>
        </w:r>
      </w:ins>
    </w:p>
    <w:tbl>
      <w:tblPr>
        <w:tblStyle w:val="GridTable4"/>
        <w:tblW w:w="4900" w:type="pct"/>
        <w:tblLook w:val="0420" w:firstRow="1" w:lastRow="0" w:firstColumn="0" w:lastColumn="0" w:noHBand="0" w:noVBand="1"/>
      </w:tblPr>
      <w:tblGrid>
        <w:gridCol w:w="2814"/>
        <w:gridCol w:w="6349"/>
      </w:tblGrid>
      <w:tr w:rsidRPr="00E368DE" w:rsidR="00877065" w:rsidTr="00C326E2" w14:paraId="36DE363A" w14:textId="77777777">
        <w:trPr>
          <w:cnfStyle w:val="100000000000" w:firstRow="1" w:lastRow="0" w:firstColumn="0" w:lastColumn="0" w:oddVBand="0" w:evenVBand="0" w:oddHBand="0" w:evenHBand="0" w:firstRowFirstColumn="0" w:firstRowLastColumn="0" w:lastRowFirstColumn="0" w:lastRowLastColumn="0"/>
          <w:trHeight w:val="300"/>
          <w:tblHeader/>
          <w:ins w:author="Dwayne Carter" w:date="2026-02-20T18:15:00Z" w:id="454"/>
        </w:trPr>
        <w:tc>
          <w:tcPr>
            <w:tcW w:w="2814" w:type="dxa"/>
          </w:tcPr>
          <w:p w:rsidRPr="008763A9" w:rsidR="00877065" w:rsidP="00C326E2" w:rsidRDefault="00877065" w14:paraId="127F04E4" w14:textId="77777777">
            <w:pPr>
              <w:pStyle w:val="HeaderTable"/>
              <w:rPr>
                <w:ins w:author="Dwayne Carter" w:date="2026-02-20T18:15:00Z" w16du:dateUtc="2026-02-20T23:15:00Z" w:id="455"/>
              </w:rPr>
            </w:pPr>
            <w:ins w:author="Dwayne Carter" w:date="2026-02-20T18:15:00Z" w16du:dateUtc="2026-02-20T23:15:00Z" w:id="456">
              <w:r>
                <w:t>Data Category</w:t>
              </w:r>
            </w:ins>
          </w:p>
        </w:tc>
        <w:tc>
          <w:tcPr>
            <w:tcW w:w="6349" w:type="dxa"/>
          </w:tcPr>
          <w:p w:rsidRPr="008763A9" w:rsidR="00877065" w:rsidP="00C326E2" w:rsidRDefault="00877065" w14:paraId="2DEB4C63" w14:textId="77777777">
            <w:pPr>
              <w:pStyle w:val="HeaderTable"/>
              <w:rPr>
                <w:ins w:author="Dwayne Carter" w:date="2026-02-20T18:15:00Z" w16du:dateUtc="2026-02-20T23:15:00Z" w:id="457"/>
              </w:rPr>
            </w:pPr>
            <w:ins w:author="Dwayne Carter" w:date="2026-02-20T18:15:00Z" w16du:dateUtc="2026-02-20T23:15:00Z" w:id="458">
              <w:r>
                <w:t>Definition</w:t>
              </w:r>
            </w:ins>
          </w:p>
        </w:tc>
      </w:tr>
      <w:tr w:rsidRPr="00E368DE" w:rsidR="00877065" w:rsidTr="00C326E2" w14:paraId="00AD6C3B"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15:00Z" w:id="459"/>
        </w:trPr>
        <w:tc>
          <w:tcPr>
            <w:tcW w:w="2814" w:type="dxa"/>
          </w:tcPr>
          <w:p w:rsidRPr="00877065" w:rsidR="00877065" w:rsidP="00877065" w:rsidRDefault="00877065" w14:paraId="05D314C2" w14:textId="5C48E870">
            <w:pPr>
              <w:pStyle w:val="NormalTable"/>
              <w:rPr>
                <w:ins w:author="Dwayne Carter" w:date="2026-02-20T18:15:00Z" w16du:dateUtc="2026-02-20T23:15:00Z" w:id="460"/>
                <w:rFonts w:eastAsia="Aptos"/>
                <w:rPrChange w:author="Dwayne Carter" w:date="2026-02-20T18:16:00Z" w16du:dateUtc="2026-02-20T23:16:00Z" w:id="461">
                  <w:rPr>
                    <w:ins w:author="Dwayne Carter" w:date="2026-02-20T18:15:00Z" w16du:dateUtc="2026-02-20T23:15:00Z" w:id="462"/>
                    <w:rFonts w:ascii="Aptos" w:hAnsi="Aptos" w:eastAsia="Aptos" w:cs="Aptos"/>
                    <w:sz w:val="22"/>
                    <w:szCs w:val="22"/>
                  </w:rPr>
                </w:rPrChange>
              </w:rPr>
            </w:pPr>
            <w:ins w:author="Dwayne Carter" w:date="2026-02-20T18:16:00Z" w16du:dateUtc="2026-02-20T23:16:00Z" w:id="463">
              <w:r>
                <w:rPr>
                  <w:rFonts w:eastAsia="Aptos"/>
                </w:rPr>
                <w:t>Goal</w:t>
              </w:r>
            </w:ins>
          </w:p>
        </w:tc>
        <w:tc>
          <w:tcPr>
            <w:tcW w:w="6349" w:type="dxa"/>
          </w:tcPr>
          <w:p w:rsidRPr="00877065" w:rsidR="00877065" w:rsidP="00877065" w:rsidRDefault="003A35F7" w14:paraId="0DD0071C" w14:textId="4E031833">
            <w:pPr>
              <w:pStyle w:val="NormalTable"/>
              <w:rPr>
                <w:ins w:author="Dwayne Carter" w:date="2026-02-20T18:15:00Z" w16du:dateUtc="2026-02-20T23:15:00Z" w:id="464"/>
                <w:rFonts w:eastAsia="Aptos"/>
                <w:rPrChange w:author="Dwayne Carter" w:date="2026-02-20T18:16:00Z" w16du:dateUtc="2026-02-20T23:16:00Z" w:id="465">
                  <w:rPr>
                    <w:ins w:author="Dwayne Carter" w:date="2026-02-20T18:15:00Z" w16du:dateUtc="2026-02-20T23:15:00Z" w:id="466"/>
                    <w:rFonts w:ascii="Aptos" w:hAnsi="Aptos" w:eastAsia="Aptos" w:cs="Aptos"/>
                    <w:sz w:val="22"/>
                    <w:szCs w:val="22"/>
                  </w:rPr>
                </w:rPrChange>
              </w:rPr>
            </w:pPr>
            <w:ins w:author="Dwayne Carter" w:date="2026-02-25T10:51:00Z" w16du:dateUtc="2026-02-25T15:51:00Z" w:id="467">
              <w:r>
                <w:t>Information about the desired goals and outcomes that have been established to support the care of an individual or population.</w:t>
              </w:r>
            </w:ins>
          </w:p>
        </w:tc>
      </w:tr>
      <w:tr w:rsidRPr="00E368DE" w:rsidR="00877065" w:rsidTr="00C326E2" w14:paraId="37CDAE62" w14:textId="77777777">
        <w:trPr>
          <w:trHeight w:val="300"/>
          <w:ins w:author="Dwayne Carter" w:date="2026-02-20T18:15:00Z" w:id="468"/>
        </w:trPr>
        <w:tc>
          <w:tcPr>
            <w:tcW w:w="2814" w:type="dxa"/>
          </w:tcPr>
          <w:p w:rsidRPr="00877065" w:rsidR="00877065" w:rsidP="00877065" w:rsidRDefault="00877065" w14:paraId="181DC99C" w14:textId="1686F266">
            <w:pPr>
              <w:pStyle w:val="NormalTable"/>
              <w:rPr>
                <w:ins w:author="Dwayne Carter" w:date="2026-02-20T18:15:00Z" w16du:dateUtc="2026-02-20T23:15:00Z" w:id="469"/>
              </w:rPr>
            </w:pPr>
            <w:ins w:author="Dwayne Carter" w:date="2026-02-20T18:16:00Z" w16du:dateUtc="2026-02-20T23:16:00Z" w:id="470">
              <w:r>
                <w:t>Outcome</w:t>
              </w:r>
            </w:ins>
          </w:p>
        </w:tc>
        <w:tc>
          <w:tcPr>
            <w:tcW w:w="6349" w:type="dxa"/>
          </w:tcPr>
          <w:p w:rsidRPr="00877065" w:rsidR="00877065" w:rsidP="00877065" w:rsidRDefault="00877065" w14:paraId="49CC25A9" w14:textId="5EA2D842">
            <w:pPr>
              <w:pStyle w:val="NormalTable"/>
              <w:rPr>
                <w:ins w:author="Dwayne Carter" w:date="2026-02-20T18:15:00Z" w16du:dateUtc="2026-02-20T23:15:00Z" w:id="471"/>
              </w:rPr>
            </w:pPr>
          </w:p>
        </w:tc>
      </w:tr>
      <w:tr w:rsidRPr="00E368DE" w:rsidR="00877065" w:rsidTr="00C326E2" w14:paraId="0A24EB6B"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15:00Z" w:id="472"/>
        </w:trPr>
        <w:tc>
          <w:tcPr>
            <w:tcW w:w="2814" w:type="dxa"/>
          </w:tcPr>
          <w:p w:rsidRPr="00877065" w:rsidR="00877065" w:rsidP="00877065" w:rsidRDefault="00877065" w14:paraId="68A7A9A2" w14:textId="0BC632C2">
            <w:pPr>
              <w:pStyle w:val="NormalTable"/>
              <w:rPr>
                <w:ins w:author="Dwayne Carter" w:date="2026-02-20T18:15:00Z" w16du:dateUtc="2026-02-20T23:15:00Z" w:id="473"/>
              </w:rPr>
            </w:pPr>
            <w:ins w:author="Dwayne Carter" w:date="2026-02-20T18:16:00Z" w16du:dateUtc="2026-02-20T23:16:00Z" w:id="474">
              <w:r>
                <w:t>Measure</w:t>
              </w:r>
            </w:ins>
          </w:p>
        </w:tc>
        <w:tc>
          <w:tcPr>
            <w:tcW w:w="6349" w:type="dxa"/>
          </w:tcPr>
          <w:p w:rsidRPr="00877065" w:rsidR="00877065" w:rsidP="00877065" w:rsidRDefault="003A35F7" w14:paraId="0323A95C" w14:textId="0D476F48">
            <w:pPr>
              <w:pStyle w:val="NormalTable"/>
              <w:rPr>
                <w:ins w:author="Dwayne Carter" w:date="2026-02-20T18:15:00Z" w16du:dateUtc="2026-02-20T23:15:00Z" w:id="475"/>
              </w:rPr>
            </w:pPr>
            <w:ins w:author="Dwayne Carter" w:date="2026-02-25T10:52:00Z" w16du:dateUtc="2026-02-25T15:52:00Z" w:id="476">
              <w:r w:rsidRPr="001F4A49">
                <w:t xml:space="preserve">Information about the quantitative </w:t>
              </w:r>
              <w:r>
                <w:t>measures and metrics</w:t>
              </w:r>
              <w:r w:rsidRPr="001F4A49">
                <w:t xml:space="preserve"> that provide an indication of an individual's or organization’s performance in relation to a specified process or outcome via the measurement of an action, process or outcome of clinical care</w:t>
              </w:r>
            </w:ins>
          </w:p>
        </w:tc>
      </w:tr>
      <w:tr w:rsidRPr="00E368DE" w:rsidR="00877065" w:rsidTr="00C326E2" w14:paraId="78413B20" w14:textId="77777777">
        <w:trPr>
          <w:trHeight w:val="300"/>
          <w:ins w:author="Dwayne Carter" w:date="2026-02-20T18:15:00Z" w:id="477"/>
        </w:trPr>
        <w:tc>
          <w:tcPr>
            <w:tcW w:w="2814" w:type="dxa"/>
          </w:tcPr>
          <w:p w:rsidRPr="00877065" w:rsidR="00877065" w:rsidP="00877065" w:rsidRDefault="00623D27" w14:paraId="456815CE" w14:textId="2CF11B19">
            <w:pPr>
              <w:pStyle w:val="NormalTable"/>
              <w:rPr>
                <w:ins w:author="Dwayne Carter" w:date="2026-02-20T18:15:00Z" w16du:dateUtc="2026-02-20T23:15:00Z" w:id="478"/>
              </w:rPr>
            </w:pPr>
            <w:ins w:author="Dwayne Carter" w:date="2026-02-20T18:17:00Z" w16du:dateUtc="2026-02-20T23:17:00Z" w:id="479">
              <w:r>
                <w:t>Anomaly</w:t>
              </w:r>
            </w:ins>
          </w:p>
        </w:tc>
        <w:tc>
          <w:tcPr>
            <w:tcW w:w="6349" w:type="dxa"/>
          </w:tcPr>
          <w:p w:rsidRPr="00877065" w:rsidR="00877065" w:rsidP="00877065" w:rsidRDefault="00877065" w14:paraId="45195791" w14:textId="72415028">
            <w:pPr>
              <w:pStyle w:val="NormalTable"/>
              <w:rPr>
                <w:ins w:author="Dwayne Carter" w:date="2026-02-20T18:15:00Z" w16du:dateUtc="2026-02-20T23:15:00Z" w:id="480"/>
              </w:rPr>
            </w:pPr>
          </w:p>
        </w:tc>
      </w:tr>
      <w:tr w:rsidRPr="00E368DE" w:rsidR="00877065" w:rsidTr="00C326E2" w14:paraId="7595B88D"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15:00Z" w:id="481"/>
        </w:trPr>
        <w:tc>
          <w:tcPr>
            <w:tcW w:w="2814" w:type="dxa"/>
          </w:tcPr>
          <w:p w:rsidRPr="00877065" w:rsidR="00877065" w:rsidP="00877065" w:rsidRDefault="00623D27" w14:paraId="79863894" w14:textId="2CE623AD">
            <w:pPr>
              <w:pStyle w:val="NormalTable"/>
              <w:rPr>
                <w:ins w:author="Dwayne Carter" w:date="2026-02-20T18:15:00Z" w16du:dateUtc="2026-02-20T23:15:00Z" w:id="482"/>
              </w:rPr>
            </w:pPr>
            <w:ins w:author="Dwayne Carter" w:date="2026-02-20T18:17:00Z" w16du:dateUtc="2026-02-20T23:17:00Z" w:id="483">
              <w:r>
                <w:t>Issue</w:t>
              </w:r>
            </w:ins>
          </w:p>
        </w:tc>
        <w:tc>
          <w:tcPr>
            <w:tcW w:w="6349" w:type="dxa"/>
          </w:tcPr>
          <w:p w:rsidRPr="00877065" w:rsidR="00877065" w:rsidP="00877065" w:rsidRDefault="00877065" w14:paraId="2D356CA5" w14:textId="5EFBA0FA">
            <w:pPr>
              <w:pStyle w:val="NormalTable"/>
              <w:rPr>
                <w:ins w:author="Dwayne Carter" w:date="2026-02-20T18:15:00Z" w16du:dateUtc="2026-02-20T23:15:00Z" w:id="484"/>
              </w:rPr>
            </w:pPr>
          </w:p>
        </w:tc>
      </w:tr>
      <w:tr w:rsidRPr="00E368DE" w:rsidR="00877065" w:rsidTr="00C326E2" w14:paraId="4FDD6BA6" w14:textId="77777777">
        <w:trPr>
          <w:trHeight w:val="300"/>
          <w:ins w:author="Dwayne Carter" w:date="2026-02-20T18:15:00Z" w:id="485"/>
        </w:trPr>
        <w:tc>
          <w:tcPr>
            <w:tcW w:w="2814" w:type="dxa"/>
          </w:tcPr>
          <w:p w:rsidRPr="00877065" w:rsidR="00877065" w:rsidP="00877065" w:rsidRDefault="00623D27" w14:paraId="0BD5E56C" w14:textId="2E36C1EB">
            <w:pPr>
              <w:pStyle w:val="NormalTable"/>
              <w:rPr>
                <w:ins w:author="Dwayne Carter" w:date="2026-02-20T18:15:00Z" w16du:dateUtc="2026-02-20T23:15:00Z" w:id="486"/>
              </w:rPr>
            </w:pPr>
            <w:ins w:author="Dwayne Carter" w:date="2026-02-20T18:17:00Z" w16du:dateUtc="2026-02-20T23:17:00Z" w:id="487">
              <w:r>
                <w:t>Risk</w:t>
              </w:r>
            </w:ins>
          </w:p>
        </w:tc>
        <w:tc>
          <w:tcPr>
            <w:tcW w:w="6349" w:type="dxa"/>
          </w:tcPr>
          <w:p w:rsidRPr="00877065" w:rsidR="00877065" w:rsidP="00877065" w:rsidRDefault="00877065" w14:paraId="27CF1ECD" w14:textId="2C7C7AE3">
            <w:pPr>
              <w:pStyle w:val="NormalTable"/>
              <w:rPr>
                <w:ins w:author="Dwayne Carter" w:date="2026-02-20T18:15:00Z" w16du:dateUtc="2026-02-20T23:15:00Z" w:id="488"/>
              </w:rPr>
            </w:pPr>
          </w:p>
        </w:tc>
      </w:tr>
      <w:tr w:rsidRPr="00E368DE" w:rsidR="00877065" w:rsidTr="00C326E2" w14:paraId="280E22E6"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15:00Z" w:id="489"/>
        </w:trPr>
        <w:tc>
          <w:tcPr>
            <w:tcW w:w="2814" w:type="dxa"/>
          </w:tcPr>
          <w:p w:rsidRPr="00877065" w:rsidR="00877065" w:rsidP="00877065" w:rsidRDefault="00623D27" w14:paraId="7C779C96" w14:textId="27E348D6">
            <w:pPr>
              <w:pStyle w:val="NormalTable"/>
              <w:rPr>
                <w:ins w:author="Dwayne Carter" w:date="2026-02-20T18:15:00Z" w16du:dateUtc="2026-02-20T23:15:00Z" w:id="490"/>
              </w:rPr>
            </w:pPr>
            <w:ins w:author="Dwayne Carter" w:date="2026-02-20T18:20:00Z" w16du:dateUtc="2026-02-20T23:20:00Z" w:id="491">
              <w:r>
                <w:t>Performance Assessment</w:t>
              </w:r>
            </w:ins>
          </w:p>
        </w:tc>
        <w:tc>
          <w:tcPr>
            <w:tcW w:w="6349" w:type="dxa"/>
          </w:tcPr>
          <w:p w:rsidRPr="00877065" w:rsidR="00877065" w:rsidP="00877065" w:rsidRDefault="00877065" w14:paraId="13BF2C2B" w14:textId="48DE3DA6">
            <w:pPr>
              <w:pStyle w:val="NormalTable"/>
              <w:rPr>
                <w:ins w:author="Dwayne Carter" w:date="2026-02-20T18:15:00Z" w16du:dateUtc="2026-02-20T23:15:00Z" w:id="492"/>
              </w:rPr>
            </w:pPr>
          </w:p>
        </w:tc>
      </w:tr>
      <w:tr w:rsidRPr="00E368DE" w:rsidR="008C3FB7" w:rsidTr="00C326E2" w14:paraId="6B11EDF4" w14:textId="77777777">
        <w:trPr>
          <w:trHeight w:val="300"/>
          <w:ins w:author="Dwayne Carter" w:date="2026-02-20T18:15:00Z" w:id="493"/>
        </w:trPr>
        <w:tc>
          <w:tcPr>
            <w:tcW w:w="2814" w:type="dxa"/>
          </w:tcPr>
          <w:p w:rsidRPr="00877065" w:rsidR="008C3FB7" w:rsidP="008C3FB7" w:rsidRDefault="008C3FB7" w14:paraId="415D8AA6" w14:textId="6598F6B9">
            <w:pPr>
              <w:pStyle w:val="NormalTable"/>
              <w:rPr>
                <w:ins w:author="Dwayne Carter" w:date="2026-02-20T18:15:00Z" w16du:dateUtc="2026-02-20T23:15:00Z" w:id="494"/>
              </w:rPr>
            </w:pPr>
            <w:ins w:author="Dwayne Carter" w:date="2026-02-20T18:48:00Z" w16du:dateUtc="2026-02-20T23:48:00Z" w:id="495">
              <w:r w:rsidRPr="679E63AE">
                <w:rPr>
                  <w:rFonts w:ascii="Calibri" w:hAnsi="Calibri" w:eastAsia="Calibri"/>
                  <w:szCs w:val="20"/>
                </w:rPr>
                <w:t>Compliance Metrics, KPIs and Continuous Improvement</w:t>
              </w:r>
            </w:ins>
          </w:p>
        </w:tc>
        <w:tc>
          <w:tcPr>
            <w:tcW w:w="6349" w:type="dxa"/>
          </w:tcPr>
          <w:p w:rsidRPr="00877065" w:rsidR="008C3FB7" w:rsidP="008C3FB7" w:rsidRDefault="008C3FB7" w14:paraId="3C9CEBE1" w14:textId="383E0BDF">
            <w:pPr>
              <w:pStyle w:val="NormalTable"/>
              <w:rPr>
                <w:ins w:author="Dwayne Carter" w:date="2026-02-20T18:15:00Z" w16du:dateUtc="2026-02-20T23:15:00Z" w:id="496"/>
              </w:rPr>
            </w:pPr>
            <w:ins w:author="Dwayne Carter" w:date="2026-02-20T18:48:00Z" w16du:dateUtc="2026-02-20T23:48:00Z" w:id="497">
              <w:r w:rsidRPr="679E63AE">
                <w:rPr>
                  <w:rFonts w:ascii="Calibri" w:hAnsi="Calibri" w:eastAsia="Calibri"/>
                  <w:szCs w:val="20"/>
                </w:rPr>
                <w:t>Information about performance indicators, trend metrics, maturity assessments, dashboard groupings and continuous improvement initiatives used to measure compliance effectiveness and guide governance decisions.</w:t>
              </w:r>
            </w:ins>
          </w:p>
        </w:tc>
      </w:tr>
      <w:tr w:rsidRPr="00E368DE" w:rsidR="00877065" w:rsidTr="00C326E2" w14:paraId="380A7744"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15:00Z" w:id="498"/>
        </w:trPr>
        <w:tc>
          <w:tcPr>
            <w:tcW w:w="2814" w:type="dxa"/>
          </w:tcPr>
          <w:p w:rsidRPr="00877065" w:rsidR="00877065" w:rsidP="00877065" w:rsidRDefault="003A35F7" w14:paraId="29E293F7" w14:textId="305262ED">
            <w:pPr>
              <w:pStyle w:val="NormalTable"/>
              <w:rPr>
                <w:ins w:author="Dwayne Carter" w:date="2026-02-20T18:15:00Z" w16du:dateUtc="2026-02-20T23:15:00Z" w:id="499"/>
              </w:rPr>
            </w:pPr>
            <w:ins w:author="Dwayne Carter" w:date="2026-02-25T10:52:00Z" w16du:dateUtc="2026-02-25T15:52:00Z" w:id="500">
              <w:r>
                <w:t>Performance Report</w:t>
              </w:r>
            </w:ins>
          </w:p>
        </w:tc>
        <w:tc>
          <w:tcPr>
            <w:tcW w:w="6349" w:type="dxa"/>
          </w:tcPr>
          <w:p w:rsidRPr="00877065" w:rsidR="00877065" w:rsidP="00877065" w:rsidRDefault="003A35F7" w14:paraId="74533AFA" w14:textId="2EB92BD1">
            <w:pPr>
              <w:pStyle w:val="NormalTable"/>
              <w:rPr>
                <w:ins w:author="Dwayne Carter" w:date="2026-02-20T18:15:00Z" w16du:dateUtc="2026-02-20T23:15:00Z" w:id="501"/>
              </w:rPr>
            </w:pPr>
            <w:ins w:author="Dwayne Carter" w:date="2026-02-25T10:52:00Z" w16du:dateUtc="2026-02-25T15:52:00Z" w:id="502">
              <w:r w:rsidRPr="001F4A49">
                <w:t>Information about the results of the calculation of one or more healthcare quality measures.</w:t>
              </w:r>
            </w:ins>
          </w:p>
        </w:tc>
      </w:tr>
      <w:tr w:rsidR="00877065" w:rsidTr="00C326E2" w14:paraId="53BA58A9" w14:textId="77777777">
        <w:trPr>
          <w:trHeight w:val="300"/>
          <w:ins w:author="Dwayne Carter" w:date="2026-02-20T18:15:00Z" w:id="503"/>
        </w:trPr>
        <w:tc>
          <w:tcPr>
            <w:tcW w:w="2814" w:type="dxa"/>
          </w:tcPr>
          <w:p w:rsidRPr="00877065" w:rsidR="00877065" w:rsidP="00877065" w:rsidRDefault="00877065" w14:paraId="048E3B81" w14:textId="1BC32BAD">
            <w:pPr>
              <w:pStyle w:val="NormalTable"/>
              <w:rPr>
                <w:ins w:author="Dwayne Carter" w:date="2026-02-20T18:15:00Z" w16du:dateUtc="2026-02-20T23:15:00Z" w:id="504"/>
              </w:rPr>
            </w:pPr>
          </w:p>
        </w:tc>
        <w:tc>
          <w:tcPr>
            <w:tcW w:w="6349" w:type="dxa"/>
          </w:tcPr>
          <w:p w:rsidRPr="00877065" w:rsidR="00877065" w:rsidP="00877065" w:rsidRDefault="00877065" w14:paraId="5F8D887F" w14:textId="38186ABA">
            <w:pPr>
              <w:pStyle w:val="NormalTable"/>
              <w:rPr>
                <w:ins w:author="Dwayne Carter" w:date="2026-02-20T18:15:00Z" w16du:dateUtc="2026-02-20T23:15:00Z" w:id="505"/>
              </w:rPr>
            </w:pPr>
          </w:p>
        </w:tc>
      </w:tr>
      <w:tr w:rsidR="00877065" w:rsidTr="00C326E2" w14:paraId="3A17653A"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15:00Z" w:id="506"/>
        </w:trPr>
        <w:tc>
          <w:tcPr>
            <w:tcW w:w="2814" w:type="dxa"/>
          </w:tcPr>
          <w:p w:rsidRPr="00877065" w:rsidR="00877065" w:rsidP="00877065" w:rsidRDefault="00877065" w14:paraId="2EE83425" w14:textId="2F8EDA47">
            <w:pPr>
              <w:pStyle w:val="NormalTable"/>
              <w:rPr>
                <w:ins w:author="Dwayne Carter" w:date="2026-02-20T18:15:00Z" w16du:dateUtc="2026-02-20T23:15:00Z" w:id="507"/>
              </w:rPr>
            </w:pPr>
          </w:p>
        </w:tc>
        <w:tc>
          <w:tcPr>
            <w:tcW w:w="6349" w:type="dxa"/>
          </w:tcPr>
          <w:p w:rsidRPr="00877065" w:rsidR="00877065" w:rsidP="00877065" w:rsidRDefault="00877065" w14:paraId="1D2546BC" w14:textId="296F57FA">
            <w:pPr>
              <w:pStyle w:val="NormalTable"/>
              <w:rPr>
                <w:ins w:author="Dwayne Carter" w:date="2026-02-20T18:15:00Z" w16du:dateUtc="2026-02-20T23:15:00Z" w:id="508"/>
              </w:rPr>
            </w:pPr>
          </w:p>
        </w:tc>
      </w:tr>
      <w:tr w:rsidRPr="00E368DE" w:rsidR="00877065" w:rsidTr="00C326E2" w14:paraId="5F5D431C" w14:textId="77777777">
        <w:trPr>
          <w:trHeight w:val="300"/>
          <w:ins w:author="Dwayne Carter" w:date="2026-02-20T18:15:00Z" w:id="509"/>
        </w:trPr>
        <w:tc>
          <w:tcPr>
            <w:tcW w:w="9163" w:type="dxa"/>
            <w:gridSpan w:val="2"/>
          </w:tcPr>
          <w:p w:rsidRPr="00877065" w:rsidR="00877065" w:rsidP="00877065" w:rsidRDefault="00877065" w14:paraId="2E932E20" w14:textId="77777777">
            <w:pPr>
              <w:pStyle w:val="NormalTable"/>
              <w:rPr>
                <w:ins w:author="Dwayne Carter" w:date="2026-02-20T18:15:00Z" w16du:dateUtc="2026-02-20T23:15:00Z" w:id="510"/>
              </w:rPr>
            </w:pPr>
            <w:ins w:author="Dwayne Carter" w:date="2026-02-20T18:15:00Z" w16du:dateUtc="2026-02-20T23:15:00Z" w:id="511">
              <w:r w:rsidRPr="00877065">
                <w:t>Relates to:</w:t>
              </w:r>
            </w:ins>
          </w:p>
        </w:tc>
      </w:tr>
    </w:tbl>
    <w:p w:rsidRPr="00877065" w:rsidR="00877065" w:rsidRDefault="00877065" w14:paraId="7A7503CC" w14:textId="77777777">
      <w:pPr>
        <w:rPr>
          <w:ins w:author="Dwayne Carter" w:date="2026-02-20T18:15:00Z" w16du:dateUtc="2026-02-20T23:15:00Z" w:id="512"/>
        </w:rPr>
        <w:pPrChange w:author="Dwayne Carter" w:date="2026-02-20T18:15:00Z" w16du:dateUtc="2026-02-20T23:15:00Z" w:id="513">
          <w:pPr>
            <w:pStyle w:val="Heading2"/>
          </w:pPr>
        </w:pPrChange>
      </w:pPr>
    </w:p>
    <w:p w:rsidRPr="008763A9" w:rsidR="005D1421" w:rsidP="2A44F2A8" w:rsidRDefault="2A44F2A8" w14:paraId="193E6824" w14:textId="0F8C6406">
      <w:pPr>
        <w:pStyle w:val="Heading2"/>
      </w:pPr>
      <w:bookmarkStart w:name="_Toc222506480" w:id="514"/>
      <w:r>
        <w:t>Financial Resources</w:t>
      </w:r>
      <w:bookmarkEnd w:id="514"/>
    </w:p>
    <w:p w:rsidR="6EB98612" w:rsidRDefault="6EB98612" w14:paraId="3C8ED825" w14:textId="588A75AD">
      <w:r>
        <w:t>Information about the</w:t>
      </w:r>
      <w:r w:rsidRPr="6EB98612">
        <w:rPr>
          <w:rFonts w:ascii="Aptos" w:hAnsi="Aptos" w:eastAsia="Aptos" w:cs="Aptos"/>
          <w:sz w:val="22"/>
          <w:szCs w:val="22"/>
        </w:rPr>
        <w:t xml:space="preserve"> high‑level classifications of information required to plan, execute, monitor and govern the State Medicaid Agency’s financial operations.  This entity creates a common vocabulary and structure to ensure consistent recording, reconciliation, federal and state reporting compliance, audit readiness, and integrated decision‑making across systems while preserving accountability, traceability and regulatory constraints.</w:t>
      </w:r>
    </w:p>
    <w:p w:rsidR="6EB98612" w:rsidRDefault="6EB98612" w14:paraId="5209CF71" w14:textId="413947C0"/>
    <w:p w:rsidRPr="008763A9" w:rsidR="005D1421" w:rsidP="2A44F2A8" w:rsidRDefault="2A44F2A8" w14:paraId="5A891AF1" w14:textId="45248CA1">
      <w:pPr>
        <w:pStyle w:val="Caption"/>
      </w:pPr>
      <w:r>
        <w:t xml:space="preserve">Table </w:t>
      </w:r>
      <w:r w:rsidRPr="2A44F2A8" w:rsidR="005D1421">
        <w:rPr>
          <w:highlight w:val="yellow"/>
        </w:rPr>
        <w:fldChar w:fldCharType="begin"/>
      </w:r>
      <w:r w:rsidRPr="2A44F2A8" w:rsidR="005D1421">
        <w:rPr>
          <w:highlight w:val="yellow"/>
        </w:rPr>
        <w:instrText xml:space="preserve"> SEQ Table \* ARABIC </w:instrText>
      </w:r>
      <w:r w:rsidRPr="2A44F2A8" w:rsidR="005D1421">
        <w:rPr>
          <w:highlight w:val="yellow"/>
        </w:rPr>
        <w:fldChar w:fldCharType="separate"/>
      </w:r>
      <w:r w:rsidR="00501226">
        <w:rPr>
          <w:noProof/>
          <w:highlight w:val="yellow"/>
        </w:rPr>
        <w:t>10</w:t>
      </w:r>
      <w:r w:rsidRPr="2A44F2A8" w:rsidR="005D1421">
        <w:rPr>
          <w:noProof/>
          <w:highlight w:val="yellow"/>
        </w:rPr>
        <w:fldChar w:fldCharType="end"/>
      </w:r>
      <w:r>
        <w:t xml:space="preserve"> – Financial Data Categories</w:t>
      </w:r>
    </w:p>
    <w:tbl>
      <w:tblPr>
        <w:tblStyle w:val="GridTable4"/>
        <w:tblW w:w="4900" w:type="pct"/>
        <w:tblLook w:val="0420" w:firstRow="1" w:lastRow="0" w:firstColumn="0" w:lastColumn="0" w:noHBand="0" w:noVBand="1"/>
      </w:tblPr>
      <w:tblGrid>
        <w:gridCol w:w="2814"/>
        <w:gridCol w:w="6349"/>
      </w:tblGrid>
      <w:tr w:rsidRPr="00E368DE" w:rsidR="005D1421" w:rsidTr="6EB98612" w14:paraId="42D91885"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8763A9" w:rsidR="005D1421" w:rsidP="2A44F2A8" w:rsidRDefault="2A44F2A8" w14:paraId="184E6C6A" w14:textId="77777777">
            <w:pPr>
              <w:pStyle w:val="HeaderTable"/>
            </w:pPr>
            <w:r>
              <w:t>Data Category</w:t>
            </w:r>
          </w:p>
        </w:tc>
        <w:tc>
          <w:tcPr>
            <w:tcW w:w="6349" w:type="dxa"/>
          </w:tcPr>
          <w:p w:rsidRPr="008763A9" w:rsidR="005D1421" w:rsidP="2A44F2A8" w:rsidRDefault="2A44F2A8" w14:paraId="13A1D79B" w14:textId="77777777">
            <w:pPr>
              <w:pStyle w:val="HeaderTable"/>
            </w:pPr>
            <w:r>
              <w:t>Definition</w:t>
            </w:r>
          </w:p>
        </w:tc>
      </w:tr>
      <w:tr w:rsidRPr="00E368DE" w:rsidR="00E67127" w:rsidTr="6EB98612" w14:paraId="2C9E6A64"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7:58:00Z" w:id="515"/>
        </w:trPr>
        <w:tc>
          <w:tcPr>
            <w:tcW w:w="2814" w:type="dxa"/>
          </w:tcPr>
          <w:p w:rsidRPr="6EB98612" w:rsidR="00E67127" w:rsidP="6EB98612" w:rsidRDefault="00E67127" w14:paraId="30CF4B9D" w14:textId="1614F23B">
            <w:pPr>
              <w:pStyle w:val="NormalTable"/>
              <w:rPr>
                <w:ins w:author="Dwayne Carter" w:date="2026-02-20T17:58:00Z" w16du:dateUtc="2026-02-20T22:58:00Z" w:id="516"/>
                <w:rFonts w:ascii="Aptos" w:hAnsi="Aptos" w:eastAsia="Aptos" w:cs="Aptos"/>
                <w:sz w:val="22"/>
                <w:szCs w:val="22"/>
              </w:rPr>
            </w:pPr>
            <w:ins w:author="Dwayne Carter" w:date="2026-02-20T17:59:00Z" w16du:dateUtc="2026-02-20T22:59:00Z" w:id="517">
              <w:r>
                <w:rPr>
                  <w:rFonts w:ascii="Aptos" w:hAnsi="Aptos" w:eastAsia="Aptos" w:cs="Aptos"/>
                  <w:sz w:val="22"/>
                  <w:szCs w:val="22"/>
                </w:rPr>
                <w:t>Financial Account</w:t>
              </w:r>
            </w:ins>
          </w:p>
        </w:tc>
        <w:tc>
          <w:tcPr>
            <w:tcW w:w="6349" w:type="dxa"/>
          </w:tcPr>
          <w:p w:rsidRPr="6EB98612" w:rsidR="00E67127" w:rsidP="6EB98612" w:rsidRDefault="00E67127" w14:paraId="1B948AD2" w14:textId="77777777">
            <w:pPr>
              <w:pStyle w:val="NormalTable"/>
              <w:rPr>
                <w:ins w:author="Dwayne Carter" w:date="2026-02-20T17:58:00Z" w16du:dateUtc="2026-02-20T22:58:00Z" w:id="518"/>
                <w:rFonts w:ascii="Aptos" w:hAnsi="Aptos" w:eastAsia="Aptos" w:cs="Aptos"/>
                <w:sz w:val="22"/>
                <w:szCs w:val="22"/>
              </w:rPr>
            </w:pPr>
          </w:p>
        </w:tc>
      </w:tr>
      <w:tr w:rsidRPr="00E368DE" w:rsidR="005D1421" w:rsidTr="6EB98612" w14:paraId="118C3A1C" w14:textId="77777777">
        <w:trPr>
          <w:trHeight w:val="300"/>
        </w:trPr>
        <w:tc>
          <w:tcPr>
            <w:tcW w:w="2814" w:type="dxa"/>
          </w:tcPr>
          <w:p w:rsidRPr="008763A9" w:rsidR="005D1421" w:rsidP="6EB98612" w:rsidRDefault="6EB98612" w14:paraId="1D8E7D89" w14:textId="3245E399">
            <w:pPr>
              <w:pStyle w:val="NormalTable"/>
            </w:pPr>
            <w:r w:rsidRPr="6EB98612">
              <w:rPr>
                <w:rFonts w:ascii="Aptos" w:hAnsi="Aptos" w:eastAsia="Aptos" w:cs="Aptos"/>
                <w:sz w:val="22"/>
                <w:szCs w:val="22"/>
              </w:rPr>
              <w:t xml:space="preserve">Financial </w:t>
            </w:r>
            <w:del w:author="Dwayne Carter" w:date="2026-02-20T17:58:00Z" w16du:dateUtc="2026-02-20T22:58:00Z" w:id="519">
              <w:r w:rsidRPr="6EB98612" w:rsidDel="00E67127">
                <w:rPr>
                  <w:rFonts w:ascii="Aptos" w:hAnsi="Aptos" w:eastAsia="Aptos" w:cs="Aptos"/>
                  <w:sz w:val="22"/>
                  <w:szCs w:val="22"/>
                </w:rPr>
                <w:delText>Identity and Metadata</w:delText>
              </w:r>
            </w:del>
            <w:ins w:author="Dwayne Carter" w:date="2026-02-20T17:58:00Z" w16du:dateUtc="2026-02-20T22:58:00Z" w:id="520">
              <w:r w:rsidR="00E67127">
                <w:rPr>
                  <w:rFonts w:ascii="Aptos" w:hAnsi="Aptos" w:eastAsia="Aptos" w:cs="Aptos"/>
                  <w:sz w:val="22"/>
                  <w:szCs w:val="22"/>
                </w:rPr>
                <w:t>Transaction</w:t>
              </w:r>
            </w:ins>
          </w:p>
        </w:tc>
        <w:tc>
          <w:tcPr>
            <w:tcW w:w="6349" w:type="dxa"/>
          </w:tcPr>
          <w:p w:rsidRPr="008763A9" w:rsidR="005D1421" w:rsidP="6EB98612" w:rsidRDefault="6EB98612" w14:paraId="7E72B4BA" w14:textId="7C79707C">
            <w:pPr>
              <w:pStyle w:val="NormalTable"/>
            </w:pPr>
            <w:r w:rsidRPr="6EB98612">
              <w:rPr>
                <w:rFonts w:ascii="Aptos" w:hAnsi="Aptos" w:eastAsia="Aptos" w:cs="Aptos"/>
                <w:sz w:val="22"/>
                <w:szCs w:val="22"/>
              </w:rPr>
              <w:t>Information about the identifiers and provenance used to track financial artifacts (transaction ID, fiscal year/period, funding source codes, program/accounting unit, document numbers, responsible steward and timestamps).</w:t>
            </w:r>
          </w:p>
        </w:tc>
      </w:tr>
      <w:tr w:rsidRPr="00E368DE" w:rsidR="005D1421" w:rsidTr="6EB98612" w14:paraId="3D9AD450"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6EB98612" w:rsidRDefault="6EB98612" w14:paraId="4B9E0549" w14:textId="042999E8">
            <w:pPr>
              <w:pStyle w:val="NormalTable"/>
            </w:pPr>
            <w:r w:rsidRPr="6EB98612">
              <w:rPr>
                <w:rFonts w:ascii="Aptos" w:hAnsi="Aptos" w:eastAsia="Aptos" w:cs="Aptos"/>
                <w:sz w:val="22"/>
                <w:szCs w:val="22"/>
              </w:rPr>
              <w:t>Budget Authorities and Appropriations</w:t>
            </w:r>
          </w:p>
        </w:tc>
        <w:tc>
          <w:tcPr>
            <w:tcW w:w="6349" w:type="dxa"/>
          </w:tcPr>
          <w:p w:rsidRPr="008763A9" w:rsidR="005D1421" w:rsidP="6EB98612" w:rsidRDefault="6EB98612" w14:paraId="083D9571" w14:textId="0F29532D">
            <w:pPr>
              <w:pStyle w:val="NormalTable"/>
            </w:pPr>
            <w:r w:rsidRPr="6EB98612">
              <w:rPr>
                <w:rFonts w:ascii="Aptos" w:hAnsi="Aptos" w:eastAsia="Aptos" w:cs="Aptos"/>
                <w:sz w:val="22"/>
                <w:szCs w:val="22"/>
              </w:rPr>
              <w:t>Information about budget allocations, allotments, appropriations, reserves, budget adjustments and authorization limits used to manage and control spending authority.</w:t>
            </w:r>
          </w:p>
        </w:tc>
      </w:tr>
      <w:tr w:rsidRPr="00E368DE" w:rsidR="005D1421" w:rsidTr="6EB98612" w14:paraId="51FFB2BB" w14:textId="77777777">
        <w:trPr>
          <w:trHeight w:val="300"/>
        </w:trPr>
        <w:tc>
          <w:tcPr>
            <w:tcW w:w="2814" w:type="dxa"/>
          </w:tcPr>
          <w:p w:rsidRPr="008763A9" w:rsidR="005D1421" w:rsidP="6EB98612" w:rsidRDefault="6EB98612" w14:paraId="77CFC6BE" w14:textId="0C33E9EC">
            <w:pPr>
              <w:pStyle w:val="NormalTable"/>
            </w:pPr>
            <w:r w:rsidRPr="6EB98612">
              <w:rPr>
                <w:rFonts w:ascii="Aptos" w:hAnsi="Aptos" w:eastAsia="Aptos" w:cs="Aptos"/>
                <w:sz w:val="22"/>
                <w:szCs w:val="22"/>
              </w:rPr>
              <w:t>Chart of Accounts and General Ledger</w:t>
            </w:r>
          </w:p>
        </w:tc>
        <w:tc>
          <w:tcPr>
            <w:tcW w:w="6349" w:type="dxa"/>
          </w:tcPr>
          <w:p w:rsidRPr="008763A9" w:rsidR="005D1421" w:rsidP="6EB98612" w:rsidRDefault="6EB98612" w14:paraId="79086460" w14:textId="1288B793">
            <w:pPr>
              <w:pStyle w:val="NormalTable"/>
            </w:pPr>
            <w:r w:rsidRPr="6EB98612">
              <w:rPr>
                <w:rFonts w:ascii="Aptos" w:hAnsi="Aptos" w:eastAsia="Aptos" w:cs="Aptos"/>
                <w:sz w:val="22"/>
                <w:szCs w:val="22"/>
              </w:rPr>
              <w:t>Information about account hierarchies, ledger structures, account codes, journal types, posting rules and fiscal period classifications that enable consistent financial recording and consolidation.</w:t>
            </w:r>
          </w:p>
        </w:tc>
      </w:tr>
      <w:tr w:rsidRPr="00E368DE" w:rsidR="005D1421" w:rsidTr="6EB98612" w14:paraId="3BABAD1F"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6EB98612" w:rsidRDefault="6EB98612" w14:paraId="59789383" w14:textId="78E4A8CF">
            <w:pPr>
              <w:pStyle w:val="NormalTable"/>
            </w:pPr>
            <w:r w:rsidRPr="6EB98612">
              <w:rPr>
                <w:rFonts w:ascii="Aptos" w:hAnsi="Aptos" w:eastAsia="Aptos" w:cs="Aptos"/>
                <w:sz w:val="22"/>
                <w:szCs w:val="22"/>
              </w:rPr>
              <w:t>Accounts Payable and Disbursements</w:t>
            </w:r>
          </w:p>
        </w:tc>
        <w:tc>
          <w:tcPr>
            <w:tcW w:w="6349" w:type="dxa"/>
          </w:tcPr>
          <w:p w:rsidRPr="008763A9" w:rsidR="005D1421" w:rsidP="6EB98612" w:rsidRDefault="6EB98612" w14:paraId="01BFF1CB" w14:textId="0F375747">
            <w:pPr>
              <w:pStyle w:val="NormalTable"/>
            </w:pPr>
            <w:r w:rsidRPr="6EB98612">
              <w:rPr>
                <w:rFonts w:ascii="Aptos" w:hAnsi="Aptos" w:eastAsia="Aptos" w:cs="Aptos"/>
                <w:sz w:val="22"/>
                <w:szCs w:val="22"/>
              </w:rPr>
              <w:t>Information about account hierarchies, ledger structures, account codes, journal types, posting rules and fiscal period classifications that enable consistent financial recording and consolidation.</w:t>
            </w:r>
          </w:p>
        </w:tc>
      </w:tr>
      <w:tr w:rsidRPr="00E368DE" w:rsidR="005D1421" w:rsidTr="6EB98612" w14:paraId="69155B71" w14:textId="77777777">
        <w:trPr>
          <w:trHeight w:val="300"/>
        </w:trPr>
        <w:tc>
          <w:tcPr>
            <w:tcW w:w="2814" w:type="dxa"/>
          </w:tcPr>
          <w:p w:rsidRPr="008763A9" w:rsidR="005D1421" w:rsidP="6EB98612" w:rsidRDefault="6EB98612" w14:paraId="441D56D4" w14:textId="37B7C00F">
            <w:pPr>
              <w:pStyle w:val="NormalTable"/>
            </w:pPr>
            <w:r w:rsidRPr="6EB98612">
              <w:rPr>
                <w:rFonts w:ascii="Aptos" w:hAnsi="Aptos" w:eastAsia="Aptos" w:cs="Aptos"/>
                <w:sz w:val="22"/>
                <w:szCs w:val="22"/>
              </w:rPr>
              <w:t>Accounts Receivable and Collections</w:t>
            </w:r>
          </w:p>
        </w:tc>
        <w:tc>
          <w:tcPr>
            <w:tcW w:w="6349" w:type="dxa"/>
          </w:tcPr>
          <w:p w:rsidRPr="008763A9" w:rsidR="005D1421" w:rsidP="6EB98612" w:rsidRDefault="6EB98612" w14:paraId="3498E852" w14:textId="68F6C9DF">
            <w:pPr>
              <w:pStyle w:val="NormalTable"/>
            </w:pPr>
            <w:r w:rsidRPr="6EB98612">
              <w:rPr>
                <w:rFonts w:ascii="Aptos" w:hAnsi="Aptos" w:eastAsia="Aptos" w:cs="Aptos"/>
                <w:sz w:val="22"/>
                <w:szCs w:val="22"/>
              </w:rPr>
              <w:t>Information about receivables (federal draws, intergovernmental, provider/member recoveries, third‑party liability), billing, collection actions, refunds, offsets and write‑offs.</w:t>
            </w:r>
          </w:p>
        </w:tc>
      </w:tr>
      <w:tr w:rsidRPr="00E368DE" w:rsidR="005D1421" w:rsidTr="6EB98612" w14:paraId="18FD7206"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6EB98612" w:rsidRDefault="6EB98612" w14:paraId="7361ED17" w14:textId="57A1114F">
            <w:pPr>
              <w:pStyle w:val="NormalTable"/>
            </w:pPr>
            <w:r w:rsidRPr="6EB98612">
              <w:rPr>
                <w:rFonts w:ascii="Aptos" w:hAnsi="Aptos" w:eastAsia="Aptos" w:cs="Aptos"/>
                <w:sz w:val="22"/>
                <w:szCs w:val="22"/>
              </w:rPr>
              <w:t>Grants, Contracts and Funding Streams</w:t>
            </w:r>
          </w:p>
        </w:tc>
        <w:tc>
          <w:tcPr>
            <w:tcW w:w="6349" w:type="dxa"/>
          </w:tcPr>
          <w:p w:rsidRPr="008763A9" w:rsidR="005D1421" w:rsidP="6EB98612" w:rsidRDefault="6EB98612" w14:paraId="0ED192E7" w14:textId="064DCB16">
            <w:pPr>
              <w:pStyle w:val="NormalTable"/>
            </w:pPr>
            <w:r w:rsidRPr="6EB98612">
              <w:rPr>
                <w:rFonts w:ascii="Aptos" w:hAnsi="Aptos" w:eastAsia="Aptos" w:cs="Aptos"/>
                <w:sz w:val="22"/>
                <w:szCs w:val="22"/>
              </w:rPr>
              <w:t>Information about award/funding sources, award terms, drawdown schedules, matching requirements, subawards and pass‑through payments used to manage external funding relationships.</w:t>
            </w:r>
          </w:p>
        </w:tc>
      </w:tr>
      <w:tr w:rsidRPr="00E368DE" w:rsidR="005D1421" w:rsidTr="6EB98612" w14:paraId="36CC89CF" w14:textId="77777777">
        <w:trPr>
          <w:trHeight w:val="300"/>
        </w:trPr>
        <w:tc>
          <w:tcPr>
            <w:tcW w:w="2814" w:type="dxa"/>
          </w:tcPr>
          <w:p w:rsidRPr="008763A9" w:rsidR="005D1421" w:rsidP="6EB98612" w:rsidRDefault="6EB98612" w14:paraId="4E0C1C4E" w14:textId="0DF876ED">
            <w:pPr>
              <w:pStyle w:val="NormalTable"/>
            </w:pPr>
            <w:r w:rsidRPr="6EB98612">
              <w:rPr>
                <w:rFonts w:ascii="Aptos" w:hAnsi="Aptos" w:eastAsia="Aptos" w:cs="Aptos"/>
                <w:sz w:val="22"/>
                <w:szCs w:val="22"/>
              </w:rPr>
              <w:t>Cost Allocation, Rate Setting and Reimbursement</w:t>
            </w:r>
          </w:p>
        </w:tc>
        <w:tc>
          <w:tcPr>
            <w:tcW w:w="6349" w:type="dxa"/>
          </w:tcPr>
          <w:p w:rsidRPr="008763A9" w:rsidR="005D1421" w:rsidP="6EB98612" w:rsidRDefault="6EB98612" w14:paraId="41A6CB28" w14:textId="6AEDAB62">
            <w:pPr>
              <w:pStyle w:val="NormalTable"/>
            </w:pPr>
            <w:r w:rsidRPr="6EB98612">
              <w:rPr>
                <w:rFonts w:ascii="Aptos" w:hAnsi="Aptos" w:eastAsia="Aptos" w:cs="Aptos"/>
                <w:sz w:val="22"/>
                <w:szCs w:val="22"/>
              </w:rPr>
              <w:t>Information about cost centers, allocation methodologies, indirect/direct cost pools, provider rate schedules, fee-for-service and managed care reimbursement rules and actuarial/pricing inputs.</w:t>
            </w:r>
          </w:p>
        </w:tc>
      </w:tr>
      <w:tr w:rsidRPr="00E368DE" w:rsidR="005D1421" w:rsidTr="6EB98612" w14:paraId="20C6B3C2"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6EB98612" w:rsidRDefault="6EB98612" w14:paraId="5FCFA097" w14:textId="6E982BEB">
            <w:pPr>
              <w:pStyle w:val="NormalTable"/>
            </w:pPr>
            <w:r w:rsidRPr="6EB98612">
              <w:rPr>
                <w:rFonts w:ascii="Aptos" w:hAnsi="Aptos" w:eastAsia="Aptos" w:cs="Aptos"/>
                <w:sz w:val="22"/>
                <w:szCs w:val="22"/>
              </w:rPr>
              <w:t>Cash Management and Banking</w:t>
            </w:r>
          </w:p>
        </w:tc>
        <w:tc>
          <w:tcPr>
            <w:tcW w:w="6349" w:type="dxa"/>
          </w:tcPr>
          <w:p w:rsidRPr="008763A9" w:rsidR="005D1421" w:rsidP="6EB98612" w:rsidRDefault="6EB98612" w14:paraId="3B50AB41" w14:textId="2D96F2C1">
            <w:pPr>
              <w:pStyle w:val="NormalTable"/>
            </w:pPr>
            <w:r w:rsidRPr="6EB98612">
              <w:rPr>
                <w:rFonts w:ascii="Aptos" w:hAnsi="Aptos" w:eastAsia="Aptos" w:cs="Aptos"/>
                <w:sz w:val="22"/>
                <w:szCs w:val="22"/>
              </w:rPr>
              <w:t>Information about cash position, treasury accounts, deposits, transfers, reconciliations, liquidity forecasting and investment/short‑term borrowing arrangements that support day‑to‑day cash operations.</w:t>
            </w:r>
          </w:p>
        </w:tc>
      </w:tr>
      <w:tr w:rsidR="2A44F2A8" w:rsidTr="6EB98612" w14:paraId="3192116A" w14:textId="77777777">
        <w:trPr>
          <w:trHeight w:val="300"/>
        </w:trPr>
        <w:tc>
          <w:tcPr>
            <w:tcW w:w="2814" w:type="dxa"/>
          </w:tcPr>
          <w:p w:rsidR="2A44F2A8" w:rsidP="6EB98612" w:rsidRDefault="6EB98612" w14:paraId="1594DE19" w14:textId="795256D6">
            <w:pPr>
              <w:pStyle w:val="NormalTable"/>
            </w:pPr>
            <w:r w:rsidRPr="6EB98612">
              <w:rPr>
                <w:rFonts w:ascii="Aptos" w:hAnsi="Aptos" w:eastAsia="Aptos" w:cs="Aptos"/>
                <w:sz w:val="22"/>
                <w:szCs w:val="22"/>
              </w:rPr>
              <w:t>Financial Reporting, Compliance and Audit</w:t>
            </w:r>
          </w:p>
        </w:tc>
        <w:tc>
          <w:tcPr>
            <w:tcW w:w="6349" w:type="dxa"/>
          </w:tcPr>
          <w:p w:rsidR="2A44F2A8" w:rsidP="6EB98612" w:rsidRDefault="6EB98612" w14:paraId="163BD5A8" w14:textId="04AFD532">
            <w:pPr>
              <w:pStyle w:val="NormalTable"/>
            </w:pPr>
            <w:r w:rsidRPr="6EB98612">
              <w:rPr>
                <w:rFonts w:ascii="Aptos" w:hAnsi="Aptos" w:eastAsia="Aptos" w:cs="Aptos"/>
                <w:sz w:val="22"/>
                <w:szCs w:val="22"/>
              </w:rPr>
              <w:t>Information about statutory and management reporting classifications, financial statements, CMS/FMAP reporting, grant/federal reporting, audit findings, corrective actions and compliance attestations.</w:t>
            </w:r>
          </w:p>
        </w:tc>
      </w:tr>
      <w:tr w:rsidR="2A44F2A8" w:rsidTr="6EB98612" w14:paraId="72A530A8"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2A44F2A8" w:rsidP="6EB98612" w:rsidRDefault="6EB98612" w14:paraId="4368330D" w14:textId="664A8CBE">
            <w:pPr>
              <w:pStyle w:val="NormalTable"/>
            </w:pPr>
            <w:r w:rsidRPr="6EB98612">
              <w:rPr>
                <w:rFonts w:ascii="Aptos" w:hAnsi="Aptos" w:eastAsia="Aptos" w:cs="Aptos"/>
                <w:sz w:val="22"/>
                <w:szCs w:val="22"/>
              </w:rPr>
              <w:t>Financial Controls, Policies and Performance Metrics</w:t>
            </w:r>
          </w:p>
        </w:tc>
        <w:tc>
          <w:tcPr>
            <w:tcW w:w="6349" w:type="dxa"/>
          </w:tcPr>
          <w:p w:rsidR="2A44F2A8" w:rsidP="6EB98612" w:rsidRDefault="6EB98612" w14:paraId="03D782A7" w14:textId="5600BC5B">
            <w:pPr>
              <w:pStyle w:val="NormalTable"/>
            </w:pPr>
            <w:r w:rsidRPr="6EB98612">
              <w:rPr>
                <w:rFonts w:ascii="Aptos" w:hAnsi="Aptos" w:eastAsia="Aptos" w:cs="Aptos"/>
                <w:sz w:val="22"/>
                <w:szCs w:val="22"/>
              </w:rPr>
              <w:t>Information about internal control frameworks, approval workflows, fiscal policies, retention/recordkeeping requirements, reconciliation controls and KPIs/metrics used to monitor financial health and governance.</w:t>
            </w:r>
          </w:p>
        </w:tc>
      </w:tr>
      <w:tr w:rsidRPr="00E368DE" w:rsidR="005D1421" w:rsidTr="6EB98612" w14:paraId="137A2492" w14:textId="77777777">
        <w:trPr>
          <w:trHeight w:val="300"/>
        </w:trPr>
        <w:tc>
          <w:tcPr>
            <w:tcW w:w="9163" w:type="dxa"/>
            <w:gridSpan w:val="2"/>
          </w:tcPr>
          <w:p w:rsidRPr="008763A9" w:rsidR="005D1421" w:rsidP="2A44F2A8" w:rsidRDefault="6EB98612" w14:paraId="01EAD679" w14:textId="430B0953">
            <w:pPr>
              <w:pStyle w:val="NormalTable"/>
            </w:pPr>
            <w:r>
              <w:t>Relates to:</w:t>
            </w:r>
          </w:p>
        </w:tc>
      </w:tr>
    </w:tbl>
    <w:p w:rsidRPr="008763A9" w:rsidR="005D1421" w:rsidP="005D1421" w:rsidRDefault="005D1421" w14:paraId="64131302" w14:textId="77777777">
      <w:pPr>
        <w:rPr>
          <w:highlight w:val="yellow"/>
        </w:rPr>
      </w:pPr>
    </w:p>
    <w:p w:rsidRPr="008763A9" w:rsidR="005D1421" w:rsidP="18C9706A" w:rsidRDefault="18C9706A" w14:paraId="5C1D0140" w14:textId="0D015B13">
      <w:pPr>
        <w:pStyle w:val="Heading2"/>
      </w:pPr>
      <w:bookmarkStart w:name="_Toc222506481" w:id="521"/>
      <w:r>
        <w:t>Data Resources</w:t>
      </w:r>
      <w:bookmarkEnd w:id="521"/>
    </w:p>
    <w:p w:rsidR="1A9F257A" w:rsidP="6D2CB639" w:rsidRDefault="6D2CB639" w14:paraId="70577B4E" w14:textId="76A7BD4E">
      <w:pPr>
        <w:rPr>
          <w:rFonts w:eastAsia="Segoe UI" w:cs="Segoe UI"/>
        </w:rPr>
      </w:pPr>
      <w:r>
        <w:t xml:space="preserve">Information about the management of data assets required to carry out the day-to-day operations of the SMA. </w:t>
      </w:r>
      <w:r w:rsidRPr="6D2CB639">
        <w:rPr>
          <w:rFonts w:ascii="Aptos" w:hAnsi="Aptos" w:eastAsia="Aptos" w:cs="Aptos"/>
          <w:sz w:val="22"/>
          <w:szCs w:val="22"/>
        </w:rPr>
        <w:t>The Data Resources Entity for the State Medicaid Agency serves as the authoritative framework for cataloging, governing, protecting, and operationalizing all data assets needed to run Medicaid programs.  By providing integration specifications, interoperability guidance, and an inventory of reports, analytics, and stewardship responsibilities, this Data Entity underpins compliance, reliable program operations, performance measurement, and evidence-driven policy decisions.</w:t>
      </w:r>
    </w:p>
    <w:p w:rsidRPr="008763A9" w:rsidR="005D1421" w:rsidP="18C9706A" w:rsidRDefault="18C9706A" w14:paraId="7B4A9334" w14:textId="4E199D15">
      <w:pPr>
        <w:pStyle w:val="Caption"/>
      </w:pPr>
      <w:r>
        <w:t xml:space="preserve">Table </w:t>
      </w:r>
      <w:r w:rsidRPr="18C9706A" w:rsidR="005D1421">
        <w:rPr>
          <w:highlight w:val="yellow"/>
        </w:rPr>
        <w:fldChar w:fldCharType="begin"/>
      </w:r>
      <w:r w:rsidRPr="18C9706A" w:rsidR="005D1421">
        <w:rPr>
          <w:highlight w:val="yellow"/>
        </w:rPr>
        <w:instrText xml:space="preserve"> SEQ Table \* ARABIC </w:instrText>
      </w:r>
      <w:r w:rsidRPr="18C9706A" w:rsidR="005D1421">
        <w:rPr>
          <w:highlight w:val="yellow"/>
        </w:rPr>
        <w:fldChar w:fldCharType="separate"/>
      </w:r>
      <w:r w:rsidR="00501226">
        <w:rPr>
          <w:noProof/>
          <w:highlight w:val="yellow"/>
        </w:rPr>
        <w:t>11</w:t>
      </w:r>
      <w:r w:rsidRPr="18C9706A" w:rsidR="005D1421">
        <w:rPr>
          <w:noProof/>
          <w:highlight w:val="yellow"/>
        </w:rPr>
        <w:fldChar w:fldCharType="end"/>
      </w:r>
      <w:r>
        <w:t xml:space="preserve"> – Data Management Data Categories</w:t>
      </w:r>
    </w:p>
    <w:tbl>
      <w:tblPr>
        <w:tblStyle w:val="GridTable4"/>
        <w:tblW w:w="4900" w:type="pct"/>
        <w:tblLook w:val="0420" w:firstRow="1" w:lastRow="0" w:firstColumn="0" w:lastColumn="0" w:noHBand="0" w:noVBand="1"/>
      </w:tblPr>
      <w:tblGrid>
        <w:gridCol w:w="2814"/>
        <w:gridCol w:w="6349"/>
      </w:tblGrid>
      <w:tr w:rsidRPr="00E368DE" w:rsidR="005D1421" w:rsidTr="6D2CB639" w14:paraId="20B82F2B"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8763A9" w:rsidR="005D1421" w:rsidP="18C9706A" w:rsidRDefault="18C9706A" w14:paraId="76FE3948" w14:textId="77777777">
            <w:pPr>
              <w:pStyle w:val="HeaderTable"/>
            </w:pPr>
            <w:r>
              <w:t>Data Category</w:t>
            </w:r>
          </w:p>
        </w:tc>
        <w:tc>
          <w:tcPr>
            <w:tcW w:w="6349" w:type="dxa"/>
          </w:tcPr>
          <w:p w:rsidRPr="008763A9" w:rsidR="005D1421" w:rsidP="18C9706A" w:rsidRDefault="18C9706A" w14:paraId="11E8880E" w14:textId="77777777">
            <w:pPr>
              <w:pStyle w:val="HeaderTable"/>
            </w:pPr>
            <w:r>
              <w:t>Definition</w:t>
            </w:r>
          </w:p>
        </w:tc>
      </w:tr>
      <w:tr w:rsidRPr="00E368DE" w:rsidR="005D1421" w:rsidTr="6D2CB639" w14:paraId="081033D1"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18C9706A" w:rsidRDefault="18C9706A" w14:paraId="54F6534B" w14:textId="21FD987C">
            <w:pPr>
              <w:pStyle w:val="NormalTable"/>
            </w:pPr>
            <w:r w:rsidRPr="18C9706A">
              <w:rPr>
                <w:rFonts w:ascii="Aptos" w:hAnsi="Aptos" w:eastAsia="Aptos" w:cs="Aptos"/>
                <w:sz w:val="22"/>
                <w:szCs w:val="22"/>
              </w:rPr>
              <w:t>Data Asset Identity</w:t>
            </w:r>
          </w:p>
        </w:tc>
        <w:tc>
          <w:tcPr>
            <w:tcW w:w="6349" w:type="dxa"/>
          </w:tcPr>
          <w:p w:rsidRPr="008763A9" w:rsidR="005D1421" w:rsidP="18C9706A" w:rsidRDefault="18C9706A" w14:paraId="08E659D0" w14:textId="16FBFDD7">
            <w:pPr>
              <w:pStyle w:val="NormalTable"/>
            </w:pPr>
            <w:r w:rsidRPr="18C9706A">
              <w:rPr>
                <w:rFonts w:ascii="Aptos" w:hAnsi="Aptos" w:eastAsia="Aptos" w:cs="Aptos"/>
                <w:sz w:val="22"/>
                <w:szCs w:val="22"/>
              </w:rPr>
              <w:t>Information about identifiers and canonical records used to uniquely identify data assets (datasets, tables, files, schemas, data elements, models) and their basic registry attributes (asset ID, owner, steward, creation and version identifiers).</w:t>
            </w:r>
          </w:p>
        </w:tc>
      </w:tr>
      <w:tr w:rsidRPr="00E368DE" w:rsidR="005D1421" w:rsidTr="6D2CB639" w14:paraId="797F1F2F" w14:textId="77777777">
        <w:trPr>
          <w:trHeight w:val="300"/>
        </w:trPr>
        <w:tc>
          <w:tcPr>
            <w:tcW w:w="2814" w:type="dxa"/>
          </w:tcPr>
          <w:p w:rsidRPr="008763A9" w:rsidR="005D1421" w:rsidP="18C9706A" w:rsidRDefault="18C9706A" w14:paraId="70A095B1" w14:textId="071BDFD4">
            <w:pPr>
              <w:pStyle w:val="NormalTable"/>
            </w:pPr>
            <w:r w:rsidRPr="18C9706A">
              <w:rPr>
                <w:rFonts w:ascii="Aptos" w:hAnsi="Aptos" w:eastAsia="Aptos" w:cs="Aptos"/>
                <w:sz w:val="22"/>
                <w:szCs w:val="22"/>
              </w:rPr>
              <w:t>Metadata and Data Dictionary</w:t>
            </w:r>
          </w:p>
        </w:tc>
        <w:tc>
          <w:tcPr>
            <w:tcW w:w="6349" w:type="dxa"/>
          </w:tcPr>
          <w:p w:rsidRPr="008763A9" w:rsidR="005D1421" w:rsidP="18C9706A" w:rsidRDefault="18C9706A" w14:paraId="5B9B8D0D" w14:textId="3E87EE46">
            <w:pPr>
              <w:pStyle w:val="NormalTable"/>
            </w:pPr>
            <w:r w:rsidRPr="18C9706A">
              <w:rPr>
                <w:rFonts w:ascii="Aptos" w:hAnsi="Aptos" w:eastAsia="Aptos" w:cs="Aptos"/>
                <w:sz w:val="22"/>
                <w:szCs w:val="22"/>
              </w:rPr>
              <w:t>Business and technical metadata that describe data element definitions, data types, field-level descriptions, allowable values, units of measure, source system references and schema/catalog details required to interpret data.</w:t>
            </w:r>
          </w:p>
        </w:tc>
      </w:tr>
      <w:tr w:rsidRPr="00E368DE" w:rsidR="005D1421" w:rsidTr="6D2CB639" w14:paraId="2FA3FCC3"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18C9706A" w:rsidRDefault="18C9706A" w14:paraId="1CDC4AC2" w14:textId="123FBF36">
            <w:pPr>
              <w:pStyle w:val="NormalTable"/>
            </w:pPr>
            <w:r w:rsidRPr="18C9706A">
              <w:rPr>
                <w:rFonts w:ascii="Aptos" w:hAnsi="Aptos" w:eastAsia="Aptos" w:cs="Aptos"/>
                <w:sz w:val="22"/>
                <w:szCs w:val="22"/>
              </w:rPr>
              <w:t>Reference Data and Code Sets</w:t>
            </w:r>
          </w:p>
        </w:tc>
        <w:tc>
          <w:tcPr>
            <w:tcW w:w="6349" w:type="dxa"/>
          </w:tcPr>
          <w:p w:rsidRPr="008763A9" w:rsidR="005D1421" w:rsidP="18C9706A" w:rsidRDefault="18C9706A" w14:paraId="4A2CB18B" w14:textId="09F19DDE">
            <w:pPr>
              <w:pStyle w:val="NormalTable"/>
            </w:pPr>
            <w:r w:rsidRPr="18C9706A">
              <w:rPr>
                <w:rFonts w:ascii="Aptos" w:hAnsi="Aptos" w:eastAsia="Aptos" w:cs="Aptos"/>
                <w:sz w:val="22"/>
                <w:szCs w:val="22"/>
              </w:rPr>
              <w:t>Information about standardized vocabularies, code lists, terminologies and reference tables (e.g., program codes, service codes, provider types, taxonomy, value sets) and governance of those assets.</w:t>
            </w:r>
          </w:p>
        </w:tc>
      </w:tr>
      <w:tr w:rsidRPr="00E368DE" w:rsidR="005D1421" w:rsidTr="6D2CB639" w14:paraId="4F484822" w14:textId="77777777">
        <w:trPr>
          <w:trHeight w:val="300"/>
        </w:trPr>
        <w:tc>
          <w:tcPr>
            <w:tcW w:w="2814" w:type="dxa"/>
          </w:tcPr>
          <w:p w:rsidRPr="008763A9" w:rsidR="005D1421" w:rsidP="18C9706A" w:rsidRDefault="18C9706A" w14:paraId="41248175" w14:textId="432472A0">
            <w:pPr>
              <w:pStyle w:val="NormalTable"/>
            </w:pPr>
            <w:r w:rsidRPr="18C9706A">
              <w:rPr>
                <w:rFonts w:ascii="Aptos" w:hAnsi="Aptos" w:eastAsia="Aptos" w:cs="Aptos"/>
                <w:sz w:val="22"/>
                <w:szCs w:val="22"/>
              </w:rPr>
              <w:t>Data Lineage and Provenance</w:t>
            </w:r>
          </w:p>
        </w:tc>
        <w:tc>
          <w:tcPr>
            <w:tcW w:w="6349" w:type="dxa"/>
          </w:tcPr>
          <w:p w:rsidRPr="008763A9" w:rsidR="005D1421" w:rsidP="18C9706A" w:rsidRDefault="18C9706A" w14:paraId="30873D52" w14:textId="5B223AEF">
            <w:pPr>
              <w:pStyle w:val="NormalTable"/>
            </w:pPr>
            <w:r w:rsidRPr="18C9706A">
              <w:rPr>
                <w:rFonts w:ascii="Aptos" w:hAnsi="Aptos" w:eastAsia="Aptos" w:cs="Aptos"/>
                <w:sz w:val="22"/>
                <w:szCs w:val="22"/>
              </w:rPr>
              <w:t>Information describing the origin, movement and transformation of data across systems and processes (source systems, ETL/ELT jobs, transformation rules, timestamps, derivations and upstream/downstream dependencies).</w:t>
            </w:r>
          </w:p>
        </w:tc>
      </w:tr>
      <w:tr w:rsidRPr="00E368DE" w:rsidR="005D1421" w:rsidTr="6D2CB639" w14:paraId="4D44B694"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18C9706A" w:rsidRDefault="18C9706A" w14:paraId="230415EC" w14:textId="75947004">
            <w:pPr>
              <w:pStyle w:val="NormalTable"/>
            </w:pPr>
            <w:r w:rsidRPr="18C9706A">
              <w:rPr>
                <w:rFonts w:ascii="Aptos" w:hAnsi="Aptos" w:eastAsia="Aptos" w:cs="Aptos"/>
                <w:sz w:val="22"/>
                <w:szCs w:val="22"/>
              </w:rPr>
              <w:t>Data Quality and Validation</w:t>
            </w:r>
          </w:p>
        </w:tc>
        <w:tc>
          <w:tcPr>
            <w:tcW w:w="6349" w:type="dxa"/>
          </w:tcPr>
          <w:p w:rsidRPr="008763A9" w:rsidR="005D1421" w:rsidP="18C9706A" w:rsidRDefault="18C9706A" w14:paraId="6EC9C2D7" w14:textId="6A8E65CC">
            <w:pPr>
              <w:pStyle w:val="NormalTable"/>
            </w:pPr>
            <w:r w:rsidRPr="18C9706A">
              <w:rPr>
                <w:rFonts w:ascii="Aptos" w:hAnsi="Aptos" w:eastAsia="Aptos" w:cs="Aptos"/>
                <w:sz w:val="22"/>
                <w:szCs w:val="22"/>
              </w:rPr>
              <w:t>Information about data quality rules, validation checks, quality metrics and thresholds, issue tracking, remediation actions, exception records and stewardship responsibilities for maintaining fit-for-purpose data.</w:t>
            </w:r>
          </w:p>
        </w:tc>
      </w:tr>
      <w:tr w:rsidRPr="00E368DE" w:rsidR="005D1421" w:rsidTr="6D2CB639" w14:paraId="6AED4AB3" w14:textId="77777777">
        <w:trPr>
          <w:trHeight w:val="300"/>
        </w:trPr>
        <w:tc>
          <w:tcPr>
            <w:tcW w:w="2814" w:type="dxa"/>
          </w:tcPr>
          <w:p w:rsidRPr="008763A9" w:rsidR="005D1421" w:rsidP="18C9706A" w:rsidRDefault="18C9706A" w14:paraId="601D2AFF" w14:textId="60867479">
            <w:pPr>
              <w:pStyle w:val="NormalTable"/>
            </w:pPr>
            <w:r w:rsidRPr="18C9706A">
              <w:rPr>
                <w:rFonts w:ascii="Aptos" w:hAnsi="Aptos" w:eastAsia="Aptos" w:cs="Aptos"/>
                <w:sz w:val="22"/>
                <w:szCs w:val="22"/>
              </w:rPr>
              <w:t>Data Governance, Policies and Standards</w:t>
            </w:r>
          </w:p>
        </w:tc>
        <w:tc>
          <w:tcPr>
            <w:tcW w:w="6349" w:type="dxa"/>
          </w:tcPr>
          <w:p w:rsidRPr="008763A9" w:rsidR="005D1421" w:rsidP="18C9706A" w:rsidRDefault="18C9706A" w14:paraId="5A0773AB" w14:textId="64404C43">
            <w:pPr>
              <w:pStyle w:val="NormalTable"/>
            </w:pPr>
            <w:r w:rsidRPr="18C9706A">
              <w:rPr>
                <w:rFonts w:ascii="Aptos" w:hAnsi="Aptos" w:eastAsia="Aptos" w:cs="Aptos"/>
                <w:sz w:val="22"/>
                <w:szCs w:val="22"/>
              </w:rPr>
              <w:t>Information about governance structures, policies, standards, data ownership and stewardship assignments, data classification and retention schedules, legal/compliance requirements and change control processes.</w:t>
            </w:r>
          </w:p>
        </w:tc>
      </w:tr>
      <w:tr w:rsidRPr="00E368DE" w:rsidR="005D1421" w:rsidTr="6D2CB639" w14:paraId="07126AC5"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18C9706A" w:rsidRDefault="18C9706A" w14:paraId="2C579E3A" w14:textId="19356CDF">
            <w:pPr>
              <w:pStyle w:val="NormalTable"/>
            </w:pPr>
            <w:r w:rsidRPr="18C9706A">
              <w:rPr>
                <w:rFonts w:ascii="Aptos" w:hAnsi="Aptos" w:eastAsia="Aptos" w:cs="Aptos"/>
                <w:sz w:val="22"/>
                <w:szCs w:val="22"/>
              </w:rPr>
              <w:t>Access, Security, Privacy and Consent</w:t>
            </w:r>
          </w:p>
        </w:tc>
        <w:tc>
          <w:tcPr>
            <w:tcW w:w="6349" w:type="dxa"/>
          </w:tcPr>
          <w:p w:rsidRPr="008763A9" w:rsidR="005D1421" w:rsidP="18C9706A" w:rsidRDefault="18C9706A" w14:paraId="385DF1CF" w14:textId="298308F5">
            <w:pPr>
              <w:pStyle w:val="NormalTable"/>
            </w:pPr>
            <w:r w:rsidRPr="18C9706A">
              <w:rPr>
                <w:rFonts w:ascii="Aptos" w:hAnsi="Aptos" w:eastAsia="Aptos" w:cs="Aptos"/>
                <w:sz w:val="22"/>
                <w:szCs w:val="22"/>
              </w:rPr>
              <w:t>Information about access controls, role-based permissions, authentication/authorization, data sensitivity classifications, masking/encryption rules, privacy requirements, consent records and permitted uses of data.</w:t>
            </w:r>
          </w:p>
        </w:tc>
      </w:tr>
      <w:tr w:rsidRPr="00E368DE" w:rsidR="005D1421" w:rsidTr="6D2CB639" w14:paraId="2A1DD45A" w14:textId="77777777">
        <w:trPr>
          <w:trHeight w:val="300"/>
        </w:trPr>
        <w:tc>
          <w:tcPr>
            <w:tcW w:w="2814" w:type="dxa"/>
          </w:tcPr>
          <w:p w:rsidRPr="008763A9" w:rsidR="005D1421" w:rsidP="1A9F257A" w:rsidRDefault="1A9F257A" w14:paraId="6896AF80" w14:textId="16F38386">
            <w:pPr>
              <w:pStyle w:val="NormalTable"/>
            </w:pPr>
            <w:r w:rsidRPr="1A9F257A">
              <w:rPr>
                <w:rFonts w:ascii="Aptos" w:hAnsi="Aptos" w:eastAsia="Aptos" w:cs="Aptos"/>
                <w:sz w:val="22"/>
                <w:szCs w:val="22"/>
              </w:rPr>
              <w:t>Data Sharing, Agreements and Audit Trails</w:t>
            </w:r>
          </w:p>
        </w:tc>
        <w:tc>
          <w:tcPr>
            <w:tcW w:w="6349" w:type="dxa"/>
          </w:tcPr>
          <w:p w:rsidRPr="008763A9" w:rsidR="005D1421" w:rsidP="1A9F257A" w:rsidRDefault="1A9F257A" w14:paraId="77D7BA95" w14:textId="0BAE6B92">
            <w:pPr>
              <w:pStyle w:val="NormalTable"/>
            </w:pPr>
            <w:r w:rsidRPr="1A9F257A">
              <w:rPr>
                <w:rFonts w:ascii="Aptos" w:hAnsi="Aptos" w:eastAsia="Aptos" w:cs="Aptos"/>
                <w:sz w:val="22"/>
                <w:szCs w:val="22"/>
              </w:rPr>
              <w:t>Information about external and internal data sharing arrangements (MOUs, DUA, consent/authorization constraints), data exchange frequencies, disclosure logs, audit trails and reporting of disclosures.</w:t>
            </w:r>
          </w:p>
        </w:tc>
      </w:tr>
      <w:tr w:rsidR="18C9706A" w:rsidTr="6D2CB639" w14:paraId="3F5E318C"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18C9706A" w:rsidP="1A9F257A" w:rsidRDefault="1A9F257A" w14:paraId="57DA3F84" w14:textId="4F1D3C98">
            <w:pPr>
              <w:pStyle w:val="NormalTable"/>
            </w:pPr>
            <w:r w:rsidRPr="1A9F257A">
              <w:rPr>
                <w:rFonts w:ascii="Aptos" w:hAnsi="Aptos" w:eastAsia="Aptos" w:cs="Aptos"/>
                <w:sz w:val="22"/>
                <w:szCs w:val="22"/>
              </w:rPr>
              <w:t>Integration, Interfaces and Interoperability</w:t>
            </w:r>
          </w:p>
        </w:tc>
        <w:tc>
          <w:tcPr>
            <w:tcW w:w="6349" w:type="dxa"/>
          </w:tcPr>
          <w:p w:rsidR="18C9706A" w:rsidP="1A9F257A" w:rsidRDefault="1A9F257A" w14:paraId="56700609" w14:textId="74E4A3FF">
            <w:pPr>
              <w:pStyle w:val="NormalTable"/>
            </w:pPr>
            <w:r w:rsidRPr="1A9F257A">
              <w:rPr>
                <w:rFonts w:ascii="Aptos" w:hAnsi="Aptos" w:eastAsia="Aptos" w:cs="Aptos"/>
                <w:sz w:val="22"/>
                <w:szCs w:val="22"/>
              </w:rPr>
              <w:t>Information about integration patterns, interface specifications, APIs, message formats, mapping specifications, transformation logic and conformance to interoperability standards (e.g., X12, FHIR, HL7 where applicable).</w:t>
            </w:r>
          </w:p>
        </w:tc>
      </w:tr>
      <w:tr w:rsidR="1A9F257A" w:rsidTr="6D2CB639" w14:paraId="20F802E1" w14:textId="77777777">
        <w:trPr>
          <w:trHeight w:val="300"/>
        </w:trPr>
        <w:tc>
          <w:tcPr>
            <w:tcW w:w="2814" w:type="dxa"/>
          </w:tcPr>
          <w:p w:rsidR="1A9F257A" w:rsidP="1A9F257A" w:rsidRDefault="1A9F257A" w14:paraId="09114016" w14:textId="1E3B0FE4">
            <w:pPr>
              <w:pStyle w:val="NormalTable"/>
            </w:pPr>
            <w:r w:rsidRPr="1A9F257A">
              <w:rPr>
                <w:rFonts w:ascii="Aptos" w:hAnsi="Aptos" w:eastAsia="Aptos" w:cs="Aptos"/>
                <w:sz w:val="22"/>
                <w:szCs w:val="22"/>
              </w:rPr>
              <w:t>Reporting, Analytics and Usage Catalogs</w:t>
            </w:r>
          </w:p>
        </w:tc>
        <w:tc>
          <w:tcPr>
            <w:tcW w:w="6349" w:type="dxa"/>
          </w:tcPr>
          <w:p w:rsidR="1A9F257A" w:rsidP="1A9F257A" w:rsidRDefault="1A9F257A" w14:paraId="2A1325AB" w14:textId="3232AABA">
            <w:pPr>
              <w:pStyle w:val="NormalTable"/>
            </w:pPr>
            <w:r w:rsidRPr="1A9F257A">
              <w:rPr>
                <w:rFonts w:ascii="Aptos" w:hAnsi="Aptos" w:eastAsia="Aptos" w:cs="Aptos"/>
                <w:sz w:val="22"/>
                <w:szCs w:val="22"/>
              </w:rPr>
              <w:t>Information about report and analytic artifacts, KPI/metric definitions, analytical models, data marts/cubes, usage metrics, data catalogs and lineage that enable operational reporting, program monitoring and policy analysis.</w:t>
            </w:r>
          </w:p>
        </w:tc>
      </w:tr>
      <w:tr w:rsidR="008C3FB7" w:rsidTr="6D2CB639" w14:paraId="667FE251"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46:00Z" w:id="522"/>
        </w:trPr>
        <w:tc>
          <w:tcPr>
            <w:tcW w:w="2814" w:type="dxa"/>
          </w:tcPr>
          <w:p w:rsidRPr="1A9F257A" w:rsidR="008C3FB7" w:rsidP="008C3FB7" w:rsidRDefault="008C3FB7" w14:paraId="181C034D" w14:textId="06CEE929">
            <w:pPr>
              <w:pStyle w:val="NormalTable"/>
              <w:rPr>
                <w:ins w:author="Dwayne Carter" w:date="2026-02-20T18:46:00Z" w16du:dateUtc="2026-02-20T23:46:00Z" w:id="523"/>
                <w:rFonts w:ascii="Aptos" w:hAnsi="Aptos" w:eastAsia="Aptos" w:cs="Aptos"/>
                <w:sz w:val="22"/>
                <w:szCs w:val="22"/>
              </w:rPr>
            </w:pPr>
            <w:ins w:author="Dwayne Carter" w:date="2026-02-20T18:47:00Z" w16du:dateUtc="2026-02-20T23:47:00Z" w:id="524">
              <w:r w:rsidRPr="679E63AE">
                <w:rPr>
                  <w:rFonts w:ascii="Calibri" w:hAnsi="Calibri" w:eastAsia="Calibri"/>
                  <w:szCs w:val="20"/>
                </w:rPr>
                <w:t>Evidence, Records Management and Retention</w:t>
              </w:r>
            </w:ins>
          </w:p>
        </w:tc>
        <w:tc>
          <w:tcPr>
            <w:tcW w:w="6349" w:type="dxa"/>
          </w:tcPr>
          <w:p w:rsidRPr="1A9F257A" w:rsidR="008C3FB7" w:rsidP="008C3FB7" w:rsidRDefault="008C3FB7" w14:paraId="05B75D38" w14:textId="4AD3828A">
            <w:pPr>
              <w:pStyle w:val="NormalTable"/>
              <w:rPr>
                <w:ins w:author="Dwayne Carter" w:date="2026-02-20T18:46:00Z" w16du:dateUtc="2026-02-20T23:46:00Z" w:id="525"/>
                <w:rFonts w:ascii="Aptos" w:hAnsi="Aptos" w:eastAsia="Aptos" w:cs="Aptos"/>
                <w:sz w:val="22"/>
                <w:szCs w:val="22"/>
              </w:rPr>
            </w:pPr>
            <w:ins w:author="Dwayne Carter" w:date="2026-02-20T18:47:00Z" w16du:dateUtc="2026-02-20T23:47:00Z" w:id="526">
              <w:r w:rsidRPr="679E63AE">
                <w:rPr>
                  <w:rFonts w:ascii="Calibri" w:hAnsi="Calibri" w:eastAsia="Calibri"/>
                  <w:szCs w:val="20"/>
                </w:rPr>
                <w:t>Information about evidentiary artifacts, document versions, chain‑of‑custody metadata, retention schedules, archival tiers, retrieval/indexing metadata and disposition authorizations supporting auditability.</w:t>
              </w:r>
            </w:ins>
          </w:p>
        </w:tc>
      </w:tr>
      <w:tr w:rsidR="18C9706A" w:rsidTr="6D2CB639" w14:paraId="2239103E" w14:textId="77777777">
        <w:trPr>
          <w:trHeight w:val="300"/>
        </w:trPr>
        <w:tc>
          <w:tcPr>
            <w:tcW w:w="9163" w:type="dxa"/>
            <w:gridSpan w:val="2"/>
          </w:tcPr>
          <w:p w:rsidR="18C9706A" w:rsidP="18C9706A" w:rsidRDefault="18C9706A" w14:paraId="6B6C2CE7" w14:textId="6D9AADFB">
            <w:pPr>
              <w:pStyle w:val="NormalTable"/>
            </w:pPr>
            <w:r>
              <w:t>Relates to:</w:t>
            </w:r>
          </w:p>
        </w:tc>
      </w:tr>
    </w:tbl>
    <w:p w:rsidR="6D2CB639" w:rsidRDefault="6D2CB639" w14:paraId="6CD596E1" w14:textId="781FE67F"/>
    <w:p w:rsidRPr="008763A9" w:rsidR="005D1421" w:rsidP="008763A9" w:rsidRDefault="005D1421" w14:paraId="24D5E614" w14:textId="1D556560">
      <w:pPr>
        <w:rPr>
          <w:highlight w:val="yellow"/>
        </w:rPr>
      </w:pPr>
    </w:p>
    <w:p w:rsidRPr="008763A9" w:rsidR="005D1421" w:rsidP="50907F39" w:rsidRDefault="50907F39" w14:paraId="6B08569F" w14:textId="5C3D691A">
      <w:pPr>
        <w:pStyle w:val="Heading2"/>
      </w:pPr>
      <w:bookmarkStart w:name="_Toc222506482" w:id="527"/>
      <w:r>
        <w:t>Planning Resources</w:t>
      </w:r>
      <w:bookmarkEnd w:id="527"/>
    </w:p>
    <w:p w:rsidRPr="008763A9" w:rsidR="005D1421" w:rsidP="18426236" w:rsidRDefault="18426236" w14:paraId="4E994295" w14:textId="4745CA2F">
      <w:pPr>
        <w:rPr>
          <w:rFonts w:eastAsia="Segoe UI" w:cs="Segoe UI"/>
        </w:rPr>
      </w:pPr>
      <w:r w:rsidRPr="18426236">
        <w:rPr>
          <w:rFonts w:eastAsia="Segoe UI" w:cs="Segoe UI"/>
        </w:rPr>
        <w:t xml:space="preserve">Information about the high‑level classifications of information needed to drive strategic planning, policy development and programmatic decision‑making across a State Medicaid Agency. It organizes the core planning concepts — including planning identity and governance, strategic direction and policy frameworks, financials and budgeting, population/demand and utilization projections, provider/workforce capacity, service and contract design, analytics and modeling (with documented assumptions), performance and evaluation metrics, risk/compliance and continuity considerations, and implementation/prioritization with timelines and stakeholder engagement — into a common vocabulary. </w:t>
      </w:r>
    </w:p>
    <w:p w:rsidRPr="008763A9" w:rsidR="005D1421" w:rsidP="50907F39" w:rsidRDefault="005D1421" w14:paraId="28E49C06" w14:textId="6821E91A"/>
    <w:p w:rsidRPr="008763A9" w:rsidR="005D1421" w:rsidP="50907F39" w:rsidRDefault="768C4E3E" w14:paraId="52164023" w14:textId="66B81F87">
      <w:pPr>
        <w:pStyle w:val="Caption"/>
      </w:pPr>
      <w:r>
        <w:t xml:space="preserve">Table </w:t>
      </w:r>
      <w:r w:rsidRPr="768C4E3E" w:rsidR="005D1421">
        <w:rPr>
          <w:highlight w:val="yellow"/>
        </w:rPr>
        <w:fldChar w:fldCharType="begin"/>
      </w:r>
      <w:r w:rsidRPr="768C4E3E" w:rsidR="005D1421">
        <w:rPr>
          <w:highlight w:val="yellow"/>
        </w:rPr>
        <w:instrText xml:space="preserve"> SEQ Table \* ARABIC </w:instrText>
      </w:r>
      <w:r w:rsidRPr="768C4E3E" w:rsidR="005D1421">
        <w:rPr>
          <w:highlight w:val="yellow"/>
        </w:rPr>
        <w:fldChar w:fldCharType="separate"/>
      </w:r>
      <w:r w:rsidR="00501226">
        <w:rPr>
          <w:noProof/>
          <w:highlight w:val="yellow"/>
        </w:rPr>
        <w:t>12</w:t>
      </w:r>
      <w:r w:rsidRPr="768C4E3E" w:rsidR="005D1421">
        <w:rPr>
          <w:noProof/>
          <w:highlight w:val="yellow"/>
        </w:rPr>
        <w:fldChar w:fldCharType="end"/>
      </w:r>
      <w:r>
        <w:t xml:space="preserve"> – Planning Data Categories</w:t>
      </w:r>
    </w:p>
    <w:tbl>
      <w:tblPr>
        <w:tblStyle w:val="GridTable4"/>
        <w:tblW w:w="4900" w:type="pct"/>
        <w:tblLook w:val="0420" w:firstRow="1" w:lastRow="0" w:firstColumn="0" w:lastColumn="0" w:noHBand="0" w:noVBand="1"/>
      </w:tblPr>
      <w:tblGrid>
        <w:gridCol w:w="2814"/>
        <w:gridCol w:w="6349"/>
      </w:tblGrid>
      <w:tr w:rsidRPr="00E368DE" w:rsidR="005D1421" w:rsidTr="364F8455" w14:paraId="1813D43B"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8763A9" w:rsidR="005D1421" w:rsidP="50907F39" w:rsidRDefault="50907F39" w14:paraId="3AA760DF" w14:textId="77777777">
            <w:pPr>
              <w:pStyle w:val="HeaderTable"/>
            </w:pPr>
            <w:r>
              <w:t>Data Category</w:t>
            </w:r>
          </w:p>
        </w:tc>
        <w:tc>
          <w:tcPr>
            <w:tcW w:w="6349" w:type="dxa"/>
          </w:tcPr>
          <w:p w:rsidRPr="008763A9" w:rsidR="005D1421" w:rsidP="50907F39" w:rsidRDefault="50907F39" w14:paraId="423C22E7" w14:textId="77777777">
            <w:pPr>
              <w:pStyle w:val="HeaderTable"/>
            </w:pPr>
            <w:r>
              <w:t>Definition</w:t>
            </w:r>
          </w:p>
        </w:tc>
      </w:tr>
      <w:tr w:rsidRPr="00E368DE" w:rsidR="005D1421" w:rsidTr="364F8455" w14:paraId="322C3B15"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364F8455" w:rsidRDefault="364F8455" w14:paraId="4BC1ACE1" w14:textId="132AD927">
            <w:pPr>
              <w:pStyle w:val="NormalTable"/>
              <w:rPr>
                <w:rFonts w:ascii="Calibri" w:hAnsi="Calibri" w:eastAsia="Calibri"/>
                <w:szCs w:val="20"/>
              </w:rPr>
            </w:pPr>
            <w:r w:rsidRPr="364F8455">
              <w:rPr>
                <w:rFonts w:ascii="Calibri" w:hAnsi="Calibri" w:eastAsia="Calibri"/>
                <w:szCs w:val="20"/>
              </w:rPr>
              <w:t>Planning Identity and Governance</w:t>
            </w:r>
          </w:p>
        </w:tc>
        <w:tc>
          <w:tcPr>
            <w:tcW w:w="6349" w:type="dxa"/>
          </w:tcPr>
          <w:p w:rsidRPr="008763A9" w:rsidR="005D1421" w:rsidP="364F8455" w:rsidRDefault="364F8455" w14:paraId="60121E96" w14:textId="2755FD7B">
            <w:pPr>
              <w:pStyle w:val="NormalTable"/>
              <w:rPr>
                <w:rFonts w:ascii="Calibri" w:hAnsi="Calibri" w:eastAsia="Calibri"/>
                <w:szCs w:val="20"/>
              </w:rPr>
            </w:pPr>
            <w:r w:rsidRPr="364F8455">
              <w:rPr>
                <w:rFonts w:ascii="Calibri" w:hAnsi="Calibri" w:eastAsia="Calibri"/>
                <w:szCs w:val="20"/>
              </w:rPr>
              <w:t>Information about identifiers and metadata that uniquely identify planning artifacts (plan IDs, versioning, authoring unit) plus governance classifications (decision rights, oversight bodies, approval states) needed to manage, reconcile and trace planning outputs.</w:t>
            </w:r>
          </w:p>
        </w:tc>
      </w:tr>
      <w:tr w:rsidRPr="00E368DE" w:rsidR="005D1421" w:rsidTr="364F8455" w14:paraId="0FA6E94B" w14:textId="77777777">
        <w:trPr>
          <w:trHeight w:val="300"/>
        </w:trPr>
        <w:tc>
          <w:tcPr>
            <w:tcW w:w="2814" w:type="dxa"/>
          </w:tcPr>
          <w:p w:rsidRPr="008763A9" w:rsidR="005D1421" w:rsidP="364F8455" w:rsidRDefault="364F8455" w14:paraId="65E35F41" w14:textId="30E8E71E">
            <w:pPr>
              <w:pStyle w:val="NormalTable"/>
              <w:rPr>
                <w:rFonts w:ascii="Calibri" w:hAnsi="Calibri" w:eastAsia="Calibri"/>
                <w:szCs w:val="20"/>
              </w:rPr>
            </w:pPr>
            <w:r w:rsidRPr="364F8455">
              <w:rPr>
                <w:rFonts w:ascii="Calibri" w:hAnsi="Calibri" w:eastAsia="Calibri"/>
                <w:szCs w:val="20"/>
              </w:rPr>
              <w:t>Strategic Direction and Policy Framework</w:t>
            </w:r>
          </w:p>
        </w:tc>
        <w:tc>
          <w:tcPr>
            <w:tcW w:w="6349" w:type="dxa"/>
          </w:tcPr>
          <w:p w:rsidRPr="008763A9" w:rsidR="005D1421" w:rsidP="364F8455" w:rsidRDefault="364F8455" w14:paraId="5ECA3D84" w14:textId="326DD2AE">
            <w:pPr>
              <w:rPr>
                <w:rFonts w:ascii="Calibri" w:hAnsi="Calibri" w:eastAsia="Calibri" w:cs="Calibri"/>
                <w:sz w:val="20"/>
                <w:szCs w:val="20"/>
              </w:rPr>
            </w:pPr>
            <w:r w:rsidRPr="364F8455">
              <w:rPr>
                <w:rFonts w:ascii="Calibri" w:hAnsi="Calibri" w:eastAsia="Calibri" w:cs="Calibri"/>
                <w:sz w:val="20"/>
                <w:szCs w:val="20"/>
              </w:rPr>
              <w:t>Information about high‑level strategic goals, objectives, program policies, eligibility/benefit frameworks and regulatory constraints that define the intent and allowable options for planning activities.</w:t>
            </w:r>
          </w:p>
        </w:tc>
      </w:tr>
      <w:tr w:rsidRPr="00E368DE" w:rsidR="005D1421" w:rsidTr="364F8455" w14:paraId="5A824C17"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364F8455" w:rsidRDefault="364F8455" w14:paraId="11508AC9" w14:textId="09DE8690">
            <w:pPr>
              <w:pStyle w:val="NormalTable"/>
              <w:rPr>
                <w:rFonts w:ascii="Calibri" w:hAnsi="Calibri" w:eastAsia="Calibri"/>
                <w:szCs w:val="20"/>
              </w:rPr>
            </w:pPr>
            <w:r w:rsidRPr="364F8455">
              <w:rPr>
                <w:rFonts w:ascii="Calibri" w:hAnsi="Calibri" w:eastAsia="Calibri"/>
                <w:szCs w:val="20"/>
              </w:rPr>
              <w:t>Financials and Budgeting</w:t>
            </w:r>
          </w:p>
        </w:tc>
        <w:tc>
          <w:tcPr>
            <w:tcW w:w="6349" w:type="dxa"/>
          </w:tcPr>
          <w:p w:rsidRPr="008763A9" w:rsidR="005D1421" w:rsidP="364F8455" w:rsidRDefault="364F8455" w14:paraId="59E8FEC2" w14:textId="7200E11A">
            <w:pPr>
              <w:pStyle w:val="NormalTable"/>
              <w:rPr>
                <w:rFonts w:ascii="Calibri" w:hAnsi="Calibri" w:eastAsia="Calibri"/>
                <w:szCs w:val="20"/>
              </w:rPr>
            </w:pPr>
            <w:r w:rsidRPr="364F8455">
              <w:rPr>
                <w:rFonts w:ascii="Calibri" w:hAnsi="Calibri" w:eastAsia="Calibri"/>
                <w:szCs w:val="20"/>
              </w:rPr>
              <w:t>Information about funding sources, budget structures, fiscal year designations, financial forecasts and projections, unit cost and cost‑driver classifications, and funding restrictions used to model affordability and sustainability.</w:t>
            </w:r>
          </w:p>
        </w:tc>
      </w:tr>
      <w:tr w:rsidRPr="00E368DE" w:rsidR="005D1421" w:rsidTr="364F8455" w14:paraId="055644F0" w14:textId="77777777">
        <w:trPr>
          <w:trHeight w:val="300"/>
        </w:trPr>
        <w:tc>
          <w:tcPr>
            <w:tcW w:w="2814" w:type="dxa"/>
          </w:tcPr>
          <w:p w:rsidRPr="008763A9" w:rsidR="005D1421" w:rsidP="364F8455" w:rsidRDefault="364F8455" w14:paraId="53ADF29C" w14:textId="3366B9FA">
            <w:pPr>
              <w:pStyle w:val="NormalTable"/>
              <w:rPr>
                <w:rFonts w:ascii="Calibri" w:hAnsi="Calibri" w:eastAsia="Calibri"/>
                <w:szCs w:val="20"/>
              </w:rPr>
            </w:pPr>
            <w:r w:rsidRPr="364F8455">
              <w:rPr>
                <w:rFonts w:ascii="Calibri" w:hAnsi="Calibri" w:eastAsia="Calibri"/>
                <w:szCs w:val="20"/>
              </w:rPr>
              <w:t>Population, Demand and Utilization</w:t>
            </w:r>
          </w:p>
        </w:tc>
        <w:tc>
          <w:tcPr>
            <w:tcW w:w="6349" w:type="dxa"/>
          </w:tcPr>
          <w:p w:rsidRPr="008763A9" w:rsidR="005D1421" w:rsidP="364F8455" w:rsidRDefault="364F8455" w14:paraId="534125DC" w14:textId="2F35FA3F">
            <w:pPr>
              <w:pStyle w:val="NormalTable"/>
              <w:rPr>
                <w:rFonts w:ascii="Calibri" w:hAnsi="Calibri" w:eastAsia="Calibri"/>
                <w:szCs w:val="20"/>
              </w:rPr>
            </w:pPr>
            <w:r w:rsidRPr="364F8455">
              <w:rPr>
                <w:rFonts w:ascii="Calibri" w:hAnsi="Calibri" w:eastAsia="Calibri"/>
                <w:szCs w:val="20"/>
              </w:rPr>
              <w:t>Information about enrollment projections, demographic cohorts, population health indicators, risk strata, social determinants of health domains and service utilization/claims trend groupings used to estimate future demand.</w:t>
            </w:r>
          </w:p>
        </w:tc>
      </w:tr>
      <w:tr w:rsidRPr="00E368DE" w:rsidR="005D1421" w:rsidTr="364F8455" w14:paraId="5F62F74A"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364F8455" w:rsidRDefault="364F8455" w14:paraId="599F60C3" w14:textId="44897043">
            <w:pPr>
              <w:pStyle w:val="NormalTable"/>
              <w:rPr>
                <w:rFonts w:ascii="Calibri" w:hAnsi="Calibri" w:eastAsia="Calibri"/>
                <w:szCs w:val="20"/>
              </w:rPr>
            </w:pPr>
            <w:r w:rsidRPr="364F8455">
              <w:rPr>
                <w:rFonts w:ascii="Calibri" w:hAnsi="Calibri" w:eastAsia="Calibri"/>
                <w:szCs w:val="20"/>
              </w:rPr>
              <w:t>Provider, Workforce and Capacity</w:t>
            </w:r>
          </w:p>
        </w:tc>
        <w:tc>
          <w:tcPr>
            <w:tcW w:w="6349" w:type="dxa"/>
          </w:tcPr>
          <w:p w:rsidRPr="008763A9" w:rsidR="005D1421" w:rsidP="364F8455" w:rsidRDefault="364F8455" w14:paraId="524FEDCF" w14:textId="3080A935">
            <w:pPr>
              <w:pStyle w:val="NormalTable"/>
              <w:rPr>
                <w:rFonts w:ascii="Calibri" w:hAnsi="Calibri" w:eastAsia="Calibri"/>
                <w:szCs w:val="20"/>
              </w:rPr>
            </w:pPr>
            <w:r w:rsidRPr="364F8455">
              <w:rPr>
                <w:rFonts w:ascii="Calibri" w:hAnsi="Calibri" w:eastAsia="Calibri"/>
                <w:szCs w:val="20"/>
              </w:rPr>
              <w:t>Information about provider network characteristics, geographic distribution, capacity measures, workforce supply and licensure/staffing categories used to assess access and plan service coverage.</w:t>
            </w:r>
          </w:p>
        </w:tc>
      </w:tr>
      <w:tr w:rsidRPr="00E368DE" w:rsidR="005D1421" w:rsidTr="364F8455" w14:paraId="4C26C1D8" w14:textId="77777777">
        <w:trPr>
          <w:trHeight w:val="300"/>
        </w:trPr>
        <w:tc>
          <w:tcPr>
            <w:tcW w:w="2814" w:type="dxa"/>
          </w:tcPr>
          <w:p w:rsidRPr="008763A9" w:rsidR="005D1421" w:rsidP="364F8455" w:rsidRDefault="364F8455" w14:paraId="72B5AA98" w14:textId="2D95F015">
            <w:pPr>
              <w:pStyle w:val="NormalTable"/>
              <w:rPr>
                <w:rFonts w:ascii="Calibri" w:hAnsi="Calibri" w:eastAsia="Calibri"/>
                <w:szCs w:val="20"/>
              </w:rPr>
            </w:pPr>
            <w:r w:rsidRPr="364F8455">
              <w:rPr>
                <w:rFonts w:ascii="Calibri" w:hAnsi="Calibri" w:eastAsia="Calibri"/>
                <w:szCs w:val="20"/>
              </w:rPr>
              <w:t>Service and Contract Design</w:t>
            </w:r>
          </w:p>
        </w:tc>
        <w:tc>
          <w:tcPr>
            <w:tcW w:w="6349" w:type="dxa"/>
          </w:tcPr>
          <w:p w:rsidRPr="008763A9" w:rsidR="005D1421" w:rsidP="364F8455" w:rsidRDefault="364F8455" w14:paraId="3E5E8BD2" w14:textId="3DB8885C">
            <w:pPr>
              <w:pStyle w:val="NormalTable"/>
              <w:rPr>
                <w:rFonts w:ascii="Calibri" w:hAnsi="Calibri" w:eastAsia="Calibri"/>
                <w:szCs w:val="20"/>
              </w:rPr>
            </w:pPr>
            <w:r w:rsidRPr="364F8455">
              <w:rPr>
                <w:rFonts w:ascii="Calibri" w:hAnsi="Calibri" w:eastAsia="Calibri"/>
                <w:szCs w:val="20"/>
              </w:rPr>
              <w:t>Information about service delivery models and care pathways, benefit design options, alternative payment and contracting model classifications, procurement approaches and vendor/partner capability profiles used to structure programs and agreements.</w:t>
            </w:r>
          </w:p>
        </w:tc>
      </w:tr>
      <w:tr w:rsidRPr="00E368DE" w:rsidR="005D1421" w:rsidTr="364F8455" w14:paraId="6FB42FE1"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5D1421" w:rsidP="364F8455" w:rsidRDefault="364F8455" w14:paraId="05E74B0C" w14:textId="4A3501B7">
            <w:pPr>
              <w:pStyle w:val="NormalTable"/>
              <w:rPr>
                <w:rFonts w:ascii="Calibri" w:hAnsi="Calibri" w:eastAsia="Calibri"/>
                <w:szCs w:val="20"/>
              </w:rPr>
            </w:pPr>
            <w:r w:rsidRPr="364F8455">
              <w:rPr>
                <w:rFonts w:ascii="Calibri" w:hAnsi="Calibri" w:eastAsia="Calibri"/>
                <w:szCs w:val="20"/>
              </w:rPr>
              <w:t>Analytics, Modeling and Assumptions</w:t>
            </w:r>
          </w:p>
        </w:tc>
        <w:tc>
          <w:tcPr>
            <w:tcW w:w="6349" w:type="dxa"/>
          </w:tcPr>
          <w:p w:rsidRPr="008763A9" w:rsidR="005D1421" w:rsidP="364F8455" w:rsidRDefault="364F8455" w14:paraId="1536BB17" w14:textId="2F45EE79">
            <w:pPr>
              <w:pStyle w:val="NormalTable"/>
              <w:rPr>
                <w:rFonts w:ascii="Calibri" w:hAnsi="Calibri" w:eastAsia="Calibri"/>
                <w:szCs w:val="20"/>
              </w:rPr>
            </w:pPr>
            <w:r w:rsidRPr="364F8455">
              <w:rPr>
                <w:rFonts w:ascii="Calibri" w:hAnsi="Calibri" w:eastAsia="Calibri"/>
                <w:szCs w:val="20"/>
              </w:rPr>
              <w:t>Information about scenario modeling inputs, assumptions, methodologies, simulation parameters, sensitivity levers and provenance of analytic methods that underpin planning analyses and what‑if scenarios.</w:t>
            </w:r>
          </w:p>
        </w:tc>
      </w:tr>
      <w:tr w:rsidRPr="00E368DE" w:rsidR="005D1421" w:rsidTr="364F8455" w14:paraId="032704E9" w14:textId="77777777">
        <w:trPr>
          <w:trHeight w:val="300"/>
        </w:trPr>
        <w:tc>
          <w:tcPr>
            <w:tcW w:w="2814" w:type="dxa"/>
          </w:tcPr>
          <w:p w:rsidRPr="008763A9" w:rsidR="005D1421" w:rsidP="364F8455" w:rsidRDefault="364F8455" w14:paraId="6E9DB25D" w14:textId="4EC0B190">
            <w:pPr>
              <w:pStyle w:val="NormalTable"/>
              <w:rPr>
                <w:rFonts w:ascii="Calibri" w:hAnsi="Calibri" w:eastAsia="Calibri"/>
                <w:szCs w:val="20"/>
              </w:rPr>
            </w:pPr>
            <w:r w:rsidRPr="364F8455">
              <w:rPr>
                <w:rFonts w:ascii="Calibri" w:hAnsi="Calibri" w:eastAsia="Calibri"/>
                <w:szCs w:val="20"/>
              </w:rPr>
              <w:t>Performance, Evaluation and Reporting</w:t>
            </w:r>
          </w:p>
        </w:tc>
        <w:tc>
          <w:tcPr>
            <w:tcW w:w="6349" w:type="dxa"/>
          </w:tcPr>
          <w:p w:rsidRPr="008763A9" w:rsidR="005D1421" w:rsidP="364F8455" w:rsidRDefault="364F8455" w14:paraId="32D07BB8" w14:textId="58D07402">
            <w:pPr>
              <w:pStyle w:val="NormalTable"/>
              <w:rPr>
                <w:rFonts w:ascii="Calibri" w:hAnsi="Calibri" w:eastAsia="Calibri"/>
                <w:szCs w:val="20"/>
              </w:rPr>
            </w:pPr>
            <w:r w:rsidRPr="364F8455">
              <w:rPr>
                <w:rFonts w:ascii="Calibri" w:hAnsi="Calibri" w:eastAsia="Calibri"/>
                <w:szCs w:val="20"/>
              </w:rPr>
              <w:t>Information about KPIs, quality and outcome measures, monitoring and reporting requirements, evaluation approaches and cadence used to track plan performance and inform iterative decisions.</w:t>
            </w:r>
          </w:p>
        </w:tc>
      </w:tr>
      <w:tr w:rsidR="50907F39" w:rsidTr="364F8455" w14:paraId="1AA4FB9E"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50907F39" w:rsidP="364F8455" w:rsidRDefault="364F8455" w14:paraId="4E0CFF75" w14:textId="3D4A1E58">
            <w:pPr>
              <w:pStyle w:val="NormalTable"/>
              <w:rPr>
                <w:rFonts w:ascii="Calibri" w:hAnsi="Calibri" w:eastAsia="Calibri"/>
                <w:szCs w:val="20"/>
              </w:rPr>
            </w:pPr>
            <w:r w:rsidRPr="364F8455">
              <w:rPr>
                <w:rFonts w:ascii="Calibri" w:hAnsi="Calibri" w:eastAsia="Calibri"/>
                <w:szCs w:val="20"/>
              </w:rPr>
              <w:t>Risk, Compliance and Continuity</w:t>
            </w:r>
          </w:p>
        </w:tc>
        <w:tc>
          <w:tcPr>
            <w:tcW w:w="6349" w:type="dxa"/>
          </w:tcPr>
          <w:p w:rsidR="50907F39" w:rsidP="364F8455" w:rsidRDefault="364F8455" w14:paraId="4DE4513A" w14:textId="4AFCF109">
            <w:pPr>
              <w:pStyle w:val="NormalTable"/>
              <w:rPr>
                <w:rFonts w:ascii="Calibri" w:hAnsi="Calibri" w:eastAsia="Calibri"/>
                <w:szCs w:val="20"/>
              </w:rPr>
            </w:pPr>
            <w:r w:rsidRPr="364F8455">
              <w:rPr>
                <w:rFonts w:ascii="Calibri" w:hAnsi="Calibri" w:eastAsia="Calibri"/>
                <w:szCs w:val="20"/>
              </w:rPr>
              <w:t>Information about strategic/operational/financial/compliance risk classifications, mitigation strategies, legal/regulatory constraints, contingency and business continuity plans relevant to planning resilience.</w:t>
            </w:r>
          </w:p>
        </w:tc>
      </w:tr>
      <w:tr w:rsidR="50907F39" w:rsidTr="364F8455" w14:paraId="00302390" w14:textId="77777777">
        <w:trPr>
          <w:trHeight w:val="300"/>
        </w:trPr>
        <w:tc>
          <w:tcPr>
            <w:tcW w:w="2814" w:type="dxa"/>
          </w:tcPr>
          <w:p w:rsidR="50907F39" w:rsidP="364F8455" w:rsidRDefault="364F8455" w14:paraId="57570B6D" w14:textId="579FE24B">
            <w:pPr>
              <w:pStyle w:val="NormalTable"/>
              <w:rPr>
                <w:rFonts w:ascii="Calibri" w:hAnsi="Calibri" w:eastAsia="Calibri"/>
                <w:szCs w:val="20"/>
              </w:rPr>
            </w:pPr>
            <w:r w:rsidRPr="364F8455">
              <w:rPr>
                <w:rFonts w:ascii="Calibri" w:hAnsi="Calibri" w:eastAsia="Calibri"/>
                <w:szCs w:val="20"/>
              </w:rPr>
              <w:t>Implementation, Prioritization and Timeline Management</w:t>
            </w:r>
          </w:p>
        </w:tc>
        <w:tc>
          <w:tcPr>
            <w:tcW w:w="6349" w:type="dxa"/>
          </w:tcPr>
          <w:p w:rsidR="50907F39" w:rsidP="364F8455" w:rsidRDefault="364F8455" w14:paraId="382810E7" w14:textId="4C82F5A0">
            <w:pPr>
              <w:pStyle w:val="NormalTable"/>
              <w:rPr>
                <w:rFonts w:ascii="Calibri" w:hAnsi="Calibri" w:eastAsia="Calibri"/>
                <w:szCs w:val="20"/>
              </w:rPr>
            </w:pPr>
            <w:r w:rsidRPr="364F8455">
              <w:rPr>
                <w:rFonts w:ascii="Calibri" w:hAnsi="Calibri" w:eastAsia="Calibri"/>
                <w:szCs w:val="20"/>
              </w:rPr>
              <w:t>Information about resource allocation and prioritization criteria, capital and IT investment classifications, timelines, milestones, deliverables and stakeholder engagement/communication plans that drive execution and sequencing.</w:t>
            </w:r>
          </w:p>
        </w:tc>
      </w:tr>
      <w:tr w:rsidRPr="00E368DE" w:rsidR="005D1421" w:rsidTr="364F8455" w14:paraId="0E2F5760"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2"/>
          </w:tcPr>
          <w:p w:rsidRPr="008763A9" w:rsidR="005D1421" w:rsidP="364F8455" w:rsidRDefault="364F8455" w14:paraId="0AF40191" w14:textId="1B169DD2">
            <w:pPr>
              <w:pStyle w:val="NormalTable"/>
              <w:rPr>
                <w:rFonts w:ascii="Calibri" w:hAnsi="Calibri" w:eastAsia="Calibri"/>
                <w:szCs w:val="20"/>
              </w:rPr>
            </w:pPr>
            <w:r w:rsidRPr="364F8455">
              <w:rPr>
                <w:rFonts w:ascii="Calibri" w:hAnsi="Calibri" w:eastAsia="Calibri"/>
                <w:szCs w:val="20"/>
              </w:rPr>
              <w:t>Relates to:</w:t>
            </w:r>
          </w:p>
        </w:tc>
      </w:tr>
    </w:tbl>
    <w:p w:rsidRPr="008763A9" w:rsidR="005D1421" w:rsidP="50907F39" w:rsidRDefault="005D1421" w14:paraId="3057C482" w14:textId="77777777"/>
    <w:p w:rsidRPr="008763A9" w:rsidR="00B84184" w:rsidP="50907F39" w:rsidRDefault="50907F39" w14:paraId="040C87A4" w14:textId="008F5A2F">
      <w:pPr>
        <w:pStyle w:val="Heading2"/>
      </w:pPr>
      <w:bookmarkStart w:name="_Toc222506483" w:id="528"/>
      <w:r>
        <w:t>Technology Resources</w:t>
      </w:r>
      <w:bookmarkEnd w:id="528"/>
    </w:p>
    <w:p w:rsidRPr="008763A9" w:rsidR="00B84184" w:rsidP="18426236" w:rsidRDefault="18426236" w14:paraId="49FACCC5" w14:textId="3B1C1497">
      <w:pPr>
        <w:rPr>
          <w:rFonts w:eastAsia="Segoe UI" w:cs="Segoe UI"/>
        </w:rPr>
      </w:pPr>
      <w:r w:rsidRPr="18426236">
        <w:rPr>
          <w:rFonts w:eastAsia="Segoe UI" w:cs="Segoe UI"/>
        </w:rPr>
        <w:t xml:space="preserve">Information about the high‑level classifications of information required to manage, operate and govern the technology estate that supports the State Medicaid Agency. It organizes inventory and identity of systems, infrastructure and hosting models, application and service boundaries, integration and interface patterns, and data persistence approaches to support planning, interoperability and lifecycle management. It provides a common vocabulary and structural framework to enable capacity planning, risk management, procurement, automation and cross‑system reporting across cloud and on‑premises environments. </w:t>
      </w:r>
    </w:p>
    <w:p w:rsidRPr="008763A9" w:rsidR="00B84184" w:rsidP="50907F39" w:rsidRDefault="00B84184" w14:paraId="269F32B5" w14:textId="0E657489"/>
    <w:p w:rsidRPr="008763A9" w:rsidR="00B84184" w:rsidP="50907F39" w:rsidRDefault="50907F39" w14:paraId="50D74323" w14:textId="0B0DBD6A">
      <w:pPr>
        <w:pStyle w:val="Caption"/>
      </w:pPr>
      <w:r>
        <w:t xml:space="preserve">Table </w:t>
      </w:r>
      <w:r w:rsidRPr="50907F39" w:rsidR="00B84184">
        <w:rPr>
          <w:highlight w:val="yellow"/>
        </w:rPr>
        <w:fldChar w:fldCharType="begin"/>
      </w:r>
      <w:r w:rsidRPr="50907F39" w:rsidR="00B84184">
        <w:rPr>
          <w:highlight w:val="yellow"/>
        </w:rPr>
        <w:instrText xml:space="preserve"> SEQ Table \* ARABIC </w:instrText>
      </w:r>
      <w:r w:rsidRPr="50907F39" w:rsidR="00B84184">
        <w:rPr>
          <w:highlight w:val="yellow"/>
        </w:rPr>
        <w:fldChar w:fldCharType="separate"/>
      </w:r>
      <w:r w:rsidR="00501226">
        <w:rPr>
          <w:noProof/>
          <w:highlight w:val="yellow"/>
        </w:rPr>
        <w:t>13</w:t>
      </w:r>
      <w:r w:rsidRPr="50907F39" w:rsidR="00B84184">
        <w:rPr>
          <w:noProof/>
          <w:highlight w:val="yellow"/>
        </w:rPr>
        <w:fldChar w:fldCharType="end"/>
      </w:r>
      <w:r>
        <w:t xml:space="preserve"> – Technology Data Categories</w:t>
      </w:r>
    </w:p>
    <w:tbl>
      <w:tblPr>
        <w:tblStyle w:val="GridTable4"/>
        <w:tblW w:w="4900" w:type="pct"/>
        <w:tblLook w:val="0420" w:firstRow="1" w:lastRow="0" w:firstColumn="0" w:lastColumn="0" w:noHBand="0" w:noVBand="1"/>
      </w:tblPr>
      <w:tblGrid>
        <w:gridCol w:w="2814"/>
        <w:gridCol w:w="6349"/>
      </w:tblGrid>
      <w:tr w:rsidRPr="00E368DE" w:rsidR="00B84184" w:rsidTr="5E673120" w14:paraId="022683D9"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8763A9" w:rsidR="00B84184" w:rsidP="50907F39" w:rsidRDefault="50907F39" w14:paraId="6D378535" w14:textId="77777777">
            <w:pPr>
              <w:pStyle w:val="HeaderTable"/>
            </w:pPr>
            <w:r>
              <w:t>Data Category</w:t>
            </w:r>
          </w:p>
        </w:tc>
        <w:tc>
          <w:tcPr>
            <w:tcW w:w="6349" w:type="dxa"/>
          </w:tcPr>
          <w:p w:rsidRPr="008763A9" w:rsidR="00B84184" w:rsidP="50907F39" w:rsidRDefault="50907F39" w14:paraId="05FE26E3" w14:textId="77777777">
            <w:pPr>
              <w:pStyle w:val="HeaderTable"/>
            </w:pPr>
            <w:r>
              <w:t>Definition</w:t>
            </w:r>
          </w:p>
        </w:tc>
      </w:tr>
      <w:tr w:rsidRPr="00E368DE" w:rsidR="00B84184" w:rsidTr="5E673120" w14:paraId="4EDC72A2"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B84184" w:rsidP="5E673120" w:rsidRDefault="5E673120" w14:paraId="1A9CC3D9" w14:textId="54BDF6CD">
            <w:pPr>
              <w:pStyle w:val="NormalTable"/>
              <w:rPr>
                <w:rFonts w:ascii="Calibri" w:hAnsi="Calibri" w:eastAsia="Calibri"/>
                <w:szCs w:val="20"/>
              </w:rPr>
            </w:pPr>
            <w:r w:rsidRPr="5E673120">
              <w:rPr>
                <w:rFonts w:ascii="Calibri" w:hAnsi="Calibri" w:eastAsia="Calibri"/>
                <w:szCs w:val="20"/>
              </w:rPr>
              <w:t>Technology Identity and Inventory</w:t>
            </w:r>
          </w:p>
        </w:tc>
        <w:tc>
          <w:tcPr>
            <w:tcW w:w="6349" w:type="dxa"/>
          </w:tcPr>
          <w:p w:rsidRPr="008763A9" w:rsidR="00B84184" w:rsidP="5E673120" w:rsidRDefault="5E673120" w14:paraId="0B120F2A" w14:textId="63E5C293">
            <w:pPr>
              <w:rPr>
                <w:rFonts w:ascii="Calibri" w:hAnsi="Calibri" w:eastAsia="Calibri" w:cs="Calibri"/>
                <w:sz w:val="20"/>
                <w:szCs w:val="20"/>
              </w:rPr>
            </w:pPr>
            <w:r w:rsidRPr="5E673120">
              <w:rPr>
                <w:rFonts w:ascii="Calibri" w:hAnsi="Calibri" w:eastAsia="Calibri" w:cs="Calibri"/>
                <w:sz w:val="20"/>
                <w:szCs w:val="20"/>
              </w:rPr>
              <w:t>Information about classifications and identifiers for technology assets and artifacts (system IDs, application IDs, service/component catalog entries, environment types such as production/test/dev, logical grouping of modules) used to track ownership, authoritative system-of-record designations and lifecycle status.</w:t>
            </w:r>
          </w:p>
        </w:tc>
      </w:tr>
      <w:tr w:rsidRPr="00E368DE" w:rsidR="00B84184" w:rsidTr="5E673120" w14:paraId="4EDE16C8" w14:textId="77777777">
        <w:trPr>
          <w:trHeight w:val="300"/>
        </w:trPr>
        <w:tc>
          <w:tcPr>
            <w:tcW w:w="2814" w:type="dxa"/>
          </w:tcPr>
          <w:p w:rsidRPr="008763A9" w:rsidR="00B84184" w:rsidP="5E673120" w:rsidRDefault="5E673120" w14:paraId="7A26896A" w14:textId="2C1995AD">
            <w:pPr>
              <w:pStyle w:val="NormalTable"/>
              <w:rPr>
                <w:rFonts w:ascii="Calibri" w:hAnsi="Calibri" w:eastAsia="Calibri"/>
                <w:szCs w:val="20"/>
              </w:rPr>
            </w:pPr>
            <w:r w:rsidRPr="5E673120">
              <w:rPr>
                <w:rFonts w:ascii="Calibri" w:hAnsi="Calibri" w:eastAsia="Calibri"/>
                <w:szCs w:val="20"/>
              </w:rPr>
              <w:t>Infrastructure and Hosting Models</w:t>
            </w:r>
          </w:p>
        </w:tc>
        <w:tc>
          <w:tcPr>
            <w:tcW w:w="6349" w:type="dxa"/>
          </w:tcPr>
          <w:p w:rsidRPr="008763A9" w:rsidR="00B84184" w:rsidP="5E673120" w:rsidRDefault="5E673120" w14:paraId="33729C2C" w14:textId="1AF82F1D">
            <w:pPr>
              <w:rPr>
                <w:rFonts w:ascii="Calibri" w:hAnsi="Calibri" w:eastAsia="Calibri" w:cs="Calibri"/>
                <w:sz w:val="20"/>
                <w:szCs w:val="20"/>
              </w:rPr>
            </w:pPr>
            <w:r w:rsidRPr="5E673120">
              <w:rPr>
                <w:rFonts w:ascii="Calibri" w:hAnsi="Calibri" w:eastAsia="Calibri" w:cs="Calibri"/>
                <w:sz w:val="20"/>
                <w:szCs w:val="20"/>
              </w:rPr>
              <w:t>Information about compute, storage, virtualization and hosting approaches (on‑premises, cloud IaaS/PaaS/SaaS, hybrid, colocation, region/zone) plus environment topology classifications and provisioning models required to support platform planning and capacity.</w:t>
            </w:r>
          </w:p>
        </w:tc>
      </w:tr>
      <w:tr w:rsidRPr="00E368DE" w:rsidR="00B84184" w:rsidTr="5E673120" w14:paraId="2AB435AA"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B84184" w:rsidP="5E673120" w:rsidRDefault="5E673120" w14:paraId="391CC57B" w14:textId="058FD452">
            <w:pPr>
              <w:pStyle w:val="NormalTable"/>
              <w:rPr>
                <w:rFonts w:ascii="Calibri" w:hAnsi="Calibri" w:eastAsia="Calibri"/>
                <w:szCs w:val="20"/>
              </w:rPr>
            </w:pPr>
            <w:r w:rsidRPr="5E673120">
              <w:rPr>
                <w:rFonts w:ascii="Calibri" w:hAnsi="Calibri" w:eastAsia="Calibri"/>
                <w:szCs w:val="20"/>
              </w:rPr>
              <w:t>Applications, Services and Functional Boundaries</w:t>
            </w:r>
          </w:p>
        </w:tc>
        <w:tc>
          <w:tcPr>
            <w:tcW w:w="6349" w:type="dxa"/>
          </w:tcPr>
          <w:p w:rsidRPr="008763A9" w:rsidR="00B84184" w:rsidP="5E673120" w:rsidRDefault="5E673120" w14:paraId="1FD0DCD2" w14:textId="3340312C">
            <w:pPr>
              <w:pStyle w:val="NormalTable"/>
              <w:rPr>
                <w:rFonts w:ascii="Calibri" w:hAnsi="Calibri" w:eastAsia="Calibri"/>
                <w:szCs w:val="20"/>
              </w:rPr>
            </w:pPr>
            <w:r w:rsidRPr="5E673120">
              <w:rPr>
                <w:rFonts w:ascii="Calibri" w:hAnsi="Calibri" w:eastAsia="Calibri"/>
                <w:szCs w:val="20"/>
              </w:rPr>
              <w:t>Information about application types, service offerings and functional boundaries (core Medicaid systems, MMIS modules, provider/payment services, member portals, analytics platforms, microservices) including versioning and deployment footprint classifications.</w:t>
            </w:r>
          </w:p>
        </w:tc>
      </w:tr>
      <w:tr w:rsidRPr="00E368DE" w:rsidR="00B84184" w:rsidTr="5E673120" w14:paraId="48BFD355" w14:textId="77777777">
        <w:trPr>
          <w:trHeight w:val="300"/>
        </w:trPr>
        <w:tc>
          <w:tcPr>
            <w:tcW w:w="2814" w:type="dxa"/>
          </w:tcPr>
          <w:p w:rsidRPr="008763A9" w:rsidR="00B84184" w:rsidP="5E673120" w:rsidRDefault="5E673120" w14:paraId="5E7B7846" w14:textId="73881961">
            <w:pPr>
              <w:pStyle w:val="NormalTable"/>
              <w:rPr>
                <w:rFonts w:ascii="Calibri" w:hAnsi="Calibri" w:eastAsia="Calibri"/>
                <w:szCs w:val="20"/>
              </w:rPr>
            </w:pPr>
            <w:r w:rsidRPr="5E673120">
              <w:rPr>
                <w:rFonts w:ascii="Calibri" w:hAnsi="Calibri" w:eastAsia="Calibri"/>
                <w:szCs w:val="20"/>
              </w:rPr>
              <w:t>Integration, Interfaces and Message Patterns</w:t>
            </w:r>
          </w:p>
        </w:tc>
        <w:tc>
          <w:tcPr>
            <w:tcW w:w="6349" w:type="dxa"/>
          </w:tcPr>
          <w:p w:rsidRPr="008763A9" w:rsidR="00B84184" w:rsidP="5E673120" w:rsidRDefault="5E673120" w14:paraId="41C1F424" w14:textId="647C963A">
            <w:pPr>
              <w:pStyle w:val="NormalTable"/>
              <w:rPr>
                <w:rFonts w:ascii="Calibri" w:hAnsi="Calibri" w:eastAsia="Calibri"/>
                <w:szCs w:val="20"/>
              </w:rPr>
            </w:pPr>
            <w:r w:rsidRPr="5E673120">
              <w:rPr>
                <w:rFonts w:ascii="Calibri" w:hAnsi="Calibri" w:eastAsia="Calibri"/>
                <w:szCs w:val="20"/>
              </w:rPr>
              <w:t>Information about application types, service offerings and functional boundaries (core Medicaid systems, MMIS modules, provider/payment services, member portals, analytics platforms, microservices) including versioning and deployment footprint classifications.</w:t>
            </w:r>
          </w:p>
        </w:tc>
      </w:tr>
      <w:tr w:rsidRPr="00E368DE" w:rsidR="00B84184" w:rsidTr="5E673120" w14:paraId="149AFD81"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B84184" w:rsidP="5E673120" w:rsidRDefault="5E673120" w14:paraId="317A37CE" w14:textId="0DF26F42">
            <w:pPr>
              <w:pStyle w:val="NormalTable"/>
              <w:rPr>
                <w:rFonts w:ascii="Calibri" w:hAnsi="Calibri" w:eastAsia="Calibri"/>
                <w:szCs w:val="20"/>
              </w:rPr>
            </w:pPr>
            <w:r w:rsidRPr="5E673120">
              <w:rPr>
                <w:rFonts w:ascii="Calibri" w:hAnsi="Calibri" w:eastAsia="Calibri"/>
                <w:szCs w:val="20"/>
              </w:rPr>
              <w:t>Data Management and Persistence</w:t>
            </w:r>
          </w:p>
        </w:tc>
        <w:tc>
          <w:tcPr>
            <w:tcW w:w="6349" w:type="dxa"/>
          </w:tcPr>
          <w:p w:rsidRPr="008763A9" w:rsidR="00B84184" w:rsidP="5E673120" w:rsidRDefault="5E673120" w14:paraId="38BBB852" w14:textId="63AA9C5B">
            <w:pPr>
              <w:pStyle w:val="NormalTable"/>
              <w:rPr>
                <w:rFonts w:ascii="Calibri" w:hAnsi="Calibri" w:eastAsia="Calibri"/>
                <w:szCs w:val="20"/>
              </w:rPr>
            </w:pPr>
            <w:r w:rsidRPr="5E673120">
              <w:rPr>
                <w:rFonts w:ascii="Calibri" w:hAnsi="Calibri" w:eastAsia="Calibri"/>
                <w:szCs w:val="20"/>
              </w:rPr>
              <w:t>Information about data repositories and management approaches (transactional databases, data warehouses, data lakes, MDM domains, metadata/catalog classifications, retention/archival tiers, lineage and provenance categories) used to govern storage and access strategies for program data including PHI.</w:t>
            </w:r>
          </w:p>
        </w:tc>
      </w:tr>
      <w:tr w:rsidRPr="00E368DE" w:rsidR="00B84184" w:rsidTr="5E673120" w14:paraId="15F0C2D1" w14:textId="77777777">
        <w:trPr>
          <w:trHeight w:val="300"/>
        </w:trPr>
        <w:tc>
          <w:tcPr>
            <w:tcW w:w="2814" w:type="dxa"/>
          </w:tcPr>
          <w:p w:rsidRPr="008763A9" w:rsidR="00B84184" w:rsidP="5E673120" w:rsidRDefault="5E673120" w14:paraId="18FBFDEE" w14:textId="6F482A26">
            <w:pPr>
              <w:pStyle w:val="NormalTable"/>
              <w:rPr>
                <w:rFonts w:ascii="Calibri" w:hAnsi="Calibri" w:eastAsia="Calibri"/>
                <w:szCs w:val="20"/>
              </w:rPr>
            </w:pPr>
            <w:r w:rsidRPr="5E673120">
              <w:rPr>
                <w:rFonts w:ascii="Calibri" w:hAnsi="Calibri" w:eastAsia="Calibri"/>
                <w:szCs w:val="20"/>
              </w:rPr>
              <w:t>Security, Identity and Access Management</w:t>
            </w:r>
          </w:p>
        </w:tc>
        <w:tc>
          <w:tcPr>
            <w:tcW w:w="6349" w:type="dxa"/>
          </w:tcPr>
          <w:p w:rsidRPr="008763A9" w:rsidR="00B84184" w:rsidP="5E673120" w:rsidRDefault="5E673120" w14:paraId="1649528E" w14:textId="6B0A9E29">
            <w:pPr>
              <w:pStyle w:val="NormalTable"/>
              <w:rPr>
                <w:rFonts w:ascii="Calibri" w:hAnsi="Calibri" w:eastAsia="Calibri"/>
                <w:szCs w:val="20"/>
              </w:rPr>
            </w:pPr>
            <w:r w:rsidRPr="5E673120">
              <w:rPr>
                <w:rFonts w:ascii="Calibri" w:hAnsi="Calibri" w:eastAsia="Calibri"/>
                <w:szCs w:val="20"/>
              </w:rPr>
              <w:t xml:space="preserve">Information about security controls and identity constructs (authentication methods, identity sources, role/privilege taxonomies, credential types, encryption-at-rest/in-transit, key management, secrets management, </w:t>
            </w:r>
            <w:r w:rsidRPr="5E673120">
              <w:rPr>
                <w:rFonts w:ascii="Calibri" w:hAnsi="Calibri" w:eastAsia="Calibri"/>
                <w:szCs w:val="20"/>
              </w:rPr>
              <w:t>token lifecycles) required to protect systems and data and enforce least privilege.</w:t>
            </w:r>
          </w:p>
        </w:tc>
      </w:tr>
      <w:tr w:rsidRPr="00E368DE" w:rsidR="00B84184" w:rsidTr="5E673120" w14:paraId="27142ED5"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B84184" w:rsidP="5E673120" w:rsidRDefault="5E673120" w14:paraId="506E8C5D" w14:textId="53F25C46">
            <w:pPr>
              <w:pStyle w:val="NormalTable"/>
              <w:rPr>
                <w:rFonts w:ascii="Calibri" w:hAnsi="Calibri" w:eastAsia="Calibri"/>
                <w:szCs w:val="20"/>
              </w:rPr>
            </w:pPr>
            <w:r w:rsidRPr="5E673120">
              <w:rPr>
                <w:rFonts w:ascii="Calibri" w:hAnsi="Calibri" w:eastAsia="Calibri"/>
                <w:szCs w:val="20"/>
              </w:rPr>
              <w:t>Operations, Observability and Performance</w:t>
            </w:r>
          </w:p>
        </w:tc>
        <w:tc>
          <w:tcPr>
            <w:tcW w:w="6349" w:type="dxa"/>
          </w:tcPr>
          <w:p w:rsidRPr="008763A9" w:rsidR="00B84184" w:rsidP="5E673120" w:rsidRDefault="5E673120" w14:paraId="3C0BADB8" w14:textId="057D3B07">
            <w:pPr>
              <w:pStyle w:val="NormalTable"/>
              <w:rPr>
                <w:rFonts w:ascii="Calibri" w:hAnsi="Calibri" w:eastAsia="Calibri"/>
                <w:szCs w:val="20"/>
              </w:rPr>
            </w:pPr>
            <w:r w:rsidRPr="5E673120">
              <w:rPr>
                <w:rFonts w:ascii="Calibri" w:hAnsi="Calibri" w:eastAsia="Calibri"/>
                <w:szCs w:val="20"/>
              </w:rPr>
              <w:t>Information about operational telemetry and service health data (logging, tracing, metrics, synthetic checks, alerting levels, SLA/SLO classes, capacity utilization profiles, performance thresholds) used to monitor, troubleshoot and tune technology services.</w:t>
            </w:r>
          </w:p>
        </w:tc>
      </w:tr>
      <w:tr w:rsidR="51C6B777" w:rsidTr="5E673120" w14:paraId="4EF0C599" w14:textId="77777777">
        <w:trPr>
          <w:trHeight w:val="300"/>
        </w:trPr>
        <w:tc>
          <w:tcPr>
            <w:tcW w:w="2814" w:type="dxa"/>
          </w:tcPr>
          <w:p w:rsidR="51C6B777" w:rsidP="5E673120" w:rsidRDefault="5E673120" w14:paraId="06A137ED" w14:textId="37057797">
            <w:pPr>
              <w:pStyle w:val="NormalTable"/>
              <w:rPr>
                <w:rFonts w:ascii="Calibri" w:hAnsi="Calibri" w:eastAsia="Calibri"/>
                <w:szCs w:val="20"/>
              </w:rPr>
            </w:pPr>
            <w:r w:rsidRPr="5E673120">
              <w:rPr>
                <w:rFonts w:ascii="Calibri" w:hAnsi="Calibri" w:eastAsia="Calibri"/>
                <w:szCs w:val="20"/>
              </w:rPr>
              <w:t>Change, Release and Configuration Management</w:t>
            </w:r>
          </w:p>
        </w:tc>
        <w:tc>
          <w:tcPr>
            <w:tcW w:w="6349" w:type="dxa"/>
          </w:tcPr>
          <w:p w:rsidR="51C6B777" w:rsidP="5E673120" w:rsidRDefault="5E673120" w14:paraId="45D3DE68" w14:textId="7F8224F7">
            <w:pPr>
              <w:rPr>
                <w:rFonts w:ascii="Calibri" w:hAnsi="Calibri" w:eastAsia="Calibri" w:cs="Calibri"/>
                <w:sz w:val="20"/>
                <w:szCs w:val="20"/>
              </w:rPr>
            </w:pPr>
            <w:r w:rsidRPr="5E673120">
              <w:rPr>
                <w:rFonts w:ascii="Calibri" w:hAnsi="Calibri" w:eastAsia="Calibri" w:cs="Calibri"/>
                <w:sz w:val="20"/>
                <w:szCs w:val="20"/>
              </w:rPr>
              <w:t>Information about development and deployment processes and artifacts (source control classifications, CI/CD pipeline stages, build/release types, configuration item taxonomies, environment promotion rules, rollback/patch policies) to manage change safely across systems.</w:t>
            </w:r>
          </w:p>
        </w:tc>
      </w:tr>
      <w:tr w:rsidR="51C6B777" w:rsidTr="5E673120" w14:paraId="31D80582"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51C6B777" w:rsidP="5E673120" w:rsidRDefault="5E673120" w14:paraId="04028C68" w14:textId="5C291D03">
            <w:pPr>
              <w:pStyle w:val="NormalTable"/>
              <w:rPr>
                <w:rFonts w:ascii="Calibri" w:hAnsi="Calibri" w:eastAsia="Calibri"/>
                <w:szCs w:val="20"/>
              </w:rPr>
            </w:pPr>
            <w:r w:rsidRPr="5E673120">
              <w:rPr>
                <w:rFonts w:ascii="Calibri" w:hAnsi="Calibri" w:eastAsia="Calibri"/>
                <w:szCs w:val="20"/>
              </w:rPr>
              <w:t>Resilience, Backup and Recovery</w:t>
            </w:r>
          </w:p>
        </w:tc>
        <w:tc>
          <w:tcPr>
            <w:tcW w:w="6349" w:type="dxa"/>
          </w:tcPr>
          <w:p w:rsidR="51C6B777" w:rsidP="5E673120" w:rsidRDefault="5E673120" w14:paraId="5EEA6F83" w14:textId="23FCD010">
            <w:pPr>
              <w:pStyle w:val="NormalTable"/>
              <w:rPr>
                <w:rFonts w:ascii="Calibri" w:hAnsi="Calibri" w:eastAsia="Calibri"/>
                <w:szCs w:val="20"/>
              </w:rPr>
            </w:pPr>
            <w:r w:rsidRPr="5E673120">
              <w:rPr>
                <w:rFonts w:ascii="Calibri" w:hAnsi="Calibri" w:eastAsia="Calibri"/>
                <w:szCs w:val="20"/>
              </w:rPr>
              <w:t>Information about resilience strategies and recovery capabilities (backup types and retention classes, RTO/RPO tiers, replication/failover topologies, DR site categories, business continuity plan types) to ensure continuity and disaster preparedness.</w:t>
            </w:r>
          </w:p>
        </w:tc>
      </w:tr>
      <w:tr w:rsidRPr="00E368DE" w:rsidR="00B84184" w:rsidTr="5E673120" w14:paraId="2554C22D" w14:textId="77777777">
        <w:trPr>
          <w:trHeight w:val="300"/>
        </w:trPr>
        <w:tc>
          <w:tcPr>
            <w:tcW w:w="2814" w:type="dxa"/>
          </w:tcPr>
          <w:p w:rsidRPr="008763A9" w:rsidR="00B84184" w:rsidP="5E673120" w:rsidRDefault="5E673120" w14:paraId="4C5563B1" w14:textId="5835A40C">
            <w:pPr>
              <w:pStyle w:val="NormalTable"/>
              <w:rPr>
                <w:rFonts w:ascii="Calibri" w:hAnsi="Calibri" w:eastAsia="Calibri"/>
                <w:szCs w:val="20"/>
              </w:rPr>
            </w:pPr>
            <w:r w:rsidRPr="5E673120">
              <w:rPr>
                <w:rFonts w:ascii="Calibri" w:hAnsi="Calibri" w:eastAsia="Calibri"/>
                <w:szCs w:val="20"/>
              </w:rPr>
              <w:t>Governance, Compliance, Procurement and Vendor Management</w:t>
            </w:r>
          </w:p>
        </w:tc>
        <w:tc>
          <w:tcPr>
            <w:tcW w:w="6349" w:type="dxa"/>
            <w:tcBorders>
              <w:bottom w:val="single" w:color="000000" w:themeColor="text1" w:sz="4" w:space="0"/>
            </w:tcBorders>
          </w:tcPr>
          <w:p w:rsidRPr="008763A9" w:rsidR="00B84184" w:rsidP="5E673120" w:rsidRDefault="5E673120" w14:paraId="02DE4DA1" w14:textId="5ABF968C">
            <w:pPr>
              <w:pStyle w:val="NormalTable"/>
              <w:rPr>
                <w:rFonts w:ascii="Calibri" w:hAnsi="Calibri" w:eastAsia="Calibri"/>
                <w:szCs w:val="20"/>
              </w:rPr>
            </w:pPr>
            <w:r w:rsidRPr="5E673120">
              <w:rPr>
                <w:rFonts w:ascii="Calibri" w:hAnsi="Calibri" w:eastAsia="Calibri"/>
                <w:szCs w:val="20"/>
              </w:rPr>
              <w:t>Information about governance and compliance constructs (policy and standard categories, audit and certification types such as HIPAA/CMS/state regulations, license classifications, contract/SLA categories, third‑party risk and vendor capability classes) that constrain technology selection, operation and oversight.</w:t>
            </w:r>
          </w:p>
        </w:tc>
      </w:tr>
      <w:tr w:rsidRPr="00E368DE" w:rsidR="008C3FB7" w:rsidTr="5E673120" w14:paraId="488A11E7"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45:00Z" w:id="529"/>
        </w:trPr>
        <w:tc>
          <w:tcPr>
            <w:tcW w:w="2814" w:type="dxa"/>
          </w:tcPr>
          <w:p w:rsidRPr="5E673120" w:rsidR="008C3FB7" w:rsidP="008C3FB7" w:rsidRDefault="008C3FB7" w14:paraId="2D5D02A4" w14:textId="1D153719">
            <w:pPr>
              <w:pStyle w:val="NormalTable"/>
              <w:rPr>
                <w:ins w:author="Dwayne Carter" w:date="2026-02-20T18:45:00Z" w16du:dateUtc="2026-02-20T23:45:00Z" w:id="530"/>
                <w:rFonts w:ascii="Calibri" w:hAnsi="Calibri" w:eastAsia="Calibri"/>
                <w:szCs w:val="20"/>
              </w:rPr>
            </w:pPr>
            <w:ins w:author="Dwayne Carter" w:date="2026-02-20T18:46:00Z" w16du:dateUtc="2026-02-20T23:46:00Z" w:id="531">
              <w:r w:rsidRPr="679E63AE">
                <w:rPr>
                  <w:rFonts w:ascii="Calibri" w:hAnsi="Calibri" w:eastAsia="Calibri"/>
                  <w:szCs w:val="20"/>
                </w:rPr>
                <w:t>Privacy, Security and Data Protection Controls</w:t>
              </w:r>
            </w:ins>
          </w:p>
        </w:tc>
        <w:tc>
          <w:tcPr>
            <w:tcW w:w="6349" w:type="dxa"/>
            <w:tcBorders>
              <w:bottom w:val="single" w:color="000000" w:themeColor="text1" w:sz="4" w:space="0"/>
            </w:tcBorders>
          </w:tcPr>
          <w:p w:rsidRPr="5E673120" w:rsidR="008C3FB7" w:rsidP="008C3FB7" w:rsidRDefault="008C3FB7" w14:paraId="643B0DB7" w14:textId="51EF7F9D">
            <w:pPr>
              <w:pStyle w:val="NormalTable"/>
              <w:rPr>
                <w:ins w:author="Dwayne Carter" w:date="2026-02-20T18:45:00Z" w16du:dateUtc="2026-02-20T23:45:00Z" w:id="532"/>
                <w:rFonts w:ascii="Calibri" w:hAnsi="Calibri" w:eastAsia="Calibri"/>
                <w:szCs w:val="20"/>
              </w:rPr>
            </w:pPr>
            <w:ins w:author="Dwayne Carter" w:date="2026-02-20T18:46:00Z" w16du:dateUtc="2026-02-20T23:46:00Z" w:id="533">
              <w:r w:rsidRPr="679E63AE">
                <w:rPr>
                  <w:rFonts w:ascii="Calibri" w:hAnsi="Calibri" w:eastAsia="Calibri"/>
                  <w:szCs w:val="20"/>
                </w:rPr>
                <w:t>Information about privacy and security obligations intersecting compliance (PHI/PII handling rules, consent/authorization logs, data sharing agreements, breach incidents, access review records, encryption and retention controls).</w:t>
              </w:r>
            </w:ins>
          </w:p>
        </w:tc>
      </w:tr>
      <w:tr w:rsidR="51C6B777" w:rsidTr="5E673120" w14:paraId="118BB424" w14:textId="77777777">
        <w:trPr>
          <w:trHeight w:val="300"/>
        </w:trPr>
        <w:tc>
          <w:tcPr>
            <w:tcW w:w="9163" w:type="dxa"/>
            <w:gridSpan w:val="2"/>
          </w:tcPr>
          <w:p w:rsidR="51C6B777" w:rsidP="5E673120" w:rsidRDefault="5E673120" w14:paraId="0B01B78C" w14:textId="64190E3B">
            <w:pPr>
              <w:pStyle w:val="NormalTable"/>
              <w:rPr>
                <w:rFonts w:ascii="Calibri" w:hAnsi="Calibri" w:eastAsia="Calibri"/>
                <w:szCs w:val="20"/>
              </w:rPr>
            </w:pPr>
            <w:r w:rsidRPr="5E673120">
              <w:rPr>
                <w:rFonts w:ascii="Calibri" w:hAnsi="Calibri" w:eastAsia="Calibri"/>
                <w:szCs w:val="20"/>
              </w:rPr>
              <w:t>Relates to:</w:t>
            </w:r>
          </w:p>
        </w:tc>
      </w:tr>
    </w:tbl>
    <w:p w:rsidR="79A7080C" w:rsidRDefault="79A7080C" w14:paraId="6D8BC9BD" w14:textId="1DCFE079"/>
    <w:p w:rsidRPr="008763A9" w:rsidR="00B84184" w:rsidP="50907F39" w:rsidRDefault="50907F39" w14:paraId="7A5B4C56" w14:textId="40B8BF2D">
      <w:pPr>
        <w:pStyle w:val="Heading2"/>
      </w:pPr>
      <w:bookmarkStart w:name="_Toc222506484" w:id="534"/>
      <w:r>
        <w:t>Compliance Resources</w:t>
      </w:r>
      <w:bookmarkEnd w:id="534"/>
    </w:p>
    <w:p w:rsidRPr="008763A9" w:rsidR="00B84184" w:rsidP="40B6BBDE" w:rsidRDefault="40B6BBDE" w14:paraId="445B9780" w14:textId="4C71B21F">
      <w:pPr>
        <w:rPr>
          <w:rFonts w:eastAsia="Segoe UI" w:cs="Segoe UI"/>
        </w:rPr>
      </w:pPr>
      <w:r>
        <w:t xml:space="preserve">Information about  </w:t>
      </w:r>
      <w:r w:rsidRPr="40B6BBDE">
        <w:rPr>
          <w:rFonts w:ascii="Aptos" w:hAnsi="Aptos" w:eastAsia="Aptos" w:cs="Aptos"/>
          <w:sz w:val="22"/>
          <w:szCs w:val="22"/>
        </w:rPr>
        <w:t>the high‑level classifications of information required to plan, execute and govern compliance activities across the State Medicaid Agency. This creates a common vocabulary and structure to enable audit readiness, enforceable remediation, automated monitoring and cross‑system reporting, while preserving provenance, legal constraints and evidence needed for regulatory defense and continuous improvement.</w:t>
      </w:r>
    </w:p>
    <w:p w:rsidRPr="008763A9" w:rsidR="00B84184" w:rsidP="50907F39" w:rsidRDefault="00B84184" w14:paraId="5B78BD54" w14:textId="369ADAD0"/>
    <w:p w:rsidRPr="008763A9" w:rsidR="00B84184" w:rsidP="50907F39" w:rsidRDefault="50907F39" w14:paraId="0CF829BD" w14:textId="18AEAACD">
      <w:pPr>
        <w:pStyle w:val="Caption"/>
      </w:pPr>
      <w:r>
        <w:t xml:space="preserve">Table </w:t>
      </w:r>
      <w:r w:rsidRPr="50907F39" w:rsidR="00B84184">
        <w:rPr>
          <w:highlight w:val="yellow"/>
        </w:rPr>
        <w:fldChar w:fldCharType="begin"/>
      </w:r>
      <w:r w:rsidRPr="50907F39" w:rsidR="00B84184">
        <w:rPr>
          <w:highlight w:val="yellow"/>
        </w:rPr>
        <w:instrText xml:space="preserve"> SEQ Table \* ARABIC </w:instrText>
      </w:r>
      <w:r w:rsidRPr="50907F39" w:rsidR="00B84184">
        <w:rPr>
          <w:highlight w:val="yellow"/>
        </w:rPr>
        <w:fldChar w:fldCharType="separate"/>
      </w:r>
      <w:r w:rsidR="00501226">
        <w:rPr>
          <w:noProof/>
          <w:highlight w:val="yellow"/>
        </w:rPr>
        <w:t>14</w:t>
      </w:r>
      <w:r w:rsidRPr="50907F39" w:rsidR="00B84184">
        <w:rPr>
          <w:noProof/>
          <w:highlight w:val="yellow"/>
        </w:rPr>
        <w:fldChar w:fldCharType="end"/>
      </w:r>
      <w:r>
        <w:t xml:space="preserve"> – Compliance Data Categories</w:t>
      </w:r>
    </w:p>
    <w:tbl>
      <w:tblPr>
        <w:tblStyle w:val="GridTable4"/>
        <w:tblW w:w="0" w:type="auto"/>
        <w:tblLook w:val="0420" w:firstRow="1" w:lastRow="0" w:firstColumn="0" w:lastColumn="0" w:noHBand="0" w:noVBand="1"/>
      </w:tblPr>
      <w:tblGrid>
        <w:gridCol w:w="2814"/>
        <w:gridCol w:w="6349"/>
      </w:tblGrid>
      <w:tr w:rsidR="40ED1A22" w:rsidTr="679E63AE" w14:paraId="24292ADC" w14:textId="77777777">
        <w:trPr>
          <w:cnfStyle w:val="100000000000" w:firstRow="1" w:lastRow="0" w:firstColumn="0" w:lastColumn="0" w:oddVBand="0" w:evenVBand="0" w:oddHBand="0" w:evenHBand="0" w:firstRowFirstColumn="0" w:firstRowLastColumn="0" w:lastRowFirstColumn="0" w:lastRowLastColumn="0"/>
          <w:trHeight w:val="300"/>
        </w:trPr>
        <w:tc>
          <w:tcPr>
            <w:tcW w:w="2814" w:type="dxa"/>
          </w:tcPr>
          <w:p w:rsidR="40ED1A22" w:rsidP="50907F39" w:rsidRDefault="50907F39" w14:paraId="301A1A01" w14:textId="77777777">
            <w:pPr>
              <w:pStyle w:val="HeaderTable"/>
            </w:pPr>
            <w:r>
              <w:t>Data Category</w:t>
            </w:r>
          </w:p>
        </w:tc>
        <w:tc>
          <w:tcPr>
            <w:tcW w:w="6349" w:type="dxa"/>
          </w:tcPr>
          <w:p w:rsidR="40ED1A22" w:rsidP="50907F39" w:rsidRDefault="50907F39" w14:paraId="7E302E49" w14:textId="77777777">
            <w:pPr>
              <w:pStyle w:val="HeaderTable"/>
            </w:pPr>
            <w:r>
              <w:t>Definition</w:t>
            </w:r>
          </w:p>
        </w:tc>
      </w:tr>
      <w:tr w:rsidR="00623D27" w:rsidTr="679E63AE" w14:paraId="776AA21F"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23:00Z" w:id="535"/>
        </w:trPr>
        <w:tc>
          <w:tcPr>
            <w:tcW w:w="2814" w:type="dxa"/>
          </w:tcPr>
          <w:p w:rsidRPr="679E63AE" w:rsidR="00623D27" w:rsidP="679E63AE" w:rsidRDefault="00623D27" w14:paraId="4FBF89AD" w14:textId="1F9351E5">
            <w:pPr>
              <w:pStyle w:val="NormalTable"/>
              <w:rPr>
                <w:ins w:author="Dwayne Carter" w:date="2026-02-20T18:23:00Z" w16du:dateUtc="2026-02-20T23:23:00Z" w:id="536"/>
                <w:rFonts w:ascii="Calibri" w:hAnsi="Calibri" w:eastAsia="Calibri"/>
                <w:szCs w:val="20"/>
              </w:rPr>
            </w:pPr>
            <w:ins w:author="Dwayne Carter" w:date="2026-02-20T18:23:00Z" w16du:dateUtc="2026-02-20T23:23:00Z" w:id="537">
              <w:r>
                <w:rPr>
                  <w:rFonts w:ascii="Calibri" w:hAnsi="Calibri" w:eastAsia="Calibri"/>
                  <w:szCs w:val="20"/>
                </w:rPr>
                <w:t>Incident</w:t>
              </w:r>
            </w:ins>
          </w:p>
        </w:tc>
        <w:tc>
          <w:tcPr>
            <w:tcW w:w="6349" w:type="dxa"/>
          </w:tcPr>
          <w:p w:rsidRPr="679E63AE" w:rsidR="00623D27" w:rsidP="679E63AE" w:rsidRDefault="007B4084" w14:paraId="02119415" w14:textId="14EC767C">
            <w:pPr>
              <w:pStyle w:val="NormalTable"/>
              <w:rPr>
                <w:ins w:author="Dwayne Carter" w:date="2026-02-20T18:23:00Z" w16du:dateUtc="2026-02-20T23:23:00Z" w:id="538"/>
                <w:rFonts w:ascii="Calibri" w:hAnsi="Calibri" w:eastAsia="Calibri"/>
                <w:szCs w:val="20"/>
              </w:rPr>
            </w:pPr>
            <w:ins w:author="Dwayne Carter" w:date="2026-02-20T18:37:00Z" w16du:dateUtc="2026-02-20T23:37:00Z" w:id="539">
              <w:r w:rsidRPr="679E63AE">
                <w:rPr>
                  <w:rFonts w:ascii="Calibri" w:hAnsi="Calibri" w:eastAsia="Calibri"/>
                  <w:szCs w:val="20"/>
                </w:rPr>
                <w:t>Information about reported incidents, complaints</w:t>
              </w:r>
            </w:ins>
            <w:ins w:author="Dwayne Carter" w:date="2026-02-20T18:38:00Z" w16du:dateUtc="2026-02-20T23:38:00Z" w:id="540">
              <w:r w:rsidR="008C3FB7">
                <w:rPr>
                  <w:rFonts w:ascii="Calibri" w:hAnsi="Calibri" w:eastAsia="Calibri"/>
                  <w:szCs w:val="20"/>
                </w:rPr>
                <w:t xml:space="preserve"> and </w:t>
              </w:r>
            </w:ins>
            <w:ins w:author="Dwayne Carter" w:date="2026-02-20T18:37:00Z" w16du:dateUtc="2026-02-20T23:37:00Z" w:id="541">
              <w:r w:rsidRPr="679E63AE">
                <w:rPr>
                  <w:rFonts w:ascii="Calibri" w:hAnsi="Calibri" w:eastAsia="Calibri"/>
                  <w:szCs w:val="20"/>
                </w:rPr>
                <w:t>hotline/whistleblower report</w:t>
              </w:r>
            </w:ins>
            <w:ins w:author="Dwayne Carter" w:date="2026-02-20T18:38:00Z" w16du:dateUtc="2026-02-20T23:38:00Z" w:id="542">
              <w:r w:rsidR="008C3FB7">
                <w:rPr>
                  <w:rFonts w:ascii="Calibri" w:hAnsi="Calibri" w:eastAsia="Calibri"/>
                  <w:szCs w:val="20"/>
                </w:rPr>
                <w:t>s.</w:t>
              </w:r>
            </w:ins>
          </w:p>
        </w:tc>
      </w:tr>
      <w:tr w:rsidR="00623D27" w:rsidTr="679E63AE" w14:paraId="17D09A88" w14:textId="77777777">
        <w:trPr>
          <w:trHeight w:val="300"/>
          <w:ins w:author="Dwayne Carter" w:date="2026-02-20T18:23:00Z" w:id="543"/>
        </w:trPr>
        <w:tc>
          <w:tcPr>
            <w:tcW w:w="2814" w:type="dxa"/>
          </w:tcPr>
          <w:p w:rsidRPr="679E63AE" w:rsidR="00623D27" w:rsidP="679E63AE" w:rsidRDefault="00623D27" w14:paraId="7A7247A7" w14:textId="3C46B43A">
            <w:pPr>
              <w:pStyle w:val="NormalTable"/>
              <w:rPr>
                <w:ins w:author="Dwayne Carter" w:date="2026-02-20T18:23:00Z" w16du:dateUtc="2026-02-20T23:23:00Z" w:id="544"/>
                <w:rFonts w:ascii="Calibri" w:hAnsi="Calibri" w:eastAsia="Calibri"/>
                <w:szCs w:val="20"/>
              </w:rPr>
            </w:pPr>
            <w:ins w:author="Dwayne Carter" w:date="2026-02-20T18:23:00Z" w16du:dateUtc="2026-02-20T23:23:00Z" w:id="545">
              <w:r>
                <w:rPr>
                  <w:rFonts w:ascii="Calibri" w:hAnsi="Calibri" w:eastAsia="Calibri"/>
                  <w:szCs w:val="20"/>
                </w:rPr>
                <w:t>Investi</w:t>
              </w:r>
            </w:ins>
            <w:ins w:author="Dwayne Carter" w:date="2026-02-20T18:24:00Z" w16du:dateUtc="2026-02-20T23:24:00Z" w:id="546">
              <w:r>
                <w:rPr>
                  <w:rFonts w:ascii="Calibri" w:hAnsi="Calibri" w:eastAsia="Calibri"/>
                  <w:szCs w:val="20"/>
                </w:rPr>
                <w:t>gation</w:t>
              </w:r>
            </w:ins>
          </w:p>
        </w:tc>
        <w:tc>
          <w:tcPr>
            <w:tcW w:w="6349" w:type="dxa"/>
          </w:tcPr>
          <w:p w:rsidRPr="679E63AE" w:rsidR="00623D27" w:rsidP="679E63AE" w:rsidRDefault="007B4084" w14:paraId="0D33D074" w14:textId="152110D2">
            <w:pPr>
              <w:pStyle w:val="NormalTable"/>
              <w:rPr>
                <w:ins w:author="Dwayne Carter" w:date="2026-02-20T18:23:00Z" w16du:dateUtc="2026-02-20T23:23:00Z" w:id="547"/>
                <w:rFonts w:ascii="Calibri" w:hAnsi="Calibri" w:eastAsia="Calibri"/>
                <w:szCs w:val="20"/>
              </w:rPr>
            </w:pPr>
            <w:ins w:author="Dwayne Carter" w:date="2026-02-20T18:37:00Z" w16du:dateUtc="2026-02-20T23:37:00Z" w:id="548">
              <w:r w:rsidRPr="679E63AE">
                <w:rPr>
                  <w:rFonts w:ascii="Calibri" w:hAnsi="Calibri" w:eastAsia="Calibri"/>
                  <w:szCs w:val="20"/>
                </w:rPr>
                <w:t>Information about investigations</w:t>
              </w:r>
            </w:ins>
            <w:ins w:author="Dwayne Carter" w:date="2026-02-20T18:38:00Z" w16du:dateUtc="2026-02-20T23:38:00Z" w:id="549">
              <w:r w:rsidR="008C3FB7">
                <w:rPr>
                  <w:rFonts w:ascii="Calibri" w:hAnsi="Calibri" w:eastAsia="Calibri"/>
                  <w:szCs w:val="20"/>
                </w:rPr>
                <w:t xml:space="preserve"> </w:t>
              </w:r>
            </w:ins>
          </w:p>
        </w:tc>
      </w:tr>
      <w:tr w:rsidR="00623D27" w:rsidTr="679E63AE" w14:paraId="5C284F61"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27:00Z" w:id="550"/>
        </w:trPr>
        <w:tc>
          <w:tcPr>
            <w:tcW w:w="2814" w:type="dxa"/>
          </w:tcPr>
          <w:p w:rsidR="00623D27" w:rsidP="679E63AE" w:rsidRDefault="00623D27" w14:paraId="63FEF24D" w14:textId="3FCDDDB3">
            <w:pPr>
              <w:pStyle w:val="NormalTable"/>
              <w:rPr>
                <w:ins w:author="Dwayne Carter" w:date="2026-02-20T18:27:00Z" w16du:dateUtc="2026-02-20T23:27:00Z" w:id="551"/>
                <w:rFonts w:ascii="Calibri" w:hAnsi="Calibri" w:eastAsia="Calibri"/>
                <w:szCs w:val="20"/>
              </w:rPr>
            </w:pPr>
            <w:ins w:author="Dwayne Carter" w:date="2026-02-20T18:27:00Z" w16du:dateUtc="2026-02-20T23:27:00Z" w:id="552">
              <w:r>
                <w:rPr>
                  <w:rFonts w:ascii="Calibri" w:hAnsi="Calibri" w:eastAsia="Calibri"/>
                  <w:szCs w:val="20"/>
                </w:rPr>
                <w:t>Audit</w:t>
              </w:r>
            </w:ins>
          </w:p>
        </w:tc>
        <w:tc>
          <w:tcPr>
            <w:tcW w:w="6349" w:type="dxa"/>
          </w:tcPr>
          <w:p w:rsidRPr="679E63AE" w:rsidR="00623D27" w:rsidP="679E63AE" w:rsidRDefault="007B4084" w14:paraId="46A251C8" w14:textId="76D99BC2">
            <w:pPr>
              <w:pStyle w:val="NormalTable"/>
              <w:rPr>
                <w:ins w:author="Dwayne Carter" w:date="2026-02-20T18:27:00Z" w16du:dateUtc="2026-02-20T23:27:00Z" w:id="553"/>
                <w:rFonts w:ascii="Calibri" w:hAnsi="Calibri" w:eastAsia="Calibri"/>
                <w:szCs w:val="20"/>
              </w:rPr>
            </w:pPr>
            <w:ins w:author="Dwayne Carter" w:date="2026-02-20T18:30:00Z" w16du:dateUtc="2026-02-20T23:30:00Z" w:id="554">
              <w:r w:rsidRPr="679E63AE">
                <w:rPr>
                  <w:rFonts w:ascii="Calibri" w:hAnsi="Calibri" w:eastAsia="Calibri"/>
                  <w:szCs w:val="20"/>
                </w:rPr>
                <w:t>Information about audit and monitoring activities (internal reviews, external audits, CMS audits, program integrity reviews), associated scopes, sampling frames, evidence requirements and monitoring findings data needed for oversight and audit readiness.</w:t>
              </w:r>
            </w:ins>
          </w:p>
        </w:tc>
      </w:tr>
      <w:tr w:rsidR="007B4084" w:rsidTr="679E63AE" w14:paraId="4EE10A11" w14:textId="77777777">
        <w:trPr>
          <w:trHeight w:val="300"/>
          <w:ins w:author="Dwayne Carter" w:date="2026-02-20T18:27:00Z" w:id="555"/>
        </w:trPr>
        <w:tc>
          <w:tcPr>
            <w:tcW w:w="2814" w:type="dxa"/>
          </w:tcPr>
          <w:p w:rsidR="007B4084" w:rsidP="679E63AE" w:rsidRDefault="007B4084" w14:paraId="23ACC635" w14:textId="4E82563C">
            <w:pPr>
              <w:pStyle w:val="NormalTable"/>
              <w:rPr>
                <w:ins w:author="Dwayne Carter" w:date="2026-02-20T18:27:00Z" w16du:dateUtc="2026-02-20T23:27:00Z" w:id="556"/>
                <w:rFonts w:ascii="Calibri" w:hAnsi="Calibri" w:eastAsia="Calibri"/>
                <w:szCs w:val="20"/>
              </w:rPr>
            </w:pPr>
            <w:ins w:author="Dwayne Carter" w:date="2026-02-20T18:27:00Z" w16du:dateUtc="2026-02-20T23:27:00Z" w:id="557">
              <w:r>
                <w:rPr>
                  <w:rFonts w:ascii="Calibri" w:hAnsi="Calibri" w:eastAsia="Calibri"/>
                  <w:szCs w:val="20"/>
                </w:rPr>
                <w:t>Sanction</w:t>
              </w:r>
            </w:ins>
          </w:p>
        </w:tc>
        <w:tc>
          <w:tcPr>
            <w:tcW w:w="6349" w:type="dxa"/>
          </w:tcPr>
          <w:p w:rsidRPr="679E63AE" w:rsidR="007B4084" w:rsidP="679E63AE" w:rsidRDefault="007B4084" w14:paraId="363CA05E" w14:textId="77777777">
            <w:pPr>
              <w:pStyle w:val="NormalTable"/>
              <w:rPr>
                <w:ins w:author="Dwayne Carter" w:date="2026-02-20T18:27:00Z" w16du:dateUtc="2026-02-20T23:27:00Z" w:id="558"/>
                <w:rFonts w:ascii="Calibri" w:hAnsi="Calibri" w:eastAsia="Calibri"/>
                <w:szCs w:val="20"/>
              </w:rPr>
            </w:pPr>
          </w:p>
        </w:tc>
      </w:tr>
      <w:tr w:rsidR="00623D27" w:rsidTr="679E63AE" w14:paraId="53114972"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23:00Z" w:id="559"/>
        </w:trPr>
        <w:tc>
          <w:tcPr>
            <w:tcW w:w="2814" w:type="dxa"/>
          </w:tcPr>
          <w:p w:rsidRPr="679E63AE" w:rsidR="00623D27" w:rsidP="679E63AE" w:rsidRDefault="00623D27" w14:paraId="0042D223" w14:textId="6CD4347B">
            <w:pPr>
              <w:pStyle w:val="NormalTable"/>
              <w:rPr>
                <w:ins w:author="Dwayne Carter" w:date="2026-02-20T18:23:00Z" w16du:dateUtc="2026-02-20T23:23:00Z" w:id="560"/>
                <w:rFonts w:ascii="Calibri" w:hAnsi="Calibri" w:eastAsia="Calibri"/>
                <w:szCs w:val="20"/>
              </w:rPr>
            </w:pPr>
            <w:ins w:author="Dwayne Carter" w:date="2026-02-20T18:24:00Z" w16du:dateUtc="2026-02-20T23:24:00Z" w:id="561">
              <w:r>
                <w:rPr>
                  <w:rFonts w:ascii="Calibri" w:hAnsi="Calibri" w:eastAsia="Calibri"/>
                  <w:szCs w:val="20"/>
                </w:rPr>
                <w:t>Compliance Review</w:t>
              </w:r>
            </w:ins>
          </w:p>
        </w:tc>
        <w:tc>
          <w:tcPr>
            <w:tcW w:w="6349" w:type="dxa"/>
          </w:tcPr>
          <w:p w:rsidRPr="679E63AE" w:rsidR="00623D27" w:rsidP="679E63AE" w:rsidRDefault="00623D27" w14:paraId="1E844329" w14:textId="77777777">
            <w:pPr>
              <w:pStyle w:val="NormalTable"/>
              <w:rPr>
                <w:ins w:author="Dwayne Carter" w:date="2026-02-20T18:23:00Z" w16du:dateUtc="2026-02-20T23:23:00Z" w:id="562"/>
                <w:rFonts w:ascii="Calibri" w:hAnsi="Calibri" w:eastAsia="Calibri"/>
                <w:szCs w:val="20"/>
              </w:rPr>
            </w:pPr>
          </w:p>
        </w:tc>
      </w:tr>
      <w:tr w:rsidR="00623D27" w:rsidTr="679E63AE" w14:paraId="3B7417A8" w14:textId="77777777">
        <w:trPr>
          <w:trHeight w:val="300"/>
          <w:ins w:author="Dwayne Carter" w:date="2026-02-20T18:25:00Z" w:id="563"/>
        </w:trPr>
        <w:tc>
          <w:tcPr>
            <w:tcW w:w="2814" w:type="dxa"/>
          </w:tcPr>
          <w:p w:rsidR="00623D27" w:rsidP="679E63AE" w:rsidRDefault="00623D27" w14:paraId="2CFE2DEE" w14:textId="6E287B8A">
            <w:pPr>
              <w:pStyle w:val="NormalTable"/>
              <w:rPr>
                <w:ins w:author="Dwayne Carter" w:date="2026-02-20T18:25:00Z" w16du:dateUtc="2026-02-20T23:25:00Z" w:id="564"/>
                <w:rFonts w:ascii="Calibri" w:hAnsi="Calibri" w:eastAsia="Calibri"/>
                <w:szCs w:val="20"/>
              </w:rPr>
            </w:pPr>
            <w:ins w:author="Dwayne Carter" w:date="2026-02-20T18:25:00Z" w16du:dateUtc="2026-02-20T23:25:00Z" w:id="565">
              <w:r>
                <w:rPr>
                  <w:rFonts w:ascii="Calibri" w:hAnsi="Calibri" w:eastAsia="Calibri"/>
                  <w:szCs w:val="20"/>
                </w:rPr>
                <w:t>Adverse Action</w:t>
              </w:r>
            </w:ins>
          </w:p>
        </w:tc>
        <w:tc>
          <w:tcPr>
            <w:tcW w:w="6349" w:type="dxa"/>
          </w:tcPr>
          <w:p w:rsidRPr="679E63AE" w:rsidR="00623D27" w:rsidP="679E63AE" w:rsidRDefault="00623D27" w14:paraId="2E34D249" w14:textId="77777777">
            <w:pPr>
              <w:pStyle w:val="NormalTable"/>
              <w:rPr>
                <w:ins w:author="Dwayne Carter" w:date="2026-02-20T18:25:00Z" w16du:dateUtc="2026-02-20T23:25:00Z" w:id="566"/>
                <w:rFonts w:ascii="Calibri" w:hAnsi="Calibri" w:eastAsia="Calibri"/>
                <w:szCs w:val="20"/>
              </w:rPr>
            </w:pPr>
          </w:p>
        </w:tc>
      </w:tr>
      <w:tr w:rsidR="00623D27" w:rsidTr="679E63AE" w14:paraId="5026942C"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25:00Z" w:id="567"/>
        </w:trPr>
        <w:tc>
          <w:tcPr>
            <w:tcW w:w="2814" w:type="dxa"/>
          </w:tcPr>
          <w:p w:rsidR="00623D27" w:rsidP="679E63AE" w:rsidRDefault="00623D27" w14:paraId="13C47DFB" w14:textId="7227C323">
            <w:pPr>
              <w:pStyle w:val="NormalTable"/>
              <w:rPr>
                <w:ins w:author="Dwayne Carter" w:date="2026-02-20T18:25:00Z" w16du:dateUtc="2026-02-20T23:25:00Z" w:id="568"/>
                <w:rFonts w:ascii="Calibri" w:hAnsi="Calibri" w:eastAsia="Calibri"/>
                <w:szCs w:val="20"/>
              </w:rPr>
            </w:pPr>
            <w:ins w:author="Dwayne Carter" w:date="2026-02-20T18:25:00Z" w16du:dateUtc="2026-02-20T23:25:00Z" w:id="569">
              <w:r>
                <w:rPr>
                  <w:rFonts w:ascii="Calibri" w:hAnsi="Calibri" w:eastAsia="Calibri"/>
                  <w:szCs w:val="20"/>
                </w:rPr>
                <w:t>Compliance Case</w:t>
              </w:r>
            </w:ins>
          </w:p>
        </w:tc>
        <w:tc>
          <w:tcPr>
            <w:tcW w:w="6349" w:type="dxa"/>
          </w:tcPr>
          <w:p w:rsidRPr="679E63AE" w:rsidR="00623D27" w:rsidP="679E63AE" w:rsidRDefault="00623D27" w14:paraId="7421CF9C" w14:textId="77777777">
            <w:pPr>
              <w:pStyle w:val="NormalTable"/>
              <w:rPr>
                <w:ins w:author="Dwayne Carter" w:date="2026-02-20T18:25:00Z" w16du:dateUtc="2026-02-20T23:25:00Z" w:id="570"/>
                <w:rFonts w:ascii="Calibri" w:hAnsi="Calibri" w:eastAsia="Calibri"/>
                <w:szCs w:val="20"/>
              </w:rPr>
            </w:pPr>
          </w:p>
        </w:tc>
      </w:tr>
      <w:tr w:rsidR="00623D27" w:rsidTr="679E63AE" w14:paraId="5A4713BE" w14:textId="77777777">
        <w:trPr>
          <w:trHeight w:val="300"/>
          <w:ins w:author="Dwayne Carter" w:date="2026-02-20T18:26:00Z" w:id="571"/>
        </w:trPr>
        <w:tc>
          <w:tcPr>
            <w:tcW w:w="2814" w:type="dxa"/>
          </w:tcPr>
          <w:p w:rsidR="00623D27" w:rsidP="679E63AE" w:rsidRDefault="00623D27" w14:paraId="25738CD8" w14:textId="1BD2DBDD">
            <w:pPr>
              <w:pStyle w:val="NormalTable"/>
              <w:rPr>
                <w:ins w:author="Dwayne Carter" w:date="2026-02-20T18:26:00Z" w16du:dateUtc="2026-02-20T23:26:00Z" w:id="572"/>
                <w:rFonts w:ascii="Calibri" w:hAnsi="Calibri" w:eastAsia="Calibri"/>
                <w:szCs w:val="20"/>
              </w:rPr>
            </w:pPr>
            <w:ins w:author="Dwayne Carter" w:date="2026-02-20T18:26:00Z" w16du:dateUtc="2026-02-20T23:26:00Z" w:id="573">
              <w:r>
                <w:rPr>
                  <w:rFonts w:ascii="Calibri" w:hAnsi="Calibri" w:eastAsia="Calibri"/>
                  <w:szCs w:val="20"/>
                </w:rPr>
                <w:t>Recipient Explanation of Medicaid Benefits (REOMB)</w:t>
              </w:r>
            </w:ins>
          </w:p>
        </w:tc>
        <w:tc>
          <w:tcPr>
            <w:tcW w:w="6349" w:type="dxa"/>
          </w:tcPr>
          <w:p w:rsidRPr="679E63AE" w:rsidR="00623D27" w:rsidP="679E63AE" w:rsidRDefault="00623D27" w14:paraId="5CEF1009" w14:textId="77777777">
            <w:pPr>
              <w:pStyle w:val="NormalTable"/>
              <w:rPr>
                <w:ins w:author="Dwayne Carter" w:date="2026-02-20T18:26:00Z" w16du:dateUtc="2026-02-20T23:26:00Z" w:id="574"/>
                <w:rFonts w:ascii="Calibri" w:hAnsi="Calibri" w:eastAsia="Calibri"/>
                <w:szCs w:val="20"/>
              </w:rPr>
            </w:pPr>
          </w:p>
        </w:tc>
      </w:tr>
      <w:tr w:rsidR="40ED1A22" w:rsidTr="679E63AE" w14:paraId="53D03F2A"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7B4084" w:rsidR="40ED1A22" w:rsidP="679E63AE" w:rsidRDefault="679E63AE" w14:paraId="0B8C59FE" w14:textId="39BBCDF7">
            <w:pPr>
              <w:pStyle w:val="NormalTable"/>
              <w:rPr>
                <w:rFonts w:ascii="Calibri" w:hAnsi="Calibri" w:eastAsia="Calibri"/>
                <w:strike/>
                <w:szCs w:val="20"/>
                <w:rPrChange w:author="Dwayne Carter" w:date="2026-02-20T18:32:00Z" w16du:dateUtc="2026-02-20T23:32:00Z" w:id="575">
                  <w:rPr>
                    <w:rFonts w:ascii="Calibri" w:hAnsi="Calibri" w:eastAsia="Calibri"/>
                    <w:szCs w:val="20"/>
                  </w:rPr>
                </w:rPrChange>
              </w:rPr>
            </w:pPr>
            <w:r w:rsidRPr="007B4084">
              <w:rPr>
                <w:rFonts w:ascii="Calibri" w:hAnsi="Calibri" w:eastAsia="Calibri"/>
                <w:strike/>
                <w:szCs w:val="20"/>
                <w:rPrChange w:author="Dwayne Carter" w:date="2026-02-20T18:32:00Z" w16du:dateUtc="2026-02-20T23:32:00Z" w:id="576">
                  <w:rPr>
                    <w:rFonts w:ascii="Calibri" w:hAnsi="Calibri" w:eastAsia="Calibri"/>
                    <w:szCs w:val="20"/>
                  </w:rPr>
                </w:rPrChange>
              </w:rPr>
              <w:t>Compliance Identity and Metadata</w:t>
            </w:r>
          </w:p>
        </w:tc>
        <w:tc>
          <w:tcPr>
            <w:tcW w:w="6349" w:type="dxa"/>
          </w:tcPr>
          <w:p w:rsidRPr="007B4084" w:rsidR="40ED1A22" w:rsidP="679E63AE" w:rsidRDefault="679E63AE" w14:paraId="6C4ECE19" w14:textId="06CB3064">
            <w:pPr>
              <w:pStyle w:val="NormalTable"/>
              <w:rPr>
                <w:rFonts w:ascii="Calibri" w:hAnsi="Calibri" w:eastAsia="Calibri"/>
                <w:strike/>
                <w:szCs w:val="20"/>
                <w:rPrChange w:author="Dwayne Carter" w:date="2026-02-20T18:32:00Z" w16du:dateUtc="2026-02-20T23:32:00Z" w:id="577">
                  <w:rPr>
                    <w:rFonts w:ascii="Calibri" w:hAnsi="Calibri" w:eastAsia="Calibri"/>
                    <w:szCs w:val="20"/>
                  </w:rPr>
                </w:rPrChange>
              </w:rPr>
            </w:pPr>
            <w:r w:rsidRPr="007B4084">
              <w:rPr>
                <w:rFonts w:ascii="Calibri" w:hAnsi="Calibri" w:eastAsia="Calibri"/>
                <w:strike/>
                <w:szCs w:val="20"/>
                <w:rPrChange w:author="Dwayne Carter" w:date="2026-02-20T18:32:00Z" w16du:dateUtc="2026-02-20T23:32:00Z" w:id="578">
                  <w:rPr>
                    <w:rFonts w:ascii="Calibri" w:hAnsi="Calibri" w:eastAsia="Calibri"/>
                    <w:szCs w:val="20"/>
                  </w:rPr>
                </w:rPrChange>
              </w:rPr>
              <w:t>Identifiers and provenance for compliance artifacts and records (e.g., compliance case ID, audit ID, policy ID, jurisdiction, effective/expiration dates, versioning, owning program and responsible steward) used to track and correlate activities and evidence.</w:t>
            </w:r>
          </w:p>
        </w:tc>
      </w:tr>
      <w:tr w:rsidR="40ED1A22" w:rsidTr="679E63AE" w14:paraId="143E260B" w14:textId="77777777">
        <w:trPr>
          <w:trHeight w:val="300"/>
        </w:trPr>
        <w:tc>
          <w:tcPr>
            <w:tcW w:w="2814" w:type="dxa"/>
          </w:tcPr>
          <w:p w:rsidRPr="007B4084" w:rsidR="40ED1A22" w:rsidP="679E63AE" w:rsidRDefault="679E63AE" w14:paraId="435C4E3E" w14:textId="1393ED62">
            <w:pPr>
              <w:pStyle w:val="NormalTable"/>
              <w:rPr>
                <w:rFonts w:ascii="Calibri" w:hAnsi="Calibri" w:eastAsia="Calibri"/>
                <w:strike/>
                <w:szCs w:val="20"/>
                <w:rPrChange w:author="Dwayne Carter" w:date="2026-02-20T18:32:00Z" w16du:dateUtc="2026-02-20T23:32:00Z" w:id="579">
                  <w:rPr>
                    <w:rFonts w:ascii="Calibri" w:hAnsi="Calibri" w:eastAsia="Calibri"/>
                    <w:szCs w:val="20"/>
                  </w:rPr>
                </w:rPrChange>
              </w:rPr>
            </w:pPr>
            <w:r w:rsidRPr="007B4084">
              <w:rPr>
                <w:rFonts w:ascii="Calibri" w:hAnsi="Calibri" w:eastAsia="Calibri"/>
                <w:strike/>
                <w:szCs w:val="20"/>
                <w:rPrChange w:author="Dwayne Carter" w:date="2026-02-20T18:32:00Z" w16du:dateUtc="2026-02-20T23:32:00Z" w:id="580">
                  <w:rPr>
                    <w:rFonts w:ascii="Calibri" w:hAnsi="Calibri" w:eastAsia="Calibri"/>
                    <w:szCs w:val="20"/>
                  </w:rPr>
                </w:rPrChange>
              </w:rPr>
              <w:t>Provider Assessments</w:t>
            </w:r>
          </w:p>
        </w:tc>
        <w:tc>
          <w:tcPr>
            <w:tcW w:w="6349" w:type="dxa"/>
          </w:tcPr>
          <w:p w:rsidRPr="007B4084" w:rsidR="40ED1A22" w:rsidP="679E63AE" w:rsidRDefault="679E63AE" w14:paraId="2B6486E0" w14:textId="2D069002">
            <w:pPr>
              <w:pStyle w:val="NormalTable"/>
              <w:rPr>
                <w:rFonts w:ascii="Calibri" w:hAnsi="Calibri" w:eastAsia="Calibri"/>
                <w:strike/>
                <w:szCs w:val="20"/>
                <w:rPrChange w:author="Dwayne Carter" w:date="2026-02-20T18:32:00Z" w16du:dateUtc="2026-02-20T23:32:00Z" w:id="581">
                  <w:rPr>
                    <w:rFonts w:ascii="Calibri" w:hAnsi="Calibri" w:eastAsia="Calibri"/>
                    <w:szCs w:val="20"/>
                  </w:rPr>
                </w:rPrChange>
              </w:rPr>
            </w:pPr>
            <w:r w:rsidRPr="007B4084">
              <w:rPr>
                <w:rFonts w:ascii="Calibri" w:hAnsi="Calibri" w:eastAsia="Calibri"/>
                <w:strike/>
                <w:szCs w:val="20"/>
                <w:rPrChange w:author="Dwayne Carter" w:date="2026-02-20T18:32:00Z" w16du:dateUtc="2026-02-20T23:32:00Z" w:id="582">
                  <w:rPr>
                    <w:rFonts w:ascii="Calibri" w:hAnsi="Calibri" w:eastAsia="Calibri"/>
                    <w:szCs w:val="20"/>
                  </w:rPr>
                </w:rPrChange>
              </w:rPr>
              <w:t>Information about a provider's performance in areas such as efficiency, process and patient outcomes for targeted health quality measures. Category includes sanction and integrity information.</w:t>
            </w:r>
          </w:p>
        </w:tc>
      </w:tr>
      <w:tr w:rsidR="40ED1A22" w:rsidTr="679E63AE" w14:paraId="5E1D5F09"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7B4084" w:rsidR="40ED1A22" w:rsidP="679E63AE" w:rsidRDefault="679E63AE" w14:paraId="16EBEED8" w14:textId="6558DBCF">
            <w:pPr>
              <w:pStyle w:val="NormalTable"/>
              <w:rPr>
                <w:rFonts w:ascii="Calibri" w:hAnsi="Calibri" w:eastAsia="Calibri"/>
                <w:strike/>
                <w:szCs w:val="20"/>
                <w:rPrChange w:author="Dwayne Carter" w:date="2026-02-20T18:32:00Z" w16du:dateUtc="2026-02-20T23:32:00Z" w:id="583">
                  <w:rPr>
                    <w:rFonts w:ascii="Calibri" w:hAnsi="Calibri" w:eastAsia="Calibri"/>
                    <w:szCs w:val="20"/>
                  </w:rPr>
                </w:rPrChange>
              </w:rPr>
            </w:pPr>
            <w:commentRangeStart w:id="584"/>
            <w:r w:rsidRPr="007B4084">
              <w:rPr>
                <w:rFonts w:ascii="Calibri" w:hAnsi="Calibri" w:eastAsia="Calibri"/>
                <w:strike/>
                <w:szCs w:val="20"/>
                <w:rPrChange w:author="Dwayne Carter" w:date="2026-02-20T18:32:00Z" w16du:dateUtc="2026-02-20T23:32:00Z" w:id="585">
                  <w:rPr>
                    <w:rFonts w:ascii="Calibri" w:hAnsi="Calibri" w:eastAsia="Calibri"/>
                    <w:szCs w:val="20"/>
                  </w:rPr>
                </w:rPrChange>
              </w:rPr>
              <w:t>Member Assessments</w:t>
            </w:r>
          </w:p>
        </w:tc>
        <w:tc>
          <w:tcPr>
            <w:tcW w:w="6349" w:type="dxa"/>
          </w:tcPr>
          <w:p w:rsidRPr="007B4084" w:rsidR="40ED1A22" w:rsidP="679E63AE" w:rsidRDefault="679E63AE" w14:paraId="68E631E5" w14:textId="1CF577A2">
            <w:pPr>
              <w:pStyle w:val="NormalTable"/>
              <w:rPr>
                <w:rFonts w:ascii="Calibri" w:hAnsi="Calibri" w:eastAsia="Calibri"/>
                <w:strike/>
                <w:szCs w:val="20"/>
                <w:rPrChange w:author="Dwayne Carter" w:date="2026-02-20T18:32:00Z" w16du:dateUtc="2026-02-20T23:32:00Z" w:id="586">
                  <w:rPr>
                    <w:rFonts w:ascii="Calibri" w:hAnsi="Calibri" w:eastAsia="Calibri"/>
                    <w:szCs w:val="20"/>
                  </w:rPr>
                </w:rPrChange>
              </w:rPr>
            </w:pPr>
            <w:r w:rsidRPr="007B4084">
              <w:rPr>
                <w:rFonts w:ascii="Calibri" w:hAnsi="Calibri" w:eastAsia="Calibri"/>
                <w:strike/>
                <w:szCs w:val="20"/>
                <w:rPrChange w:author="Dwayne Carter" w:date="2026-02-20T18:32:00Z" w16du:dateUtc="2026-02-20T23:32:00Z" w:id="587">
                  <w:rPr>
                    <w:rFonts w:ascii="Calibri" w:hAnsi="Calibri" w:eastAsia="Calibri"/>
                    <w:szCs w:val="20"/>
                  </w:rPr>
                </w:rPrChange>
              </w:rPr>
              <w:t>Information about an individual's assessment, experience and outcomes related to health care delivery; gathered through surveys.</w:t>
            </w:r>
            <w:commentRangeEnd w:id="584"/>
            <w:r w:rsidRPr="007B4084" w:rsidR="007B4084">
              <w:rPr>
                <w:rStyle w:val="CommentReference"/>
                <w:rFonts w:ascii="Calibri" w:hAnsi="Calibri" w:eastAsia="Calibri"/>
                <w:strike/>
                <w:sz w:val="20"/>
                <w:szCs w:val="20"/>
                <w:rPrChange w:author="Dwayne Carter" w:date="2026-02-20T18:32:00Z" w16du:dateUtc="2026-02-20T23:32:00Z" w:id="588">
                  <w:rPr>
                    <w:rStyle w:val="CommentReference"/>
                    <w:rFonts w:ascii="Calibri" w:hAnsi="Calibri" w:eastAsia="Calibri"/>
                    <w:sz w:val="20"/>
                    <w:szCs w:val="20"/>
                  </w:rPr>
                </w:rPrChange>
              </w:rPr>
              <w:commentReference w:id="584"/>
            </w:r>
          </w:p>
        </w:tc>
      </w:tr>
      <w:tr w:rsidR="40ED1A22" w:rsidTr="679E63AE" w14:paraId="70E5F4FC" w14:textId="77777777">
        <w:trPr>
          <w:trHeight w:val="300"/>
        </w:trPr>
        <w:tc>
          <w:tcPr>
            <w:tcW w:w="2814" w:type="dxa"/>
          </w:tcPr>
          <w:p w:rsidRPr="007B4084" w:rsidR="40ED1A22" w:rsidP="679E63AE" w:rsidRDefault="679E63AE" w14:paraId="1BD2939F" w14:textId="6FD03415">
            <w:pPr>
              <w:pStyle w:val="NormalTable"/>
              <w:rPr>
                <w:rFonts w:ascii="Calibri" w:hAnsi="Calibri" w:eastAsia="Calibri"/>
                <w:strike/>
                <w:szCs w:val="20"/>
                <w:rPrChange w:author="Dwayne Carter" w:date="2026-02-20T18:32:00Z" w16du:dateUtc="2026-02-20T23:32:00Z" w:id="589">
                  <w:rPr>
                    <w:rFonts w:ascii="Calibri" w:hAnsi="Calibri" w:eastAsia="Calibri"/>
                    <w:szCs w:val="20"/>
                  </w:rPr>
                </w:rPrChange>
              </w:rPr>
            </w:pPr>
            <w:r w:rsidRPr="007B4084">
              <w:rPr>
                <w:rFonts w:ascii="Calibri" w:hAnsi="Calibri" w:eastAsia="Calibri"/>
                <w:strike/>
                <w:szCs w:val="20"/>
                <w:rPrChange w:author="Dwayne Carter" w:date="2026-02-20T18:32:00Z" w16du:dateUtc="2026-02-20T23:32:00Z" w:id="590">
                  <w:rPr>
                    <w:rFonts w:ascii="Calibri" w:hAnsi="Calibri" w:eastAsia="Calibri"/>
                    <w:szCs w:val="20"/>
                  </w:rPr>
                </w:rPrChange>
              </w:rPr>
              <w:t>Regulatory Requirements and Obligations</w:t>
            </w:r>
          </w:p>
        </w:tc>
        <w:tc>
          <w:tcPr>
            <w:tcW w:w="6349" w:type="dxa"/>
          </w:tcPr>
          <w:p w:rsidRPr="007B4084" w:rsidR="40ED1A22" w:rsidP="679E63AE" w:rsidRDefault="679E63AE" w14:paraId="73C86E81" w14:textId="2A8EE25A">
            <w:pPr>
              <w:pStyle w:val="NormalTable"/>
              <w:rPr>
                <w:rFonts w:ascii="Calibri" w:hAnsi="Calibri" w:eastAsia="Calibri"/>
                <w:strike/>
                <w:szCs w:val="20"/>
                <w:rPrChange w:author="Dwayne Carter" w:date="2026-02-20T18:32:00Z" w16du:dateUtc="2026-02-20T23:32:00Z" w:id="591">
                  <w:rPr>
                    <w:rFonts w:ascii="Calibri" w:hAnsi="Calibri" w:eastAsia="Calibri"/>
                    <w:szCs w:val="20"/>
                  </w:rPr>
                </w:rPrChange>
              </w:rPr>
            </w:pPr>
            <w:r w:rsidRPr="007B4084">
              <w:rPr>
                <w:rFonts w:ascii="Calibri" w:hAnsi="Calibri" w:eastAsia="Calibri"/>
                <w:strike/>
                <w:szCs w:val="20"/>
                <w:rPrChange w:author="Dwayne Carter" w:date="2026-02-20T18:32:00Z" w16du:dateUtc="2026-02-20T23:32:00Z" w:id="592">
                  <w:rPr>
                    <w:rFonts w:ascii="Calibri" w:hAnsi="Calibri" w:eastAsia="Calibri"/>
                    <w:szCs w:val="20"/>
                  </w:rPr>
                </w:rPrChange>
              </w:rPr>
              <w:t>Information about applicable laws, regulations, waiver terms, federal/state statutes, CMS guidance, program-specific mandates and required obligations, including scope, applicability, effective dates and cross-references used to determine compliance requirements.</w:t>
            </w:r>
          </w:p>
        </w:tc>
      </w:tr>
      <w:tr w:rsidR="40ED1A22" w:rsidTr="679E63AE" w14:paraId="61E012F9"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7B4084" w:rsidR="40ED1A22" w:rsidP="679E63AE" w:rsidRDefault="679E63AE" w14:paraId="025FF1D5" w14:textId="2E2A3FE7">
            <w:pPr>
              <w:pStyle w:val="NormalTable"/>
              <w:rPr>
                <w:rFonts w:ascii="Calibri" w:hAnsi="Calibri" w:eastAsia="Calibri"/>
                <w:strike/>
                <w:szCs w:val="20"/>
                <w:rPrChange w:author="Dwayne Carter" w:date="2026-02-20T18:34:00Z" w16du:dateUtc="2026-02-20T23:34:00Z" w:id="593">
                  <w:rPr>
                    <w:rFonts w:ascii="Calibri" w:hAnsi="Calibri" w:eastAsia="Calibri"/>
                    <w:szCs w:val="20"/>
                  </w:rPr>
                </w:rPrChange>
              </w:rPr>
            </w:pPr>
            <w:commentRangeStart w:id="594"/>
            <w:r w:rsidRPr="007B4084">
              <w:rPr>
                <w:rFonts w:ascii="Calibri" w:hAnsi="Calibri" w:eastAsia="Calibri"/>
                <w:strike/>
                <w:szCs w:val="20"/>
                <w:rPrChange w:author="Dwayne Carter" w:date="2026-02-20T18:34:00Z" w16du:dateUtc="2026-02-20T23:34:00Z" w:id="595">
                  <w:rPr>
                    <w:rFonts w:ascii="Calibri" w:hAnsi="Calibri" w:eastAsia="Calibri"/>
                    <w:szCs w:val="20"/>
                  </w:rPr>
                </w:rPrChange>
              </w:rPr>
              <w:t>Policies, Procedures and Standards</w:t>
            </w:r>
          </w:p>
        </w:tc>
        <w:tc>
          <w:tcPr>
            <w:tcW w:w="6349" w:type="dxa"/>
          </w:tcPr>
          <w:p w:rsidRPr="007B4084" w:rsidR="40ED1A22" w:rsidP="679E63AE" w:rsidRDefault="679E63AE" w14:paraId="3A511770" w14:textId="7A3AF941">
            <w:pPr>
              <w:pStyle w:val="NormalTable"/>
              <w:rPr>
                <w:rFonts w:ascii="Calibri" w:hAnsi="Calibri" w:eastAsia="Calibri"/>
                <w:strike/>
                <w:szCs w:val="20"/>
                <w:rPrChange w:author="Dwayne Carter" w:date="2026-02-20T18:34:00Z" w16du:dateUtc="2026-02-20T23:34:00Z" w:id="596">
                  <w:rPr>
                    <w:rFonts w:ascii="Calibri" w:hAnsi="Calibri" w:eastAsia="Calibri"/>
                    <w:szCs w:val="20"/>
                  </w:rPr>
                </w:rPrChange>
              </w:rPr>
            </w:pPr>
            <w:r w:rsidRPr="007B4084">
              <w:rPr>
                <w:rFonts w:ascii="Calibri" w:hAnsi="Calibri" w:eastAsia="Calibri"/>
                <w:strike/>
                <w:szCs w:val="20"/>
                <w:rPrChange w:author="Dwayne Carter" w:date="2026-02-20T18:34:00Z" w16du:dateUtc="2026-02-20T23:34:00Z" w:id="597">
                  <w:rPr>
                    <w:rFonts w:ascii="Calibri" w:hAnsi="Calibri" w:eastAsia="Calibri"/>
                    <w:szCs w:val="20"/>
                  </w:rPr>
                </w:rPrChange>
              </w:rPr>
              <w:t>Information about internal policies, standard operating procedures, control standards, codes of conduct and documented business rules that implement regulatory obligations and organizational expectations.</w:t>
            </w:r>
            <w:commentRangeEnd w:id="594"/>
            <w:r w:rsidRPr="007B4084" w:rsidR="007B4084">
              <w:rPr>
                <w:rStyle w:val="CommentReference"/>
                <w:rFonts w:ascii="Calibri" w:hAnsi="Calibri" w:eastAsia="Calibri"/>
                <w:strike/>
                <w:sz w:val="20"/>
                <w:szCs w:val="20"/>
                <w:rPrChange w:author="Dwayne Carter" w:date="2026-02-20T18:34:00Z" w16du:dateUtc="2026-02-20T23:34:00Z" w:id="598">
                  <w:rPr>
                    <w:rStyle w:val="CommentReference"/>
                    <w:rFonts w:ascii="Calibri" w:hAnsi="Calibri" w:eastAsia="Calibri"/>
                    <w:sz w:val="20"/>
                    <w:szCs w:val="20"/>
                  </w:rPr>
                </w:rPrChange>
              </w:rPr>
              <w:commentReference w:id="594"/>
            </w:r>
          </w:p>
        </w:tc>
      </w:tr>
      <w:tr w:rsidR="40ED1A22" w:rsidTr="679E63AE" w14:paraId="17CEA7D6" w14:textId="77777777">
        <w:trPr>
          <w:trHeight w:val="300"/>
        </w:trPr>
        <w:tc>
          <w:tcPr>
            <w:tcW w:w="2814" w:type="dxa"/>
          </w:tcPr>
          <w:p w:rsidR="40ED1A22" w:rsidP="679E63AE" w:rsidRDefault="679E63AE" w14:paraId="3754F8A0" w14:textId="14476DD2">
            <w:pPr>
              <w:pStyle w:val="NormalTable"/>
              <w:rPr>
                <w:rFonts w:ascii="Calibri" w:hAnsi="Calibri" w:eastAsia="Calibri"/>
                <w:szCs w:val="20"/>
              </w:rPr>
            </w:pPr>
            <w:del w:author="Dwayne Carter" w:date="2026-02-20T18:37:00Z" w16du:dateUtc="2026-02-20T23:37:00Z" w:id="599">
              <w:r w:rsidRPr="679E63AE" w:rsidDel="007B4084">
                <w:rPr>
                  <w:rFonts w:ascii="Calibri" w:hAnsi="Calibri" w:eastAsia="Calibri"/>
                  <w:szCs w:val="20"/>
                </w:rPr>
                <w:delText>Risk Assessments and Control Framework</w:delText>
              </w:r>
            </w:del>
            <w:ins w:author="Dwayne Carter" w:date="2026-02-20T18:37:00Z" w16du:dateUtc="2026-02-20T23:37:00Z" w:id="600">
              <w:r w:rsidR="007B4084">
                <w:rPr>
                  <w:rFonts w:ascii="Calibri" w:hAnsi="Calibri" w:eastAsia="Calibri"/>
                  <w:szCs w:val="20"/>
                </w:rPr>
                <w:t>Compliance Risk</w:t>
              </w:r>
            </w:ins>
          </w:p>
        </w:tc>
        <w:tc>
          <w:tcPr>
            <w:tcW w:w="6349" w:type="dxa"/>
          </w:tcPr>
          <w:p w:rsidR="40ED1A22" w:rsidP="679E63AE" w:rsidRDefault="679E63AE" w14:paraId="79E2EF43" w14:textId="7FBC7022">
            <w:pPr>
              <w:pStyle w:val="NormalTable"/>
              <w:rPr>
                <w:rFonts w:ascii="Calibri" w:hAnsi="Calibri" w:eastAsia="Calibri"/>
                <w:szCs w:val="20"/>
              </w:rPr>
            </w:pPr>
            <w:r w:rsidRPr="679E63AE">
              <w:rPr>
                <w:rFonts w:ascii="Calibri" w:hAnsi="Calibri" w:eastAsia="Calibri"/>
                <w:szCs w:val="20"/>
              </w:rPr>
              <w:t>Information about compliance risks, control objectives, control types (preventive/detective/corrective), control owners, risk ratings and assessment schedules used to prioritize monitoring and mitigation.</w:t>
            </w:r>
          </w:p>
        </w:tc>
      </w:tr>
      <w:tr w:rsidR="40ED1A22" w:rsidTr="679E63AE" w14:paraId="5F912326"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7B4084" w:rsidR="40ED1A22" w:rsidP="679E63AE" w:rsidRDefault="679E63AE" w14:paraId="0C966CC2" w14:textId="4303D0A5">
            <w:pPr>
              <w:pStyle w:val="NormalTable"/>
              <w:rPr>
                <w:rFonts w:ascii="Calibri" w:hAnsi="Calibri" w:eastAsia="Calibri"/>
                <w:strike/>
                <w:szCs w:val="20"/>
                <w:rPrChange w:author="Dwayne Carter" w:date="2026-02-20T18:37:00Z" w16du:dateUtc="2026-02-20T23:37:00Z" w:id="601">
                  <w:rPr>
                    <w:rFonts w:ascii="Calibri" w:hAnsi="Calibri" w:eastAsia="Calibri"/>
                    <w:szCs w:val="20"/>
                  </w:rPr>
                </w:rPrChange>
              </w:rPr>
            </w:pPr>
            <w:r w:rsidRPr="007B4084">
              <w:rPr>
                <w:rFonts w:ascii="Calibri" w:hAnsi="Calibri" w:eastAsia="Calibri"/>
                <w:strike/>
                <w:szCs w:val="20"/>
                <w:rPrChange w:author="Dwayne Carter" w:date="2026-02-20T18:37:00Z" w16du:dateUtc="2026-02-20T23:37:00Z" w:id="602">
                  <w:rPr>
                    <w:rFonts w:ascii="Calibri" w:hAnsi="Calibri" w:eastAsia="Calibri"/>
                    <w:szCs w:val="20"/>
                  </w:rPr>
                </w:rPrChange>
              </w:rPr>
              <w:t>Audits, Monitoring and Surveillance</w:t>
            </w:r>
          </w:p>
        </w:tc>
        <w:tc>
          <w:tcPr>
            <w:tcW w:w="6349" w:type="dxa"/>
          </w:tcPr>
          <w:p w:rsidR="40ED1A22" w:rsidP="679E63AE" w:rsidRDefault="679E63AE" w14:paraId="383EF247" w14:textId="0E7342E2">
            <w:pPr>
              <w:pStyle w:val="NormalTable"/>
              <w:rPr>
                <w:rFonts w:ascii="Calibri" w:hAnsi="Calibri" w:eastAsia="Calibri"/>
                <w:szCs w:val="20"/>
              </w:rPr>
            </w:pPr>
            <w:del w:author="Dwayne Carter" w:date="2026-02-20T18:30:00Z" w16du:dateUtc="2026-02-20T23:30:00Z" w:id="603">
              <w:r w:rsidRPr="679E63AE" w:rsidDel="007B4084">
                <w:rPr>
                  <w:rFonts w:ascii="Calibri" w:hAnsi="Calibri" w:eastAsia="Calibri"/>
                  <w:szCs w:val="20"/>
                </w:rPr>
                <w:delText>Information about audit and monitoring activities (internal reviews, external audits, CMS audits, program integrity reviews), associated scopes, sampling frames, evidence requirements and monitoring findings data needed for oversight and audit readiness.</w:delText>
              </w:r>
            </w:del>
          </w:p>
        </w:tc>
      </w:tr>
      <w:tr w:rsidR="40ED1A22" w:rsidTr="679E63AE" w14:paraId="1F5392D7" w14:textId="77777777">
        <w:trPr>
          <w:trHeight w:val="300"/>
        </w:trPr>
        <w:tc>
          <w:tcPr>
            <w:tcW w:w="2814" w:type="dxa"/>
          </w:tcPr>
          <w:p w:rsidR="40ED1A22" w:rsidP="679E63AE" w:rsidRDefault="679E63AE" w14:paraId="62B813C8" w14:textId="1F85C35C">
            <w:pPr>
              <w:pStyle w:val="NormalTable"/>
              <w:rPr>
                <w:rFonts w:ascii="Calibri" w:hAnsi="Calibri" w:eastAsia="Calibri"/>
                <w:szCs w:val="20"/>
              </w:rPr>
            </w:pPr>
            <w:commentRangeStart w:id="604"/>
            <w:r w:rsidRPr="679E63AE">
              <w:rPr>
                <w:rFonts w:ascii="Calibri" w:hAnsi="Calibri" w:eastAsia="Calibri"/>
                <w:szCs w:val="20"/>
              </w:rPr>
              <w:t>Incidents, Investigations and Enforcement</w:t>
            </w:r>
          </w:p>
        </w:tc>
        <w:tc>
          <w:tcPr>
            <w:tcW w:w="6349" w:type="dxa"/>
          </w:tcPr>
          <w:p w:rsidR="40ED1A22" w:rsidP="679E63AE" w:rsidRDefault="679E63AE" w14:paraId="08F84E4D" w14:textId="71051876">
            <w:pPr>
              <w:pStyle w:val="NormalTable"/>
              <w:rPr>
                <w:rFonts w:ascii="Calibri" w:hAnsi="Calibri" w:eastAsia="Calibri"/>
                <w:szCs w:val="20"/>
              </w:rPr>
            </w:pPr>
            <w:r w:rsidRPr="679E63AE">
              <w:rPr>
                <w:rFonts w:ascii="Calibri" w:hAnsi="Calibri" w:eastAsia="Calibri"/>
                <w:szCs w:val="20"/>
              </w:rPr>
              <w:t>Information about reported incidents, complaints, hotline/whistleblower reports, investigations, case findings, enforcement actions, sanctions, exclusions and related legal referrals or prosecutions.</w:t>
            </w:r>
            <w:commentRangeEnd w:id="604"/>
            <w:r w:rsidR="008C3FB7">
              <w:rPr>
                <w:rStyle w:val="CommentReference"/>
                <w:rFonts w:ascii="Calibri" w:hAnsi="Calibri" w:eastAsia="Calibri"/>
                <w:sz w:val="20"/>
                <w:szCs w:val="20"/>
              </w:rPr>
              <w:commentReference w:id="604"/>
            </w:r>
          </w:p>
        </w:tc>
      </w:tr>
      <w:tr w:rsidR="40B6BBDE" w:rsidTr="679E63AE" w14:paraId="101142C8"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40B6BBDE" w:rsidP="679E63AE" w:rsidRDefault="679E63AE" w14:paraId="61A6B844" w14:textId="3CB7DA59">
            <w:pPr>
              <w:pStyle w:val="NormalTable"/>
              <w:rPr>
                <w:rFonts w:ascii="Calibri" w:hAnsi="Calibri" w:eastAsia="Calibri"/>
                <w:szCs w:val="20"/>
              </w:rPr>
            </w:pPr>
            <w:r w:rsidRPr="679E63AE">
              <w:rPr>
                <w:rFonts w:ascii="Calibri" w:hAnsi="Calibri" w:eastAsia="Calibri"/>
                <w:szCs w:val="20"/>
              </w:rPr>
              <w:t>Corrective Action Plans and Remediation Tracking</w:t>
            </w:r>
          </w:p>
        </w:tc>
        <w:tc>
          <w:tcPr>
            <w:tcW w:w="6349" w:type="dxa"/>
          </w:tcPr>
          <w:p w:rsidR="40B6BBDE" w:rsidP="679E63AE" w:rsidRDefault="679E63AE" w14:paraId="07D66305" w14:textId="6FDE5B13">
            <w:pPr>
              <w:pStyle w:val="NormalTable"/>
              <w:rPr>
                <w:rFonts w:ascii="Calibri" w:hAnsi="Calibri" w:eastAsia="Calibri"/>
                <w:szCs w:val="20"/>
              </w:rPr>
            </w:pPr>
            <w:r w:rsidRPr="679E63AE">
              <w:rPr>
                <w:rFonts w:ascii="Calibri" w:hAnsi="Calibri" w:eastAsia="Calibri"/>
                <w:szCs w:val="20"/>
              </w:rPr>
              <w:t>Information about corrective action plans (CAPs), remediation tasks, responsible parties, milestones, validation/verification evidence, status tracking and closure verification used to manage remediation lifecycle.</w:t>
            </w:r>
          </w:p>
        </w:tc>
      </w:tr>
      <w:tr w:rsidR="40B6BBDE" w:rsidTr="679E63AE" w14:paraId="6BE655AA" w14:textId="77777777">
        <w:trPr>
          <w:trHeight w:val="300"/>
        </w:trPr>
        <w:tc>
          <w:tcPr>
            <w:tcW w:w="2814" w:type="dxa"/>
          </w:tcPr>
          <w:p w:rsidR="40B6BBDE" w:rsidP="679E63AE" w:rsidRDefault="679E63AE" w14:paraId="49D944AE" w14:textId="05752112">
            <w:pPr>
              <w:pStyle w:val="NormalTable"/>
              <w:rPr>
                <w:rFonts w:ascii="Calibri" w:hAnsi="Calibri" w:eastAsia="Calibri"/>
                <w:szCs w:val="20"/>
              </w:rPr>
            </w:pPr>
            <w:del w:author="Dwayne Carter" w:date="2026-02-20T18:40:00Z" w16du:dateUtc="2026-02-20T23:40:00Z" w:id="605">
              <w:r w:rsidRPr="679E63AE" w:rsidDel="008C3FB7">
                <w:rPr>
                  <w:rFonts w:ascii="Calibri" w:hAnsi="Calibri" w:eastAsia="Calibri"/>
                  <w:szCs w:val="20"/>
                </w:rPr>
                <w:delText>Reporting, Submissions and Notifications</w:delText>
              </w:r>
            </w:del>
            <w:ins w:author="Dwayne Carter" w:date="2026-02-20T18:40:00Z" w16du:dateUtc="2026-02-20T23:40:00Z" w:id="606">
              <w:r w:rsidR="008C3FB7">
                <w:rPr>
                  <w:rFonts w:ascii="Calibri" w:hAnsi="Calibri" w:eastAsia="Calibri"/>
                  <w:szCs w:val="20"/>
                </w:rPr>
                <w:t>Compliance Report</w:t>
              </w:r>
            </w:ins>
          </w:p>
        </w:tc>
        <w:tc>
          <w:tcPr>
            <w:tcW w:w="6349" w:type="dxa"/>
          </w:tcPr>
          <w:p w:rsidR="40B6BBDE" w:rsidP="679E63AE" w:rsidRDefault="679E63AE" w14:paraId="010D2683" w14:textId="04DF3798">
            <w:pPr>
              <w:pStyle w:val="NormalTable"/>
              <w:rPr>
                <w:rFonts w:ascii="Calibri" w:hAnsi="Calibri" w:eastAsia="Calibri"/>
                <w:szCs w:val="20"/>
              </w:rPr>
            </w:pPr>
            <w:r w:rsidRPr="679E63AE">
              <w:rPr>
                <w:rFonts w:ascii="Calibri" w:hAnsi="Calibri" w:eastAsia="Calibri"/>
                <w:szCs w:val="20"/>
              </w:rPr>
              <w:t>Information about mandatory and discretionary reports, submission types, reporting cadences, format/filing requirements, attestations, notifications to regulators and internal reporting workflows.</w:t>
            </w:r>
          </w:p>
        </w:tc>
      </w:tr>
      <w:tr w:rsidR="40B6BBDE" w:rsidTr="679E63AE" w14:paraId="0C4FB974"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C3FB7" w:rsidR="40B6BBDE" w:rsidP="679E63AE" w:rsidRDefault="679E63AE" w14:paraId="40061E34" w14:textId="2ED1BF17">
            <w:pPr>
              <w:pStyle w:val="NormalTable"/>
              <w:rPr>
                <w:rFonts w:ascii="Calibri" w:hAnsi="Calibri" w:eastAsia="Calibri"/>
                <w:strike/>
                <w:szCs w:val="20"/>
                <w:rPrChange w:author="Dwayne Carter" w:date="2026-02-20T18:40:00Z" w16du:dateUtc="2026-02-20T23:40:00Z" w:id="607">
                  <w:rPr>
                    <w:rFonts w:ascii="Calibri" w:hAnsi="Calibri" w:eastAsia="Calibri"/>
                    <w:szCs w:val="20"/>
                  </w:rPr>
                </w:rPrChange>
              </w:rPr>
            </w:pPr>
            <w:r w:rsidRPr="008C3FB7">
              <w:rPr>
                <w:rFonts w:ascii="Calibri" w:hAnsi="Calibri" w:eastAsia="Calibri"/>
                <w:strike/>
                <w:szCs w:val="20"/>
                <w:rPrChange w:author="Dwayne Carter" w:date="2026-02-20T18:40:00Z" w16du:dateUtc="2026-02-20T23:40:00Z" w:id="608">
                  <w:rPr>
                    <w:rFonts w:ascii="Calibri" w:hAnsi="Calibri" w:eastAsia="Calibri"/>
                    <w:szCs w:val="20"/>
                  </w:rPr>
                </w:rPrChange>
              </w:rPr>
              <w:t>Provider and Vendor Compliance</w:t>
            </w:r>
          </w:p>
        </w:tc>
        <w:tc>
          <w:tcPr>
            <w:tcW w:w="6349" w:type="dxa"/>
          </w:tcPr>
          <w:p w:rsidRPr="008C3FB7" w:rsidR="40B6BBDE" w:rsidP="679E63AE" w:rsidRDefault="679E63AE" w14:paraId="347F29FC" w14:textId="359FDF36">
            <w:pPr>
              <w:pStyle w:val="NormalTable"/>
              <w:rPr>
                <w:rFonts w:ascii="Calibri" w:hAnsi="Calibri" w:eastAsia="Calibri"/>
                <w:strike/>
                <w:szCs w:val="20"/>
                <w:rPrChange w:author="Dwayne Carter" w:date="2026-02-20T18:40:00Z" w16du:dateUtc="2026-02-20T23:40:00Z" w:id="609">
                  <w:rPr>
                    <w:rFonts w:ascii="Calibri" w:hAnsi="Calibri" w:eastAsia="Calibri"/>
                    <w:szCs w:val="20"/>
                  </w:rPr>
                </w:rPrChange>
              </w:rPr>
            </w:pPr>
            <w:r w:rsidRPr="008C3FB7">
              <w:rPr>
                <w:rFonts w:ascii="Calibri" w:hAnsi="Calibri" w:eastAsia="Calibri"/>
                <w:strike/>
                <w:szCs w:val="20"/>
                <w:rPrChange w:author="Dwayne Carter" w:date="2026-02-20T18:40:00Z" w16du:dateUtc="2026-02-20T23:40:00Z" w:id="610">
                  <w:rPr>
                    <w:rFonts w:ascii="Calibri" w:hAnsi="Calibri" w:eastAsia="Calibri"/>
                    <w:szCs w:val="20"/>
                  </w:rPr>
                </w:rPrChange>
              </w:rPr>
              <w:t>Information about provider and vendor compliance data including credentialing/licensure, exclusions and sanctions checks, contract compliance clauses, vendor attestations, third‑party audit results and corrective follow‑ups.</w:t>
            </w:r>
          </w:p>
        </w:tc>
      </w:tr>
      <w:tr w:rsidR="679E63AE" w:rsidDel="008C3FB7" w:rsidTr="679E63AE" w14:paraId="16702523" w14:textId="55F9A93E">
        <w:trPr>
          <w:trHeight w:val="300"/>
          <w:del w:author="Dwayne Carter" w:date="2026-02-20T18:48:00Z" w:id="611"/>
        </w:trPr>
        <w:tc>
          <w:tcPr>
            <w:tcW w:w="2814" w:type="dxa"/>
          </w:tcPr>
          <w:p w:rsidR="679E63AE" w:rsidDel="008C3FB7" w:rsidP="679E63AE" w:rsidRDefault="679E63AE" w14:paraId="0D30F807" w14:textId="4FBC3C4A">
            <w:pPr>
              <w:pStyle w:val="NormalTable"/>
              <w:rPr>
                <w:del w:author="Dwayne Carter" w:date="2026-02-20T18:48:00Z" w16du:dateUtc="2026-02-20T23:48:00Z" w:id="612"/>
                <w:rFonts w:ascii="Calibri" w:hAnsi="Calibri" w:eastAsia="Calibri"/>
                <w:szCs w:val="20"/>
              </w:rPr>
            </w:pPr>
            <w:del w:author="Dwayne Carter" w:date="2026-02-20T18:44:00Z" w16du:dateUtc="2026-02-20T23:44:00Z" w:id="613">
              <w:r w:rsidRPr="679E63AE" w:rsidDel="008C3FB7">
                <w:rPr>
                  <w:rFonts w:ascii="Calibri" w:hAnsi="Calibri" w:eastAsia="Calibri"/>
                  <w:szCs w:val="20"/>
                </w:rPr>
                <w:delText>Training, Certifications and Employee Compliance</w:delText>
              </w:r>
            </w:del>
          </w:p>
        </w:tc>
        <w:tc>
          <w:tcPr>
            <w:tcW w:w="6349" w:type="dxa"/>
          </w:tcPr>
          <w:p w:rsidR="679E63AE" w:rsidDel="008C3FB7" w:rsidP="679E63AE" w:rsidRDefault="679E63AE" w14:paraId="1D9F36B0" w14:textId="0361B216">
            <w:pPr>
              <w:pStyle w:val="NormalTable"/>
              <w:rPr>
                <w:del w:author="Dwayne Carter" w:date="2026-02-20T18:48:00Z" w16du:dateUtc="2026-02-20T23:48:00Z" w:id="614"/>
                <w:rFonts w:ascii="Calibri" w:hAnsi="Calibri" w:eastAsia="Calibri"/>
                <w:szCs w:val="20"/>
              </w:rPr>
            </w:pPr>
            <w:del w:author="Dwayne Carter" w:date="2026-02-20T18:44:00Z" w16du:dateUtc="2026-02-20T23:44:00Z" w:id="615">
              <w:r w:rsidRPr="679E63AE" w:rsidDel="008C3FB7">
                <w:rPr>
                  <w:rFonts w:ascii="Calibri" w:hAnsi="Calibri" w:eastAsia="Calibri"/>
                  <w:szCs w:val="20"/>
                </w:rPr>
                <w:delText>Information about compliance training, required certifications, acknowledgment records, annual attestation statuses, conflict of interest disclosures and personnel compliance records.</w:delText>
              </w:r>
            </w:del>
          </w:p>
        </w:tc>
      </w:tr>
      <w:tr w:rsidR="679E63AE" w:rsidDel="008C3FB7" w:rsidTr="679E63AE" w14:paraId="7E4AD0D9" w14:textId="54765A56">
        <w:trPr>
          <w:cnfStyle w:val="000000100000" w:firstRow="0" w:lastRow="0" w:firstColumn="0" w:lastColumn="0" w:oddVBand="0" w:evenVBand="0" w:oddHBand="1" w:evenHBand="0" w:firstRowFirstColumn="0" w:firstRowLastColumn="0" w:lastRowFirstColumn="0" w:lastRowLastColumn="0"/>
          <w:trHeight w:val="300"/>
          <w:del w:author="Dwayne Carter" w:date="2026-02-20T18:48:00Z" w:id="616"/>
        </w:trPr>
        <w:tc>
          <w:tcPr>
            <w:tcW w:w="2814" w:type="dxa"/>
          </w:tcPr>
          <w:p w:rsidR="679E63AE" w:rsidDel="008C3FB7" w:rsidP="679E63AE" w:rsidRDefault="679E63AE" w14:paraId="5AD1F40F" w14:textId="65DE92A7">
            <w:pPr>
              <w:pStyle w:val="NormalTable"/>
              <w:rPr>
                <w:del w:author="Dwayne Carter" w:date="2026-02-20T18:48:00Z" w16du:dateUtc="2026-02-20T23:48:00Z" w:id="617"/>
                <w:rFonts w:ascii="Calibri" w:hAnsi="Calibri" w:eastAsia="Calibri"/>
                <w:szCs w:val="20"/>
              </w:rPr>
            </w:pPr>
            <w:del w:author="Dwayne Carter" w:date="2026-02-20T18:45:00Z" w16du:dateUtc="2026-02-20T23:45:00Z" w:id="618">
              <w:r w:rsidRPr="679E63AE" w:rsidDel="008C3FB7">
                <w:rPr>
                  <w:rFonts w:ascii="Calibri" w:hAnsi="Calibri" w:eastAsia="Calibri"/>
                  <w:szCs w:val="20"/>
                </w:rPr>
                <w:delText>Privacy, Security and Data Protection Controls</w:delText>
              </w:r>
            </w:del>
          </w:p>
        </w:tc>
        <w:tc>
          <w:tcPr>
            <w:tcW w:w="6349" w:type="dxa"/>
          </w:tcPr>
          <w:p w:rsidR="679E63AE" w:rsidDel="008C3FB7" w:rsidP="679E63AE" w:rsidRDefault="679E63AE" w14:paraId="4FB9B9C1" w14:textId="26ACF66C">
            <w:pPr>
              <w:pStyle w:val="NormalTable"/>
              <w:rPr>
                <w:del w:author="Dwayne Carter" w:date="2026-02-20T18:48:00Z" w16du:dateUtc="2026-02-20T23:48:00Z" w:id="619"/>
                <w:rFonts w:ascii="Calibri" w:hAnsi="Calibri" w:eastAsia="Calibri"/>
                <w:szCs w:val="20"/>
              </w:rPr>
            </w:pPr>
            <w:del w:author="Dwayne Carter" w:date="2026-02-20T18:45:00Z" w16du:dateUtc="2026-02-20T23:45:00Z" w:id="620">
              <w:r w:rsidRPr="679E63AE" w:rsidDel="008C3FB7">
                <w:rPr>
                  <w:rFonts w:ascii="Calibri" w:hAnsi="Calibri" w:eastAsia="Calibri"/>
                  <w:szCs w:val="20"/>
                </w:rPr>
                <w:delText>Information about privacy and security obligations intersecting compliance (PHI/PII handling rules, consent/authorization logs, data sharing agreements, breach incidents, access review records, encryption and retention controls).</w:delText>
              </w:r>
            </w:del>
          </w:p>
        </w:tc>
      </w:tr>
      <w:tr w:rsidR="679E63AE" w:rsidDel="008C3FB7" w:rsidTr="679E63AE" w14:paraId="2EAC64BC" w14:textId="24FFD481">
        <w:trPr>
          <w:trHeight w:val="300"/>
          <w:del w:author="Dwayne Carter" w:date="2026-02-20T18:48:00Z" w:id="621"/>
        </w:trPr>
        <w:tc>
          <w:tcPr>
            <w:tcW w:w="2814" w:type="dxa"/>
          </w:tcPr>
          <w:p w:rsidR="679E63AE" w:rsidDel="008C3FB7" w:rsidP="679E63AE" w:rsidRDefault="679E63AE" w14:paraId="09B0EFFB" w14:textId="5B746B8F">
            <w:pPr>
              <w:pStyle w:val="NormalTable"/>
              <w:rPr>
                <w:del w:author="Dwayne Carter" w:date="2026-02-20T18:48:00Z" w16du:dateUtc="2026-02-20T23:48:00Z" w:id="622"/>
                <w:rFonts w:ascii="Calibri" w:hAnsi="Calibri" w:eastAsia="Calibri"/>
                <w:szCs w:val="20"/>
              </w:rPr>
            </w:pPr>
            <w:del w:author="Dwayne Carter" w:date="2026-02-20T18:47:00Z" w16du:dateUtc="2026-02-20T23:47:00Z" w:id="623">
              <w:r w:rsidRPr="679E63AE" w:rsidDel="008C3FB7">
                <w:rPr>
                  <w:rFonts w:ascii="Calibri" w:hAnsi="Calibri" w:eastAsia="Calibri"/>
                  <w:szCs w:val="20"/>
                </w:rPr>
                <w:delText>Evidence, Records Management and Retention</w:delText>
              </w:r>
            </w:del>
          </w:p>
        </w:tc>
        <w:tc>
          <w:tcPr>
            <w:tcW w:w="6349" w:type="dxa"/>
          </w:tcPr>
          <w:p w:rsidR="679E63AE" w:rsidDel="008C3FB7" w:rsidP="679E63AE" w:rsidRDefault="679E63AE" w14:paraId="6262C021" w14:textId="1C4F3062">
            <w:pPr>
              <w:pStyle w:val="NormalTable"/>
              <w:rPr>
                <w:del w:author="Dwayne Carter" w:date="2026-02-20T18:48:00Z" w16du:dateUtc="2026-02-20T23:48:00Z" w:id="624"/>
                <w:rFonts w:ascii="Calibri" w:hAnsi="Calibri" w:eastAsia="Calibri"/>
                <w:szCs w:val="20"/>
              </w:rPr>
            </w:pPr>
            <w:del w:author="Dwayne Carter" w:date="2026-02-20T18:47:00Z" w16du:dateUtc="2026-02-20T23:47:00Z" w:id="625">
              <w:r w:rsidRPr="679E63AE" w:rsidDel="008C3FB7">
                <w:rPr>
                  <w:rFonts w:ascii="Calibri" w:hAnsi="Calibri" w:eastAsia="Calibri"/>
                  <w:szCs w:val="20"/>
                </w:rPr>
                <w:delText>Information about evidentiary artifacts, document versions, chain‑of‑custody metadata, retention schedules, archival tiers, retrieval/indexing metadata and disposition authorizations supporting auditability.</w:delText>
              </w:r>
            </w:del>
          </w:p>
        </w:tc>
      </w:tr>
      <w:tr w:rsidR="679E63AE" w:rsidDel="008C3FB7" w:rsidTr="679E63AE" w14:paraId="22FAB89B" w14:textId="1439EED9">
        <w:trPr>
          <w:cnfStyle w:val="000000100000" w:firstRow="0" w:lastRow="0" w:firstColumn="0" w:lastColumn="0" w:oddVBand="0" w:evenVBand="0" w:oddHBand="1" w:evenHBand="0" w:firstRowFirstColumn="0" w:firstRowLastColumn="0" w:lastRowFirstColumn="0" w:lastRowLastColumn="0"/>
          <w:trHeight w:val="300"/>
          <w:del w:author="Dwayne Carter" w:date="2026-02-20T18:48:00Z" w:id="626"/>
        </w:trPr>
        <w:tc>
          <w:tcPr>
            <w:tcW w:w="2814" w:type="dxa"/>
          </w:tcPr>
          <w:p w:rsidR="679E63AE" w:rsidDel="008C3FB7" w:rsidP="679E63AE" w:rsidRDefault="679E63AE" w14:paraId="26A3C13E" w14:textId="0588157C">
            <w:pPr>
              <w:pStyle w:val="NormalTable"/>
              <w:rPr>
                <w:del w:author="Dwayne Carter" w:date="2026-02-20T18:48:00Z" w16du:dateUtc="2026-02-20T23:48:00Z" w:id="627"/>
                <w:rFonts w:ascii="Calibri" w:hAnsi="Calibri" w:eastAsia="Calibri"/>
                <w:szCs w:val="20"/>
              </w:rPr>
            </w:pPr>
            <w:del w:author="Dwayne Carter" w:date="2026-02-20T18:48:00Z" w16du:dateUtc="2026-02-20T23:48:00Z" w:id="628">
              <w:r w:rsidRPr="679E63AE" w:rsidDel="008C3FB7">
                <w:rPr>
                  <w:rFonts w:ascii="Calibri" w:hAnsi="Calibri" w:eastAsia="Calibri"/>
                  <w:szCs w:val="20"/>
                </w:rPr>
                <w:delText>Compliance Metrics, KPIs and Continuous Improvement</w:delText>
              </w:r>
            </w:del>
          </w:p>
        </w:tc>
        <w:tc>
          <w:tcPr>
            <w:tcW w:w="6349" w:type="dxa"/>
          </w:tcPr>
          <w:p w:rsidR="679E63AE" w:rsidDel="008C3FB7" w:rsidP="679E63AE" w:rsidRDefault="679E63AE" w14:paraId="697981BE" w14:textId="50ACE780">
            <w:pPr>
              <w:pStyle w:val="NormalTable"/>
              <w:rPr>
                <w:del w:author="Dwayne Carter" w:date="2026-02-20T18:48:00Z" w16du:dateUtc="2026-02-20T23:48:00Z" w:id="629"/>
                <w:rFonts w:ascii="Calibri" w:hAnsi="Calibri" w:eastAsia="Calibri"/>
                <w:szCs w:val="20"/>
              </w:rPr>
            </w:pPr>
            <w:del w:author="Dwayne Carter" w:date="2026-02-20T18:48:00Z" w16du:dateUtc="2026-02-20T23:48:00Z" w:id="630">
              <w:r w:rsidRPr="679E63AE" w:rsidDel="008C3FB7">
                <w:rPr>
                  <w:rFonts w:ascii="Calibri" w:hAnsi="Calibri" w:eastAsia="Calibri"/>
                  <w:szCs w:val="20"/>
                </w:rPr>
                <w:delText>Information about performance indicators, trend metrics, maturity assessments, dashboard groupings and continuous improvement initiatives used to measure compliance effectiveness and guide governance decisions.</w:delText>
              </w:r>
            </w:del>
          </w:p>
        </w:tc>
      </w:tr>
      <w:tr w:rsidR="679E63AE" w:rsidTr="679E63AE" w14:paraId="642AFCC4" w14:textId="77777777">
        <w:trPr>
          <w:trHeight w:val="300"/>
        </w:trPr>
        <w:tc>
          <w:tcPr>
            <w:tcW w:w="9163" w:type="dxa"/>
            <w:gridSpan w:val="2"/>
          </w:tcPr>
          <w:p w:rsidR="679E63AE" w:rsidP="679E63AE" w:rsidRDefault="679E63AE" w14:paraId="21C9A05C" w14:textId="652FF73D">
            <w:pPr>
              <w:pStyle w:val="NormalTable"/>
              <w:rPr>
                <w:rFonts w:ascii="Calibri" w:hAnsi="Calibri" w:eastAsia="Calibri"/>
                <w:szCs w:val="20"/>
              </w:rPr>
            </w:pPr>
            <w:r w:rsidRPr="679E63AE">
              <w:rPr>
                <w:rFonts w:ascii="Calibri" w:hAnsi="Calibri" w:eastAsia="Calibri"/>
                <w:szCs w:val="20"/>
              </w:rPr>
              <w:t>Relates to:</w:t>
            </w:r>
            <w:ins w:author="Dwayne Carter" w:date="2026-02-20T18:28:00Z" w16du:dateUtc="2026-02-20T23:28:00Z" w:id="631">
              <w:r w:rsidR="007B4084">
                <w:rPr>
                  <w:rFonts w:ascii="Calibri" w:hAnsi="Calibri" w:eastAsia="Calibri"/>
                  <w:szCs w:val="20"/>
                </w:rPr>
                <w:t xml:space="preserve"> </w:t>
              </w:r>
            </w:ins>
            <w:ins w:author="Dwayne Carter" w:date="2026-02-20T18:33:00Z" w16du:dateUtc="2026-02-20T23:33:00Z" w:id="632">
              <w:r w:rsidR="007B4084">
                <w:rPr>
                  <w:rFonts w:ascii="Calibri" w:hAnsi="Calibri" w:eastAsia="Calibri"/>
                  <w:szCs w:val="20"/>
                </w:rPr>
                <w:t xml:space="preserve">Administration, </w:t>
              </w:r>
            </w:ins>
            <w:ins w:author="Dwayne Carter" w:date="2026-02-20T18:28:00Z" w16du:dateUtc="2026-02-20T23:28:00Z" w:id="633">
              <w:r w:rsidR="007B4084">
                <w:rPr>
                  <w:rFonts w:ascii="Calibri" w:hAnsi="Calibri" w:eastAsia="Calibri"/>
                  <w:szCs w:val="20"/>
                </w:rPr>
                <w:t>Agreement, Health Insurance Program, Healthcare Delivery, Healthca</w:t>
              </w:r>
            </w:ins>
            <w:ins w:author="Dwayne Carter" w:date="2026-02-20T18:29:00Z" w16du:dateUtc="2026-02-20T23:29:00Z" w:id="634">
              <w:r w:rsidR="007B4084">
                <w:rPr>
                  <w:rFonts w:ascii="Calibri" w:hAnsi="Calibri" w:eastAsia="Calibri"/>
                  <w:szCs w:val="20"/>
                </w:rPr>
                <w:t>re Payment</w:t>
              </w:r>
            </w:ins>
          </w:p>
        </w:tc>
      </w:tr>
    </w:tbl>
    <w:p w:rsidR="679E63AE" w:rsidRDefault="679E63AE" w14:paraId="2ACF19EC" w14:textId="268813EB"/>
    <w:p w:rsidRPr="008763A9" w:rsidR="00B84184" w:rsidP="40ED1A22" w:rsidRDefault="40ED1A22" w14:paraId="0DAF7B36" w14:textId="7EF31F80">
      <w:pPr>
        <w:pStyle w:val="Heading2"/>
      </w:pPr>
      <w:bookmarkStart w:name="_Toc222506485" w:id="635"/>
      <w:r>
        <w:t>Communication Resources</w:t>
      </w:r>
      <w:bookmarkEnd w:id="635"/>
    </w:p>
    <w:p w:rsidRPr="008763A9" w:rsidR="00B84184" w:rsidP="1991AC5B" w:rsidRDefault="1991AC5B" w14:paraId="0EB53349" w14:textId="3264E7BA">
      <w:pPr>
        <w:rPr>
          <w:rFonts w:eastAsia="Segoe UI" w:cs="Segoe UI"/>
        </w:rPr>
      </w:pPr>
      <w:r w:rsidRPr="1991AC5B">
        <w:rPr>
          <w:rFonts w:eastAsia="Segoe UI" w:cs="Segoe UI"/>
        </w:rPr>
        <w:t xml:space="preserve">Information about the data needed to support communications within the MES. </w:t>
      </w:r>
    </w:p>
    <w:p w:rsidR="06204C13" w:rsidP="06204C13" w:rsidRDefault="789DD612" w14:paraId="6D8FDDBF" w14:textId="6B168C3B">
      <w:pPr>
        <w:rPr>
          <w:rFonts w:eastAsia="Segoe UI" w:cs="Segoe UI"/>
        </w:rPr>
      </w:pPr>
      <w:r w:rsidRPr="789DD612">
        <w:rPr>
          <w:rFonts w:eastAsia="Segoe UI" w:cs="Segoe UI"/>
          <w:color w:val="000000" w:themeColor="text1"/>
        </w:rPr>
        <w:t xml:space="preserve">The Communications Data Entity defines the classifications of information required to create, route, deliver, track, secure, and manage all programmatic communications across a State Medicaid Agency ecosystem.  This entity provides a common vocabulary and structural framework to harmonize notices, alerts, attachments, and secure exchanges across multiple systems support automation and personalization, enforce </w:t>
      </w:r>
      <w:r w:rsidRPr="789DD612">
        <w:rPr>
          <w:rFonts w:eastAsia="Segoe UI" w:cs="Segoe UI"/>
          <w:color w:val="000000" w:themeColor="text1"/>
        </w:rPr>
        <w:t>privacy and accessibility requirements, and supply the provenance and telemetry needed for reporting, reconciliation, and dispute resolution.</w:t>
      </w:r>
    </w:p>
    <w:p w:rsidRPr="008763A9" w:rsidR="00B84184" w:rsidP="008763A9" w:rsidRDefault="00B84184" w14:paraId="6709CB1C" w14:textId="18FC3B67"/>
    <w:p w:rsidRPr="008763A9" w:rsidR="00B84184" w:rsidP="40ED1A22" w:rsidRDefault="768C4E3E" w14:paraId="1054178C" w14:textId="51CCA863">
      <w:pPr>
        <w:pStyle w:val="Caption"/>
      </w:pPr>
      <w:r>
        <w:t xml:space="preserve">Table </w:t>
      </w:r>
      <w:r w:rsidRPr="768C4E3E" w:rsidR="00B84184">
        <w:rPr>
          <w:highlight w:val="yellow"/>
        </w:rPr>
        <w:fldChar w:fldCharType="begin"/>
      </w:r>
      <w:r w:rsidRPr="768C4E3E" w:rsidR="00B84184">
        <w:rPr>
          <w:highlight w:val="yellow"/>
        </w:rPr>
        <w:instrText xml:space="preserve"> SEQ Table \* ARABIC </w:instrText>
      </w:r>
      <w:r w:rsidRPr="768C4E3E" w:rsidR="00B84184">
        <w:rPr>
          <w:highlight w:val="yellow"/>
        </w:rPr>
        <w:fldChar w:fldCharType="separate"/>
      </w:r>
      <w:r w:rsidR="00501226">
        <w:rPr>
          <w:noProof/>
          <w:highlight w:val="yellow"/>
        </w:rPr>
        <w:t>15</w:t>
      </w:r>
      <w:r w:rsidRPr="768C4E3E" w:rsidR="00B84184">
        <w:rPr>
          <w:noProof/>
          <w:highlight w:val="yellow"/>
        </w:rPr>
        <w:fldChar w:fldCharType="end"/>
      </w:r>
      <w:r>
        <w:t xml:space="preserve"> – Communication Data Categories</w:t>
      </w:r>
    </w:p>
    <w:tbl>
      <w:tblPr>
        <w:tblStyle w:val="GridTable4"/>
        <w:tblW w:w="0" w:type="auto"/>
        <w:tblLook w:val="0420" w:firstRow="1" w:lastRow="0" w:firstColumn="0" w:lastColumn="0" w:noHBand="0" w:noVBand="1"/>
      </w:tblPr>
      <w:tblGrid>
        <w:gridCol w:w="2814"/>
        <w:gridCol w:w="6349"/>
      </w:tblGrid>
      <w:tr w:rsidR="40ED1A22" w:rsidTr="768C4E3E" w14:paraId="48486FDF" w14:textId="77777777">
        <w:trPr>
          <w:cnfStyle w:val="100000000000" w:firstRow="1" w:lastRow="0" w:firstColumn="0" w:lastColumn="0" w:oddVBand="0" w:evenVBand="0" w:oddHBand="0" w:evenHBand="0" w:firstRowFirstColumn="0" w:firstRowLastColumn="0" w:lastRowFirstColumn="0" w:lastRowLastColumn="0"/>
          <w:trHeight w:val="300"/>
        </w:trPr>
        <w:tc>
          <w:tcPr>
            <w:tcW w:w="2814" w:type="dxa"/>
          </w:tcPr>
          <w:p w:rsidR="40ED1A22" w:rsidP="1991AC5B" w:rsidRDefault="1991AC5B" w14:paraId="42D2D4BD" w14:textId="77777777">
            <w:pPr>
              <w:pStyle w:val="HeaderTable"/>
              <w:rPr>
                <w:rFonts w:ascii="Calibri" w:hAnsi="Calibri" w:eastAsia="Calibri" w:cs="Calibri"/>
                <w:b/>
                <w:bCs/>
                <w:sz w:val="20"/>
                <w:szCs w:val="20"/>
              </w:rPr>
            </w:pPr>
            <w:r w:rsidRPr="1991AC5B">
              <w:rPr>
                <w:rFonts w:ascii="Calibri" w:hAnsi="Calibri" w:eastAsia="Calibri" w:cs="Calibri"/>
                <w:sz w:val="20"/>
                <w:szCs w:val="20"/>
              </w:rPr>
              <w:t>Data Category</w:t>
            </w:r>
          </w:p>
        </w:tc>
        <w:tc>
          <w:tcPr>
            <w:tcW w:w="6349" w:type="dxa"/>
          </w:tcPr>
          <w:p w:rsidR="40ED1A22" w:rsidP="1991AC5B" w:rsidRDefault="1991AC5B" w14:paraId="10FD4158" w14:textId="77777777">
            <w:pPr>
              <w:pStyle w:val="HeaderTable"/>
              <w:rPr>
                <w:rFonts w:ascii="Calibri" w:hAnsi="Calibri" w:eastAsia="Calibri" w:cs="Calibri"/>
                <w:b/>
                <w:bCs/>
                <w:sz w:val="20"/>
                <w:szCs w:val="20"/>
              </w:rPr>
            </w:pPr>
            <w:r w:rsidRPr="1991AC5B">
              <w:rPr>
                <w:rFonts w:ascii="Calibri" w:hAnsi="Calibri" w:eastAsia="Calibri" w:cs="Calibri"/>
                <w:sz w:val="20"/>
                <w:szCs w:val="20"/>
              </w:rPr>
              <w:t>Definition</w:t>
            </w:r>
          </w:p>
        </w:tc>
      </w:tr>
      <w:tr w:rsidR="40ED1A22" w:rsidTr="768C4E3E" w14:paraId="3CA3E241"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40ED1A22" w:rsidP="1991AC5B" w:rsidRDefault="50907F39" w14:paraId="77647404" w14:textId="0C797FBD">
            <w:pPr>
              <w:pStyle w:val="NormalTable"/>
              <w:rPr>
                <w:rFonts w:ascii="Calibri" w:hAnsi="Calibri" w:eastAsia="Calibri"/>
                <w:szCs w:val="20"/>
              </w:rPr>
            </w:pPr>
            <w:r w:rsidRPr="50907F39">
              <w:rPr>
                <w:rFonts w:ascii="Calibri" w:hAnsi="Calibri" w:eastAsia="Calibri"/>
                <w:szCs w:val="20"/>
              </w:rPr>
              <w:t>Communication Identity and Metadata</w:t>
            </w:r>
          </w:p>
        </w:tc>
        <w:tc>
          <w:tcPr>
            <w:tcW w:w="6349" w:type="dxa"/>
          </w:tcPr>
          <w:p w:rsidR="40ED1A22" w:rsidP="1991AC5B" w:rsidRDefault="50907F39" w14:paraId="4FBF2AF6" w14:textId="723C74E0">
            <w:pPr>
              <w:pStyle w:val="NormalTable"/>
              <w:rPr>
                <w:rFonts w:ascii="Calibri" w:hAnsi="Calibri" w:eastAsia="Calibri"/>
                <w:szCs w:val="20"/>
              </w:rPr>
            </w:pPr>
            <w:r w:rsidRPr="50907F39">
              <w:rPr>
                <w:rFonts w:ascii="Calibri" w:hAnsi="Calibri" w:eastAsia="Calibri"/>
                <w:szCs w:val="20"/>
              </w:rPr>
              <w:t>Information about identifiers and provenance for each communication artifact (communication ID, correlation/thread ID, originating system, program owner, creation/modification timestamps, versioning and related case or transaction references) used to track and reconcile messages across systems.</w:t>
            </w:r>
          </w:p>
        </w:tc>
      </w:tr>
      <w:tr w:rsidR="40ED1A22" w:rsidTr="768C4E3E" w14:paraId="3CA822D1" w14:textId="77777777">
        <w:trPr>
          <w:trHeight w:val="300"/>
        </w:trPr>
        <w:tc>
          <w:tcPr>
            <w:tcW w:w="2814" w:type="dxa"/>
          </w:tcPr>
          <w:p w:rsidR="40ED1A22" w:rsidP="1991AC5B" w:rsidRDefault="50907F39" w14:paraId="39C72791" w14:textId="6340947A">
            <w:pPr>
              <w:pStyle w:val="NormalTable"/>
              <w:rPr>
                <w:rFonts w:ascii="Calibri" w:hAnsi="Calibri" w:eastAsia="Calibri"/>
                <w:szCs w:val="20"/>
              </w:rPr>
            </w:pPr>
            <w:r w:rsidRPr="50907F39">
              <w:rPr>
                <w:rFonts w:ascii="Calibri" w:hAnsi="Calibri" w:eastAsia="Calibri"/>
                <w:szCs w:val="20"/>
              </w:rPr>
              <w:t>Participants and Contact Information</w:t>
            </w:r>
          </w:p>
        </w:tc>
        <w:tc>
          <w:tcPr>
            <w:tcW w:w="6349" w:type="dxa"/>
          </w:tcPr>
          <w:p w:rsidR="40ED1A22" w:rsidP="1991AC5B" w:rsidRDefault="50907F39" w14:paraId="5DF7AD5F" w14:textId="44FD7ECB">
            <w:pPr>
              <w:pStyle w:val="NormalTable"/>
              <w:rPr>
                <w:rFonts w:ascii="Calibri" w:hAnsi="Calibri" w:eastAsia="Calibri"/>
                <w:szCs w:val="20"/>
              </w:rPr>
            </w:pPr>
            <w:r w:rsidRPr="50907F39">
              <w:rPr>
                <w:rFonts w:ascii="Calibri" w:hAnsi="Calibri" w:eastAsia="Calibri"/>
                <w:szCs w:val="20"/>
              </w:rPr>
              <w:t>Information about senders, recipients and intermediary roles (member, provider, plan, vendor, internal staff), associated contact points (phone, email, mailing address, secure portal ID), preferred language and alternate contacts.</w:t>
            </w:r>
          </w:p>
        </w:tc>
      </w:tr>
      <w:tr w:rsidR="40ED1A22" w:rsidTr="768C4E3E" w14:paraId="354A12FB"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40ED1A22" w:rsidP="1991AC5B" w:rsidRDefault="50907F39" w14:paraId="4FBA8698" w14:textId="621C2AA7">
            <w:pPr>
              <w:pStyle w:val="NormalTable"/>
              <w:rPr>
                <w:rFonts w:ascii="Calibri" w:hAnsi="Calibri" w:eastAsia="Calibri"/>
                <w:szCs w:val="20"/>
              </w:rPr>
            </w:pPr>
            <w:r w:rsidRPr="50907F39">
              <w:rPr>
                <w:rFonts w:ascii="Calibri" w:hAnsi="Calibri" w:eastAsia="Calibri"/>
                <w:szCs w:val="20"/>
              </w:rPr>
              <w:t>Channels, Modes and Delivery Methods</w:t>
            </w:r>
          </w:p>
        </w:tc>
        <w:tc>
          <w:tcPr>
            <w:tcW w:w="6349" w:type="dxa"/>
          </w:tcPr>
          <w:p w:rsidR="40ED1A22" w:rsidP="1991AC5B" w:rsidRDefault="50907F39" w14:paraId="33878F7D" w14:textId="41794B70">
            <w:pPr>
              <w:pStyle w:val="NormalTable"/>
              <w:rPr>
                <w:rFonts w:ascii="Calibri" w:hAnsi="Calibri" w:eastAsia="Calibri"/>
                <w:szCs w:val="20"/>
              </w:rPr>
            </w:pPr>
            <w:r w:rsidRPr="50907F39">
              <w:rPr>
                <w:rFonts w:ascii="Calibri" w:hAnsi="Calibri" w:eastAsia="Calibri"/>
                <w:szCs w:val="20"/>
              </w:rPr>
              <w:t>Information about delivery mechanisms and channel characteristics (email, short message service/text, interactive voice response, phone call, postal mail, secure portal/portal message, fax, in‑person notice), including synchronous/asynchronous attributes and channel-specific constraints.</w:t>
            </w:r>
          </w:p>
        </w:tc>
      </w:tr>
      <w:tr w:rsidR="40ED1A22" w:rsidTr="768C4E3E" w14:paraId="3390D4F9" w14:textId="77777777">
        <w:trPr>
          <w:trHeight w:val="300"/>
        </w:trPr>
        <w:tc>
          <w:tcPr>
            <w:tcW w:w="2814" w:type="dxa"/>
          </w:tcPr>
          <w:p w:rsidR="40ED1A22" w:rsidP="1991AC5B" w:rsidRDefault="50907F39" w14:paraId="5CE8B53C" w14:textId="31B0167C">
            <w:pPr>
              <w:pStyle w:val="NormalTable"/>
              <w:rPr>
                <w:rFonts w:ascii="Calibri" w:hAnsi="Calibri" w:eastAsia="Calibri"/>
                <w:szCs w:val="20"/>
              </w:rPr>
            </w:pPr>
            <w:r w:rsidRPr="50907F39">
              <w:rPr>
                <w:rFonts w:ascii="Calibri" w:hAnsi="Calibri" w:eastAsia="Calibri"/>
                <w:szCs w:val="20"/>
              </w:rPr>
              <w:t>Content, Templates and Messaging Attributes</w:t>
            </w:r>
          </w:p>
        </w:tc>
        <w:tc>
          <w:tcPr>
            <w:tcW w:w="6349" w:type="dxa"/>
          </w:tcPr>
          <w:p w:rsidR="40ED1A22" w:rsidP="1991AC5B" w:rsidRDefault="50907F39" w14:paraId="0F09D7FE" w14:textId="544E4429">
            <w:pPr>
              <w:pStyle w:val="NormalTable"/>
              <w:rPr>
                <w:rFonts w:ascii="Calibri" w:hAnsi="Calibri" w:eastAsia="Calibri"/>
                <w:szCs w:val="20"/>
              </w:rPr>
            </w:pPr>
            <w:r w:rsidRPr="50907F39">
              <w:rPr>
                <w:rFonts w:ascii="Calibri" w:hAnsi="Calibri" w:eastAsia="Calibri"/>
                <w:szCs w:val="20"/>
              </w:rPr>
              <w:t>Information about the taxonomy for message bodies and templates, subject headings, attachments, standardized content blocks, required legal/regulatory language, language/translations, accessibility attributes (alternate formats, braille/American Sign Language) and message metadata.</w:t>
            </w:r>
          </w:p>
        </w:tc>
      </w:tr>
      <w:tr w:rsidR="40ED1A22" w:rsidTr="768C4E3E" w14:paraId="44F5CDF3"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40ED1A22" w:rsidP="1991AC5B" w:rsidRDefault="50907F39" w14:paraId="2C37FB03" w14:textId="7B1E83CC">
            <w:pPr>
              <w:pStyle w:val="NormalTable"/>
              <w:rPr>
                <w:rFonts w:ascii="Calibri" w:hAnsi="Calibri" w:eastAsia="Calibri"/>
                <w:szCs w:val="20"/>
              </w:rPr>
            </w:pPr>
            <w:r w:rsidRPr="50907F39">
              <w:rPr>
                <w:rFonts w:ascii="Calibri" w:hAnsi="Calibri" w:eastAsia="Calibri"/>
                <w:szCs w:val="20"/>
              </w:rPr>
              <w:t>Campaigns, Notifications and Outreach Scheduling</w:t>
            </w:r>
          </w:p>
        </w:tc>
        <w:tc>
          <w:tcPr>
            <w:tcW w:w="6349" w:type="dxa"/>
          </w:tcPr>
          <w:p w:rsidR="40ED1A22" w:rsidP="1991AC5B" w:rsidRDefault="50907F39" w14:paraId="241EA4F4" w14:textId="33A1F281">
            <w:pPr>
              <w:pStyle w:val="NormalTable"/>
              <w:rPr>
                <w:rFonts w:ascii="Calibri" w:hAnsi="Calibri" w:eastAsia="Calibri"/>
                <w:szCs w:val="20"/>
              </w:rPr>
            </w:pPr>
            <w:r w:rsidRPr="50907F39">
              <w:rPr>
                <w:rFonts w:ascii="Calibri" w:hAnsi="Calibri" w:eastAsia="Calibri"/>
                <w:szCs w:val="20"/>
              </w:rPr>
              <w:t>Information about planned outreach and notification initiatives (routine notices, eligibility/renewal alerts, marketing/outreach campaigns, recalls), segmentation criteria, schedule/frequency, triggering events and targeting logic.</w:t>
            </w:r>
          </w:p>
        </w:tc>
      </w:tr>
      <w:tr w:rsidR="40ED1A22" w:rsidTr="768C4E3E" w14:paraId="76B51085" w14:textId="77777777">
        <w:trPr>
          <w:trHeight w:val="300"/>
        </w:trPr>
        <w:tc>
          <w:tcPr>
            <w:tcW w:w="2814" w:type="dxa"/>
          </w:tcPr>
          <w:p w:rsidR="40ED1A22" w:rsidP="1991AC5B" w:rsidRDefault="50907F39" w14:paraId="41F3678B" w14:textId="205B99B1">
            <w:pPr>
              <w:pStyle w:val="NormalTable"/>
              <w:rPr>
                <w:rFonts w:ascii="Calibri" w:hAnsi="Calibri" w:eastAsia="Calibri"/>
                <w:szCs w:val="20"/>
              </w:rPr>
            </w:pPr>
            <w:r w:rsidRPr="50907F39">
              <w:rPr>
                <w:rFonts w:ascii="Calibri" w:hAnsi="Calibri" w:eastAsia="Calibri"/>
                <w:szCs w:val="20"/>
              </w:rPr>
              <w:t>Consent, Preferences and Opt‑out Management</w:t>
            </w:r>
          </w:p>
        </w:tc>
        <w:tc>
          <w:tcPr>
            <w:tcW w:w="6349" w:type="dxa"/>
          </w:tcPr>
          <w:p w:rsidR="40ED1A22" w:rsidP="1991AC5B" w:rsidRDefault="50907F39" w14:paraId="7CA36EF2" w14:textId="5E0AB455">
            <w:pPr>
              <w:pStyle w:val="NormalTable"/>
              <w:rPr>
                <w:rFonts w:ascii="Calibri" w:hAnsi="Calibri" w:eastAsia="Calibri"/>
                <w:szCs w:val="20"/>
              </w:rPr>
            </w:pPr>
            <w:r w:rsidRPr="50907F39">
              <w:rPr>
                <w:rFonts w:ascii="Calibri" w:hAnsi="Calibri" w:eastAsia="Calibri"/>
                <w:szCs w:val="20"/>
              </w:rPr>
              <w:t>Information about communication consents, explicit permissions, opt‑in/opt‑out statuses, channel preferences, do‑not‑contact directives and consent revocation history tied to privacy and regulatory requirements.</w:t>
            </w:r>
          </w:p>
        </w:tc>
      </w:tr>
      <w:tr w:rsidR="40ED1A22" w:rsidTr="768C4E3E" w14:paraId="3A53B347"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40ED1A22" w:rsidP="1991AC5B" w:rsidRDefault="50907F39" w14:paraId="06298CED" w14:textId="411D8407">
            <w:pPr>
              <w:pStyle w:val="NormalTable"/>
              <w:rPr>
                <w:rFonts w:ascii="Calibri" w:hAnsi="Calibri" w:eastAsia="Calibri"/>
                <w:szCs w:val="20"/>
              </w:rPr>
            </w:pPr>
            <w:r w:rsidRPr="50907F39">
              <w:rPr>
                <w:rFonts w:ascii="Calibri" w:hAnsi="Calibri" w:eastAsia="Calibri"/>
                <w:szCs w:val="20"/>
              </w:rPr>
              <w:t>Delivery Status, Tracking and Audit Trails</w:t>
            </w:r>
          </w:p>
        </w:tc>
        <w:tc>
          <w:tcPr>
            <w:tcW w:w="6349" w:type="dxa"/>
          </w:tcPr>
          <w:p w:rsidR="40ED1A22" w:rsidP="1991AC5B" w:rsidRDefault="50907F39" w14:paraId="4BC8A25D" w14:textId="77ED55CF">
            <w:pPr>
              <w:pStyle w:val="NormalTable"/>
              <w:rPr>
                <w:rFonts w:ascii="Calibri" w:hAnsi="Calibri" w:eastAsia="Calibri"/>
                <w:szCs w:val="20"/>
              </w:rPr>
            </w:pPr>
            <w:r w:rsidRPr="50907F39">
              <w:rPr>
                <w:rFonts w:ascii="Calibri" w:hAnsi="Calibri" w:eastAsia="Calibri"/>
                <w:szCs w:val="20"/>
              </w:rPr>
              <w:t xml:space="preserve">Information about delivery and receipt metadata (sent/delivered/failed/bounced/read receipts), retry/suppression histories, error codes, timestamps, and audit logs used for troubleshooting, proof of delivery and dispute resolution. </w:t>
            </w:r>
          </w:p>
        </w:tc>
      </w:tr>
      <w:tr w:rsidR="40ED1A22" w:rsidTr="768C4E3E" w14:paraId="5345F8DB" w14:textId="77777777">
        <w:trPr>
          <w:trHeight w:val="300"/>
        </w:trPr>
        <w:tc>
          <w:tcPr>
            <w:tcW w:w="2814" w:type="dxa"/>
          </w:tcPr>
          <w:p w:rsidR="40ED1A22" w:rsidP="1991AC5B" w:rsidRDefault="50907F39" w14:paraId="42F9F171" w14:textId="6EF81AAC">
            <w:pPr>
              <w:pStyle w:val="NormalTable"/>
              <w:rPr>
                <w:rFonts w:ascii="Calibri" w:hAnsi="Calibri" w:eastAsia="Calibri"/>
                <w:szCs w:val="20"/>
              </w:rPr>
            </w:pPr>
            <w:r w:rsidRPr="50907F39">
              <w:rPr>
                <w:rFonts w:ascii="Calibri" w:hAnsi="Calibri" w:eastAsia="Calibri"/>
                <w:szCs w:val="20"/>
              </w:rPr>
              <w:t>Interaction Linking, Case Management and Escalation Workflows</w:t>
            </w:r>
          </w:p>
        </w:tc>
        <w:tc>
          <w:tcPr>
            <w:tcW w:w="6349" w:type="dxa"/>
          </w:tcPr>
          <w:p w:rsidR="40ED1A22" w:rsidP="1991AC5B" w:rsidRDefault="50907F39" w14:paraId="53C07519" w14:textId="7C2A5EDF">
            <w:pPr>
              <w:pStyle w:val="NormalTable"/>
              <w:rPr>
                <w:rFonts w:ascii="Calibri" w:hAnsi="Calibri" w:eastAsia="Calibri"/>
                <w:szCs w:val="20"/>
              </w:rPr>
            </w:pPr>
            <w:r w:rsidRPr="50907F39">
              <w:rPr>
                <w:rFonts w:ascii="Calibri" w:hAnsi="Calibri" w:eastAsia="Calibri"/>
                <w:szCs w:val="20"/>
              </w:rPr>
              <w:t>Information about how communications relate to support tickets, grievances/appeals, investigations, enrollment cases and escalation paths, including workflow state, assigned owner and service level agreement timelines.</w:t>
            </w:r>
          </w:p>
        </w:tc>
      </w:tr>
      <w:tr w:rsidR="40ED1A22" w:rsidTr="768C4E3E" w14:paraId="0171894C"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40ED1A22" w:rsidP="1991AC5B" w:rsidRDefault="50907F39" w14:paraId="17E6C7AA" w14:textId="2D118ACF">
            <w:pPr>
              <w:pStyle w:val="NormalTable"/>
              <w:rPr>
                <w:rFonts w:ascii="Calibri" w:hAnsi="Calibri" w:eastAsia="Calibri"/>
                <w:szCs w:val="20"/>
              </w:rPr>
            </w:pPr>
            <w:r w:rsidRPr="50907F39">
              <w:rPr>
                <w:rFonts w:ascii="Calibri" w:hAnsi="Calibri" w:eastAsia="Calibri"/>
                <w:szCs w:val="20"/>
              </w:rPr>
              <w:t>Records, Archiving and Retention</w:t>
            </w:r>
          </w:p>
        </w:tc>
        <w:tc>
          <w:tcPr>
            <w:tcW w:w="6349" w:type="dxa"/>
            <w:tcBorders>
              <w:bottom w:val="single" w:color="000000" w:themeColor="text1" w:sz="4" w:space="0"/>
            </w:tcBorders>
          </w:tcPr>
          <w:p w:rsidR="40ED1A22" w:rsidP="1991AC5B" w:rsidRDefault="50907F39" w14:paraId="4F73EA60" w14:textId="413BA9C2">
            <w:pPr>
              <w:pStyle w:val="NormalTable"/>
              <w:rPr>
                <w:rFonts w:ascii="Calibri" w:hAnsi="Calibri" w:eastAsia="Calibri"/>
                <w:szCs w:val="20"/>
              </w:rPr>
            </w:pPr>
            <w:r w:rsidRPr="50907F39">
              <w:rPr>
                <w:rFonts w:ascii="Calibri" w:hAnsi="Calibri" w:eastAsia="Calibri"/>
                <w:szCs w:val="20"/>
              </w:rPr>
              <w:t>Information about document and message retention classes, archival status, indexing and retrieval metadata, chain‑of‑custody/evidence markers, freedom of information act/request handling flags and disposition schedules to meet legal and audit obligations.</w:t>
            </w:r>
          </w:p>
        </w:tc>
      </w:tr>
      <w:tr w:rsidR="40ED1A22" w:rsidTr="768C4E3E" w14:paraId="39FBDE52" w14:textId="77777777">
        <w:trPr>
          <w:trHeight w:val="300"/>
        </w:trPr>
        <w:tc>
          <w:tcPr>
            <w:tcW w:w="2814" w:type="dxa"/>
          </w:tcPr>
          <w:p w:rsidR="40ED1A22" w:rsidP="1991AC5B" w:rsidRDefault="50907F39" w14:paraId="6696E8B0" w14:textId="27B57EDE">
            <w:pPr>
              <w:pStyle w:val="NormalTable"/>
              <w:rPr>
                <w:rFonts w:ascii="Calibri" w:hAnsi="Calibri" w:eastAsia="Calibri"/>
                <w:szCs w:val="20"/>
              </w:rPr>
            </w:pPr>
            <w:r w:rsidRPr="50907F39">
              <w:rPr>
                <w:rFonts w:ascii="Calibri" w:hAnsi="Calibri" w:eastAsia="Calibri"/>
                <w:szCs w:val="20"/>
              </w:rPr>
              <w:t>Performance Metrics, Reporting and Compliance Monitoring</w:t>
            </w:r>
          </w:p>
        </w:tc>
        <w:tc>
          <w:tcPr>
            <w:tcW w:w="6349" w:type="dxa"/>
            <w:tcBorders>
              <w:bottom w:val="single" w:color="000000" w:themeColor="text1" w:sz="4" w:space="0"/>
            </w:tcBorders>
          </w:tcPr>
          <w:p w:rsidR="40ED1A22" w:rsidP="50907F39" w:rsidRDefault="50907F39" w14:paraId="63D16008" w14:textId="5BA3F125">
            <w:pPr>
              <w:rPr>
                <w:rFonts w:ascii="Calibri" w:hAnsi="Calibri" w:eastAsia="Calibri" w:cs="Calibri"/>
                <w:sz w:val="20"/>
                <w:szCs w:val="20"/>
              </w:rPr>
            </w:pPr>
            <w:r w:rsidRPr="50907F39">
              <w:rPr>
                <w:rFonts w:ascii="Calibri" w:hAnsi="Calibri" w:eastAsia="Calibri" w:cs="Calibri"/>
                <w:sz w:val="20"/>
                <w:szCs w:val="20"/>
              </w:rPr>
              <w:t>Information about communication KPIs and monitoring dimensions (deliverability rates, response/engagement rates, timeliness, error/exception rates, satisfaction measures and compliance reporting categories) to support operational improvement and regulatory oversight.</w:t>
            </w:r>
          </w:p>
        </w:tc>
      </w:tr>
      <w:tr w:rsidR="09B128D5" w:rsidTr="768C4E3E" w14:paraId="5A83C08C"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2"/>
          </w:tcPr>
          <w:p w:rsidR="09B128D5" w:rsidP="1991AC5B" w:rsidRDefault="50907F39" w14:paraId="681A2869" w14:textId="46E64696">
            <w:pPr>
              <w:pStyle w:val="NormalTable"/>
              <w:rPr>
                <w:rFonts w:ascii="Calibri" w:hAnsi="Calibri" w:eastAsia="Calibri"/>
                <w:szCs w:val="20"/>
              </w:rPr>
            </w:pPr>
            <w:r w:rsidRPr="50907F39">
              <w:rPr>
                <w:rFonts w:ascii="Calibri" w:hAnsi="Calibri" w:eastAsia="Calibri"/>
                <w:szCs w:val="20"/>
              </w:rPr>
              <w:t>Relates to:  Member, Provider, Organization, Health Insurance Program, Health Plan, Healthcare Delivery, Healthcare Quality, Healthcare Payments</w:t>
            </w:r>
          </w:p>
        </w:tc>
      </w:tr>
    </w:tbl>
    <w:p w:rsidRPr="008763A9" w:rsidR="00C06BD8" w:rsidP="2CE6E10F" w:rsidRDefault="00C06BD8" w14:paraId="257D6072" w14:textId="77777777"/>
    <w:p w:rsidRPr="008763A9" w:rsidR="005D1421" w:rsidP="2CE6E10F" w:rsidRDefault="2CE6E10F" w14:paraId="2FBEF16A" w14:textId="5E8ED8FC">
      <w:pPr>
        <w:pStyle w:val="Heading2"/>
      </w:pPr>
      <w:bookmarkStart w:name="_Toc222506486" w:id="636"/>
      <w:r>
        <w:t>Administrative Resources</w:t>
      </w:r>
      <w:bookmarkEnd w:id="636"/>
    </w:p>
    <w:p w:rsidR="2CE6E10F" w:rsidP="18426236" w:rsidRDefault="18426236" w14:paraId="014CBB1A" w14:textId="330B6D32">
      <w:pPr>
        <w:pStyle w:val="NormalTable"/>
        <w:rPr>
          <w:rFonts w:ascii="Segoe UI" w:hAnsi="Segoe UI" w:eastAsia="Segoe UI" w:cs="Segoe UI"/>
          <w:sz w:val="24"/>
        </w:rPr>
      </w:pPr>
      <w:r w:rsidRPr="18426236">
        <w:rPr>
          <w:rFonts w:ascii="Segoe UI" w:hAnsi="Segoe UI" w:eastAsia="Segoe UI" w:cs="Segoe UI"/>
          <w:sz w:val="24"/>
        </w:rPr>
        <w:t>Information about the high‑level classifications of information required to operate, govern and support the administrative functions of the State Medicaid Agency. It organizes the data used to support various administrative functions into a common vocabulary. This entity provides a structured framework to enable consistent resource planning, fiscal stewardship, procurement and contract management, staffing and capacity decisions, operational automation, auditability and cross‑system reporting, while preserving provenance, accountability and integration points needed for effective governance and compliance.</w:t>
      </w:r>
    </w:p>
    <w:p w:rsidR="2CE6E10F" w:rsidP="2CE6E10F" w:rsidRDefault="2CE6E10F" w14:paraId="108CA7BE" w14:textId="592EE6BE">
      <w:pPr>
        <w:pStyle w:val="NormalTable"/>
      </w:pPr>
    </w:p>
    <w:p w:rsidRPr="008763A9" w:rsidR="005D1421" w:rsidP="2CE6E10F" w:rsidRDefault="2CE6E10F" w14:paraId="34F69205" w14:textId="4CE2EEC5">
      <w:pPr>
        <w:pStyle w:val="Caption"/>
      </w:pPr>
      <w:r>
        <w:t xml:space="preserve">Table </w:t>
      </w:r>
      <w:r w:rsidRPr="2CE6E10F" w:rsidR="005D1421">
        <w:rPr>
          <w:highlight w:val="yellow"/>
        </w:rPr>
        <w:fldChar w:fldCharType="begin"/>
      </w:r>
      <w:r w:rsidRPr="2CE6E10F" w:rsidR="005D1421">
        <w:rPr>
          <w:highlight w:val="yellow"/>
        </w:rPr>
        <w:instrText xml:space="preserve"> SEQ Table \* ARABIC </w:instrText>
      </w:r>
      <w:r w:rsidRPr="2CE6E10F" w:rsidR="005D1421">
        <w:rPr>
          <w:highlight w:val="yellow"/>
        </w:rPr>
        <w:fldChar w:fldCharType="separate"/>
      </w:r>
      <w:r w:rsidR="00501226">
        <w:rPr>
          <w:noProof/>
          <w:highlight w:val="yellow"/>
        </w:rPr>
        <w:t>16</w:t>
      </w:r>
      <w:r w:rsidRPr="2CE6E10F" w:rsidR="005D1421">
        <w:rPr>
          <w:noProof/>
          <w:highlight w:val="yellow"/>
        </w:rPr>
        <w:fldChar w:fldCharType="end"/>
      </w:r>
      <w:r>
        <w:t xml:space="preserve"> – Administrative Data Categories</w:t>
      </w:r>
    </w:p>
    <w:tbl>
      <w:tblPr>
        <w:tblStyle w:val="GridTable4"/>
        <w:tblW w:w="4900" w:type="pct"/>
        <w:tblLook w:val="0420" w:firstRow="1" w:lastRow="0" w:firstColumn="0" w:lastColumn="0" w:noHBand="0" w:noVBand="1"/>
      </w:tblPr>
      <w:tblGrid>
        <w:gridCol w:w="2814"/>
        <w:gridCol w:w="6349"/>
      </w:tblGrid>
      <w:tr w:rsidRPr="00E368DE" w:rsidR="005D1421" w:rsidTr="50907F39" w14:paraId="0FB48A8D"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814" w:type="dxa"/>
          </w:tcPr>
          <w:p w:rsidRPr="008763A9" w:rsidR="005D1421" w:rsidP="2CE6E10F" w:rsidRDefault="2CE6E10F" w14:paraId="724C8BD3" w14:textId="77777777">
            <w:pPr>
              <w:pStyle w:val="HeaderTable"/>
            </w:pPr>
            <w:r>
              <w:t>Data Category</w:t>
            </w:r>
          </w:p>
        </w:tc>
        <w:tc>
          <w:tcPr>
            <w:tcW w:w="6349" w:type="dxa"/>
          </w:tcPr>
          <w:p w:rsidRPr="008763A9" w:rsidR="005D1421" w:rsidP="2CE6E10F" w:rsidRDefault="2CE6E10F" w14:paraId="7D9D1ED3" w14:textId="77777777">
            <w:pPr>
              <w:pStyle w:val="HeaderTable"/>
            </w:pPr>
            <w:r>
              <w:t>Definition</w:t>
            </w:r>
          </w:p>
        </w:tc>
      </w:tr>
      <w:tr w:rsidRPr="00E368DE" w:rsidR="00B84184" w:rsidTr="50907F39" w14:paraId="59EE252D"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8763A9" w:rsidR="00B84184" w:rsidP="50907F39" w:rsidRDefault="50907F39" w14:paraId="1C340D7B" w14:textId="7F4C1D48">
            <w:pPr>
              <w:pStyle w:val="NormalTable"/>
              <w:rPr>
                <w:rFonts w:ascii="Calibri" w:hAnsi="Calibri" w:eastAsia="Calibri"/>
                <w:szCs w:val="20"/>
              </w:rPr>
            </w:pPr>
            <w:r w:rsidRPr="50907F39">
              <w:rPr>
                <w:rFonts w:ascii="Calibri" w:hAnsi="Calibri" w:eastAsia="Calibri"/>
                <w:szCs w:val="20"/>
              </w:rPr>
              <w:t>Organizational Identity and Governance</w:t>
            </w:r>
          </w:p>
        </w:tc>
        <w:tc>
          <w:tcPr>
            <w:tcW w:w="6349" w:type="dxa"/>
          </w:tcPr>
          <w:p w:rsidRPr="008763A9" w:rsidR="00B84184" w:rsidP="50907F39" w:rsidRDefault="50907F39" w14:paraId="13F5DB63" w14:textId="290D2BDC">
            <w:pPr>
              <w:pStyle w:val="NormalTable"/>
              <w:rPr>
                <w:rFonts w:ascii="Calibri" w:hAnsi="Calibri" w:eastAsia="Calibri"/>
                <w:szCs w:val="20"/>
              </w:rPr>
            </w:pPr>
            <w:r w:rsidRPr="50907F39">
              <w:rPr>
                <w:rFonts w:ascii="Calibri" w:hAnsi="Calibri" w:eastAsia="Calibri"/>
                <w:szCs w:val="20"/>
              </w:rPr>
              <w:t>Information about t organizational units, program codes, leadership and stewardship roles, governance bodies, delegations of authority, board charters and operating jurisdictions used to define decision rights and accountability.</w:t>
            </w:r>
          </w:p>
        </w:tc>
      </w:tr>
      <w:tr w:rsidR="00B84184" w:rsidTr="50907F39" w14:paraId="3CBC4047" w14:textId="77777777">
        <w:trPr>
          <w:trHeight w:val="300"/>
        </w:trPr>
        <w:tc>
          <w:tcPr>
            <w:tcW w:w="2814" w:type="dxa"/>
          </w:tcPr>
          <w:p w:rsidRPr="008763A9" w:rsidR="00B84184" w:rsidP="50907F39" w:rsidRDefault="50907F39" w14:paraId="201522BD" w14:textId="3C941DB4">
            <w:pPr>
              <w:pStyle w:val="NormalTable"/>
              <w:rPr>
                <w:rFonts w:ascii="Calibri" w:hAnsi="Calibri" w:eastAsia="Calibri"/>
                <w:szCs w:val="20"/>
              </w:rPr>
            </w:pPr>
            <w:r w:rsidRPr="50907F39">
              <w:rPr>
                <w:rFonts w:ascii="Calibri" w:hAnsi="Calibri" w:eastAsia="Calibri"/>
                <w:szCs w:val="20"/>
              </w:rPr>
              <w:t>Workforce and Human Resources</w:t>
            </w:r>
          </w:p>
        </w:tc>
        <w:tc>
          <w:tcPr>
            <w:tcW w:w="6349" w:type="dxa"/>
          </w:tcPr>
          <w:p w:rsidRPr="00D20039" w:rsidR="00B84184" w:rsidP="50907F39" w:rsidRDefault="50907F39" w14:paraId="65E27C02" w14:textId="3095C2C1">
            <w:pPr>
              <w:pStyle w:val="NormalTable"/>
              <w:rPr>
                <w:rFonts w:ascii="Calibri" w:hAnsi="Calibri" w:eastAsia="Calibri"/>
                <w:szCs w:val="20"/>
              </w:rPr>
            </w:pPr>
            <w:r w:rsidRPr="50907F39">
              <w:rPr>
                <w:rFonts w:ascii="Calibri" w:hAnsi="Calibri" w:eastAsia="Calibri"/>
                <w:szCs w:val="20"/>
              </w:rPr>
              <w:t>Information about t employee/contractor identity, position and role taxonomies, FTE and staffing models, certifications and background checks, timekeeping and leave types, labor agreements, performance appraisals and personnel actions.</w:t>
            </w:r>
          </w:p>
        </w:tc>
      </w:tr>
      <w:tr w:rsidR="005D1421" w:rsidTr="50907F39" w14:paraId="626BD589"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D20039" w:rsidR="005D1421" w:rsidP="50907F39" w:rsidRDefault="50907F39" w14:paraId="1CFABEAF" w14:textId="5DF61CF5">
            <w:pPr>
              <w:pStyle w:val="NormalTable"/>
              <w:rPr>
                <w:rFonts w:ascii="Calibri" w:hAnsi="Calibri" w:eastAsia="Calibri"/>
                <w:szCs w:val="20"/>
              </w:rPr>
            </w:pPr>
            <w:r w:rsidRPr="50907F39">
              <w:rPr>
                <w:rFonts w:ascii="Calibri" w:hAnsi="Calibri" w:eastAsia="Calibri"/>
                <w:szCs w:val="20"/>
              </w:rPr>
              <w:t>Facilities, Assets and Inventory</w:t>
            </w:r>
          </w:p>
        </w:tc>
        <w:tc>
          <w:tcPr>
            <w:tcW w:w="6349" w:type="dxa"/>
          </w:tcPr>
          <w:p w:rsidRPr="00D20039" w:rsidR="005D1421" w:rsidP="50907F39" w:rsidRDefault="50907F39" w14:paraId="5A71FFB6" w14:textId="78722D74">
            <w:pPr>
              <w:pStyle w:val="NormalTable"/>
              <w:rPr>
                <w:rFonts w:ascii="Calibri" w:hAnsi="Calibri" w:eastAsia="Calibri"/>
                <w:szCs w:val="20"/>
              </w:rPr>
            </w:pPr>
            <w:r w:rsidRPr="50907F39">
              <w:rPr>
                <w:rFonts w:ascii="Calibri" w:hAnsi="Calibri" w:eastAsia="Calibri"/>
                <w:szCs w:val="20"/>
              </w:rPr>
              <w:t>Information about physical locations, office/clinic sites, leased space, fixed assets, IT/telecom equipment, vehicles, asset tagging, maintenance schedules and lifecycle status used for capacity planning and stewardship.</w:t>
            </w:r>
          </w:p>
        </w:tc>
      </w:tr>
      <w:tr w:rsidR="005D1421" w:rsidTr="50907F39" w14:paraId="507424AC" w14:textId="77777777">
        <w:trPr>
          <w:trHeight w:val="300"/>
        </w:trPr>
        <w:tc>
          <w:tcPr>
            <w:tcW w:w="2814" w:type="dxa"/>
          </w:tcPr>
          <w:p w:rsidRPr="00D20039" w:rsidR="005D1421" w:rsidP="50907F39" w:rsidRDefault="50907F39" w14:paraId="5DEBE29A" w14:textId="2FB100A5">
            <w:pPr>
              <w:pStyle w:val="NormalTable"/>
              <w:rPr>
                <w:rFonts w:ascii="Calibri" w:hAnsi="Calibri" w:eastAsia="Calibri"/>
                <w:szCs w:val="20"/>
              </w:rPr>
            </w:pPr>
            <w:r w:rsidRPr="50907F39">
              <w:rPr>
                <w:rFonts w:ascii="Calibri" w:hAnsi="Calibri" w:eastAsia="Calibri"/>
                <w:szCs w:val="20"/>
              </w:rPr>
              <w:t>Financials, Budgeting and Cost Allocation</w:t>
            </w:r>
          </w:p>
        </w:tc>
        <w:tc>
          <w:tcPr>
            <w:tcW w:w="6349" w:type="dxa"/>
          </w:tcPr>
          <w:p w:rsidRPr="00D20039" w:rsidR="005D1421" w:rsidP="50907F39" w:rsidRDefault="50907F39" w14:paraId="3D61151F" w14:textId="64463EFA">
            <w:pPr>
              <w:pStyle w:val="NormalTable"/>
              <w:rPr>
                <w:rFonts w:ascii="Calibri" w:hAnsi="Calibri" w:eastAsia="Calibri"/>
                <w:szCs w:val="20"/>
              </w:rPr>
            </w:pPr>
            <w:r w:rsidRPr="50907F39">
              <w:rPr>
                <w:rFonts w:ascii="Calibri" w:hAnsi="Calibri" w:eastAsia="Calibri"/>
                <w:szCs w:val="20"/>
              </w:rPr>
              <w:t>Information about budget authorities, funding sources and appropriations, chart of accounts and cost centers, expenditure types, internal chargebacks, grants accounting, forecasting and variance reporting used to manage fiscal resources.</w:t>
            </w:r>
          </w:p>
        </w:tc>
      </w:tr>
      <w:tr w:rsidR="005D1421" w:rsidTr="50907F39" w14:paraId="1823487B"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D20039" w:rsidR="005D1421" w:rsidP="50907F39" w:rsidRDefault="50907F39" w14:paraId="12AFAF3B" w14:textId="40C6DB36">
            <w:pPr>
              <w:pStyle w:val="NormalTable"/>
              <w:rPr>
                <w:rFonts w:ascii="Calibri" w:hAnsi="Calibri" w:eastAsia="Calibri"/>
                <w:szCs w:val="20"/>
              </w:rPr>
            </w:pPr>
            <w:r w:rsidRPr="50907F39">
              <w:rPr>
                <w:rFonts w:ascii="Calibri" w:hAnsi="Calibri" w:eastAsia="Calibri"/>
                <w:szCs w:val="20"/>
              </w:rPr>
              <w:t>Contracts, Grants and Agreements</w:t>
            </w:r>
          </w:p>
        </w:tc>
        <w:tc>
          <w:tcPr>
            <w:tcW w:w="6349" w:type="dxa"/>
          </w:tcPr>
          <w:p w:rsidRPr="00D20039" w:rsidR="005D1421" w:rsidP="50907F39" w:rsidRDefault="50907F39" w14:paraId="78E22E9D" w14:textId="1DA3518A">
            <w:pPr>
              <w:pStyle w:val="NormalTable"/>
              <w:rPr>
                <w:rFonts w:ascii="Calibri" w:hAnsi="Calibri" w:eastAsia="Calibri"/>
                <w:szCs w:val="20"/>
              </w:rPr>
            </w:pPr>
            <w:r w:rsidRPr="50907F39">
              <w:rPr>
                <w:rFonts w:ascii="Calibri" w:hAnsi="Calibri" w:eastAsia="Calibri"/>
                <w:szCs w:val="20"/>
              </w:rPr>
              <w:t>Information about procurement contracts, vendor master records, statements of work, service-level agreements, grants and subawards, contract status, renewal/termination terms and third‑party compliance requirements.</w:t>
            </w:r>
          </w:p>
        </w:tc>
      </w:tr>
      <w:tr w:rsidR="005D1421" w:rsidTr="50907F39" w14:paraId="08F97E1A" w14:textId="77777777">
        <w:trPr>
          <w:trHeight w:val="300"/>
        </w:trPr>
        <w:tc>
          <w:tcPr>
            <w:tcW w:w="2814" w:type="dxa"/>
          </w:tcPr>
          <w:p w:rsidRPr="00D20039" w:rsidR="005D1421" w:rsidP="50907F39" w:rsidRDefault="50907F39" w14:paraId="1CA04B83" w14:textId="2D3398F9">
            <w:pPr>
              <w:pStyle w:val="NormalTable"/>
              <w:rPr>
                <w:rFonts w:ascii="Calibri" w:hAnsi="Calibri" w:eastAsia="Calibri"/>
                <w:szCs w:val="20"/>
              </w:rPr>
            </w:pPr>
            <w:r w:rsidRPr="50907F39">
              <w:rPr>
                <w:rFonts w:ascii="Calibri" w:hAnsi="Calibri" w:eastAsia="Calibri"/>
                <w:szCs w:val="20"/>
              </w:rPr>
              <w:t>Procurement and Purchasing</w:t>
            </w:r>
          </w:p>
        </w:tc>
        <w:tc>
          <w:tcPr>
            <w:tcW w:w="6349" w:type="dxa"/>
          </w:tcPr>
          <w:p w:rsidRPr="00D20039" w:rsidR="005D1421" w:rsidP="50907F39" w:rsidRDefault="50907F39" w14:paraId="4C7D963D" w14:textId="618758C0">
            <w:pPr>
              <w:pStyle w:val="NormalTable"/>
              <w:rPr>
                <w:rFonts w:ascii="Calibri" w:hAnsi="Calibri" w:eastAsia="Calibri"/>
                <w:szCs w:val="20"/>
              </w:rPr>
            </w:pPr>
            <w:r w:rsidRPr="50907F39">
              <w:rPr>
                <w:rFonts w:ascii="Calibri" w:hAnsi="Calibri" w:eastAsia="Calibri"/>
                <w:szCs w:val="20"/>
              </w:rPr>
              <w:t>Information about procurement methods, solicitation/RFP/RFQ processes, purchase orders, supplier classifications, bid evaluations, procurement thresholds and purchasing card policies that govern acquisition activities.</w:t>
            </w:r>
          </w:p>
        </w:tc>
      </w:tr>
      <w:tr w:rsidR="005D1421" w:rsidTr="50907F39" w14:paraId="7C456D46"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D20039" w:rsidR="005D1421" w:rsidP="50907F39" w:rsidRDefault="50907F39" w14:paraId="66675A0C" w14:textId="5168B758">
            <w:pPr>
              <w:pStyle w:val="NormalTable"/>
              <w:rPr>
                <w:rFonts w:ascii="Calibri" w:hAnsi="Calibri" w:eastAsia="Calibri"/>
                <w:szCs w:val="20"/>
              </w:rPr>
            </w:pPr>
            <w:r w:rsidRPr="50907F39">
              <w:rPr>
                <w:rFonts w:ascii="Calibri" w:hAnsi="Calibri" w:eastAsia="Calibri"/>
                <w:szCs w:val="20"/>
              </w:rPr>
              <w:t>Administrative Policies, Procedures and Standards</w:t>
            </w:r>
          </w:p>
        </w:tc>
        <w:tc>
          <w:tcPr>
            <w:tcW w:w="6349" w:type="dxa"/>
          </w:tcPr>
          <w:p w:rsidRPr="00D20039" w:rsidR="005D1421" w:rsidP="50907F39" w:rsidRDefault="50907F39" w14:paraId="25F67DD0" w14:textId="35F4E76A">
            <w:pPr>
              <w:pStyle w:val="NormalTable"/>
              <w:rPr>
                <w:rFonts w:ascii="Calibri" w:hAnsi="Calibri" w:eastAsia="Calibri"/>
                <w:szCs w:val="20"/>
              </w:rPr>
            </w:pPr>
            <w:r w:rsidRPr="50907F39">
              <w:rPr>
                <w:rFonts w:ascii="Calibri" w:hAnsi="Calibri" w:eastAsia="Calibri"/>
                <w:szCs w:val="20"/>
              </w:rPr>
              <w:t>Information about administrative policies, standard operating procedures, business rules, approval workflows, internal controls and policy exceptions that shape day‑to‑day administrative conduct.</w:t>
            </w:r>
          </w:p>
        </w:tc>
      </w:tr>
      <w:tr w:rsidR="005D1421" w:rsidTr="50907F39" w14:paraId="23380871" w14:textId="77777777">
        <w:trPr>
          <w:trHeight w:val="300"/>
        </w:trPr>
        <w:tc>
          <w:tcPr>
            <w:tcW w:w="2814" w:type="dxa"/>
          </w:tcPr>
          <w:p w:rsidRPr="00D20039" w:rsidR="005D1421" w:rsidP="50907F39" w:rsidRDefault="50907F39" w14:paraId="0E7E1908" w14:textId="62794672">
            <w:pPr>
              <w:pStyle w:val="NormalTable"/>
              <w:rPr>
                <w:rFonts w:ascii="Calibri" w:hAnsi="Calibri" w:eastAsia="Calibri"/>
                <w:szCs w:val="20"/>
              </w:rPr>
            </w:pPr>
            <w:r w:rsidRPr="50907F39">
              <w:rPr>
                <w:rFonts w:ascii="Calibri" w:hAnsi="Calibri" w:eastAsia="Calibri"/>
                <w:szCs w:val="20"/>
              </w:rPr>
              <w:t>Administrative Systems, Tools and Service Catalog</w:t>
            </w:r>
          </w:p>
        </w:tc>
        <w:tc>
          <w:tcPr>
            <w:tcW w:w="6349" w:type="dxa"/>
          </w:tcPr>
          <w:p w:rsidRPr="00D20039" w:rsidR="005D1421" w:rsidP="50907F39" w:rsidRDefault="50907F39" w14:paraId="16931276" w14:textId="235B34D7">
            <w:pPr>
              <w:pStyle w:val="NormalTable"/>
              <w:rPr>
                <w:rFonts w:ascii="Calibri" w:hAnsi="Calibri" w:eastAsia="Calibri"/>
                <w:szCs w:val="20"/>
              </w:rPr>
            </w:pPr>
            <w:r w:rsidRPr="50907F39">
              <w:rPr>
                <w:rFonts w:ascii="Calibri" w:hAnsi="Calibri" w:eastAsia="Calibri"/>
                <w:szCs w:val="20"/>
              </w:rPr>
              <w:t>Information about administrative applications and services (human resources, enterprise resource planning/finance, procurement systems, facility management, scheduling, customer relationship management), support tiers, system owners, integrations and authoritative data sources.</w:t>
            </w:r>
          </w:p>
        </w:tc>
      </w:tr>
      <w:tr w:rsidR="005D1421" w:rsidTr="50907F39" w14:paraId="783B155A" w14:textId="77777777">
        <w:trPr>
          <w:cnfStyle w:val="000000100000" w:firstRow="0" w:lastRow="0" w:firstColumn="0" w:lastColumn="0" w:oddVBand="0" w:evenVBand="0" w:oddHBand="1" w:evenHBand="0" w:firstRowFirstColumn="0" w:firstRowLastColumn="0" w:lastRowFirstColumn="0" w:lastRowLastColumn="0"/>
          <w:trHeight w:val="300"/>
        </w:trPr>
        <w:tc>
          <w:tcPr>
            <w:tcW w:w="2814" w:type="dxa"/>
          </w:tcPr>
          <w:p w:rsidRPr="00D20039" w:rsidR="005D1421" w:rsidP="50907F39" w:rsidRDefault="50907F39" w14:paraId="37A8AD25" w14:textId="413F368E">
            <w:pPr>
              <w:pStyle w:val="NormalTable"/>
              <w:rPr>
                <w:rFonts w:ascii="Calibri" w:hAnsi="Calibri" w:eastAsia="Calibri"/>
                <w:szCs w:val="20"/>
              </w:rPr>
            </w:pPr>
            <w:r w:rsidRPr="50907F39">
              <w:rPr>
                <w:rFonts w:ascii="Calibri" w:hAnsi="Calibri" w:eastAsia="Calibri"/>
                <w:szCs w:val="20"/>
              </w:rPr>
              <w:t>Communications, Outreach and Stakeholder Management</w:t>
            </w:r>
          </w:p>
        </w:tc>
        <w:tc>
          <w:tcPr>
            <w:tcW w:w="6349" w:type="dxa"/>
            <w:tcBorders>
              <w:bottom w:val="single" w:color="000000" w:themeColor="text1" w:sz="4" w:space="0"/>
            </w:tcBorders>
          </w:tcPr>
          <w:p w:rsidRPr="00D20039" w:rsidR="005D1421" w:rsidP="50907F39" w:rsidRDefault="50907F39" w14:paraId="5D0732F7" w14:textId="2562680C">
            <w:pPr>
              <w:pStyle w:val="NormalTable"/>
              <w:rPr>
                <w:rFonts w:ascii="Calibri" w:hAnsi="Calibri" w:eastAsia="Calibri"/>
                <w:szCs w:val="20"/>
              </w:rPr>
            </w:pPr>
            <w:r w:rsidRPr="50907F39">
              <w:rPr>
                <w:rFonts w:ascii="Calibri" w:hAnsi="Calibri" w:eastAsia="Calibri"/>
                <w:szCs w:val="20"/>
              </w:rPr>
              <w:t>Information about internal and external communications, public notices, stakeholder registries, constituent services, inquiry/ticketing types, engagement channels and escalation paths used to manage outreach and responsiveness.</w:t>
            </w:r>
          </w:p>
        </w:tc>
      </w:tr>
      <w:tr w:rsidR="2CE6E10F" w:rsidTr="50907F39" w14:paraId="5A6CF3AF" w14:textId="77777777">
        <w:trPr>
          <w:trHeight w:val="300"/>
        </w:trPr>
        <w:tc>
          <w:tcPr>
            <w:tcW w:w="2814" w:type="dxa"/>
          </w:tcPr>
          <w:p w:rsidR="2CE6E10F" w:rsidP="50907F39" w:rsidRDefault="50907F39" w14:paraId="5DD7EF1E" w14:textId="569A9A55">
            <w:pPr>
              <w:pStyle w:val="NormalTable"/>
              <w:rPr>
                <w:rFonts w:ascii="Calibri" w:hAnsi="Calibri" w:eastAsia="Calibri"/>
                <w:szCs w:val="20"/>
              </w:rPr>
            </w:pPr>
            <w:r w:rsidRPr="50907F39">
              <w:rPr>
                <w:rFonts w:ascii="Calibri" w:hAnsi="Calibri" w:eastAsia="Calibri"/>
                <w:szCs w:val="20"/>
              </w:rPr>
              <w:t>Records, Document Management and Reporting</w:t>
            </w:r>
          </w:p>
        </w:tc>
        <w:tc>
          <w:tcPr>
            <w:tcW w:w="6349" w:type="dxa"/>
            <w:tcBorders>
              <w:bottom w:val="single" w:color="000000" w:themeColor="text1" w:sz="4" w:space="0"/>
            </w:tcBorders>
          </w:tcPr>
          <w:p w:rsidR="2CE6E10F" w:rsidP="50907F39" w:rsidRDefault="50907F39" w14:paraId="70F9CFC7" w14:textId="2C0F2582">
            <w:pPr>
              <w:pStyle w:val="NormalTable"/>
              <w:rPr>
                <w:rFonts w:ascii="Calibri" w:hAnsi="Calibri" w:eastAsia="Calibri"/>
                <w:szCs w:val="20"/>
              </w:rPr>
            </w:pPr>
            <w:r w:rsidRPr="50907F39">
              <w:rPr>
                <w:rFonts w:ascii="Calibri" w:hAnsi="Calibri" w:eastAsia="Calibri"/>
                <w:szCs w:val="20"/>
              </w:rPr>
              <w:t xml:space="preserve">Information about administrative records and document types, metadata and indexing conventions, retention/archival classes, Freedom of </w:t>
            </w:r>
            <w:r w:rsidRPr="50907F39">
              <w:rPr>
                <w:rFonts w:ascii="Calibri" w:hAnsi="Calibri" w:eastAsia="Calibri"/>
                <w:szCs w:val="20"/>
              </w:rPr>
              <w:t>Information/ disclosure workflows, audit trails and standard reporting/templates to support retrieval and compliance.</w:t>
            </w:r>
          </w:p>
        </w:tc>
      </w:tr>
      <w:tr w:rsidR="008C3FB7" w:rsidTr="50907F39" w14:paraId="5B544D0D" w14:textId="77777777">
        <w:trPr>
          <w:cnfStyle w:val="000000100000" w:firstRow="0" w:lastRow="0" w:firstColumn="0" w:lastColumn="0" w:oddVBand="0" w:evenVBand="0" w:oddHBand="1" w:evenHBand="0" w:firstRowFirstColumn="0" w:firstRowLastColumn="0" w:lastRowFirstColumn="0" w:lastRowLastColumn="0"/>
          <w:trHeight w:val="300"/>
          <w:ins w:author="Dwayne Carter" w:date="2026-02-20T18:44:00Z" w:id="637"/>
        </w:trPr>
        <w:tc>
          <w:tcPr>
            <w:tcW w:w="2814" w:type="dxa"/>
          </w:tcPr>
          <w:p w:rsidRPr="50907F39" w:rsidR="008C3FB7" w:rsidP="008C3FB7" w:rsidRDefault="008C3FB7" w14:paraId="3A47B539" w14:textId="3114BEE0">
            <w:pPr>
              <w:pStyle w:val="NormalTable"/>
              <w:rPr>
                <w:ins w:author="Dwayne Carter" w:date="2026-02-20T18:44:00Z" w16du:dateUtc="2026-02-20T23:44:00Z" w:id="638"/>
                <w:rFonts w:ascii="Calibri" w:hAnsi="Calibri" w:eastAsia="Calibri"/>
                <w:szCs w:val="20"/>
              </w:rPr>
            </w:pPr>
            <w:ins w:author="Dwayne Carter" w:date="2026-02-20T18:44:00Z" w16du:dateUtc="2026-02-20T23:44:00Z" w:id="639">
              <w:r w:rsidRPr="679E63AE">
                <w:rPr>
                  <w:rFonts w:ascii="Calibri" w:hAnsi="Calibri" w:eastAsia="Calibri"/>
                  <w:szCs w:val="20"/>
                </w:rPr>
                <w:t>Training, Certifications and Employee Compliance</w:t>
              </w:r>
            </w:ins>
          </w:p>
        </w:tc>
        <w:tc>
          <w:tcPr>
            <w:tcW w:w="6349" w:type="dxa"/>
            <w:tcBorders>
              <w:bottom w:val="single" w:color="000000" w:themeColor="text1" w:sz="4" w:space="0"/>
            </w:tcBorders>
          </w:tcPr>
          <w:p w:rsidRPr="50907F39" w:rsidR="008C3FB7" w:rsidP="008C3FB7" w:rsidRDefault="008C3FB7" w14:paraId="6C001C8D" w14:textId="03EB5AF7">
            <w:pPr>
              <w:pStyle w:val="NormalTable"/>
              <w:rPr>
                <w:ins w:author="Dwayne Carter" w:date="2026-02-20T18:44:00Z" w16du:dateUtc="2026-02-20T23:44:00Z" w:id="640"/>
                <w:rFonts w:ascii="Calibri" w:hAnsi="Calibri" w:eastAsia="Calibri"/>
                <w:szCs w:val="20"/>
              </w:rPr>
            </w:pPr>
            <w:ins w:author="Dwayne Carter" w:date="2026-02-20T18:44:00Z" w16du:dateUtc="2026-02-20T23:44:00Z" w:id="641">
              <w:r w:rsidRPr="679E63AE">
                <w:rPr>
                  <w:rFonts w:ascii="Calibri" w:hAnsi="Calibri" w:eastAsia="Calibri"/>
                  <w:szCs w:val="20"/>
                </w:rPr>
                <w:t>Information about compliance training, required certifications, acknowledgment records, annual attestation statuses, conflict of interest disclosures and personnel compliance records.</w:t>
              </w:r>
            </w:ins>
          </w:p>
        </w:tc>
      </w:tr>
      <w:tr w:rsidR="2CE6E10F" w:rsidTr="50907F39" w14:paraId="75455D0C" w14:textId="77777777">
        <w:trPr>
          <w:trHeight w:val="300"/>
        </w:trPr>
        <w:tc>
          <w:tcPr>
            <w:tcW w:w="9163" w:type="dxa"/>
            <w:gridSpan w:val="2"/>
          </w:tcPr>
          <w:p w:rsidR="2CE6E10F" w:rsidP="50907F39" w:rsidRDefault="50907F39" w14:paraId="7CC6DEF3" w14:textId="34BC04AC">
            <w:pPr>
              <w:pStyle w:val="NormalTable"/>
              <w:rPr>
                <w:rFonts w:ascii="Calibri" w:hAnsi="Calibri" w:eastAsia="Calibri"/>
                <w:szCs w:val="20"/>
              </w:rPr>
            </w:pPr>
            <w:r w:rsidRPr="50907F39">
              <w:rPr>
                <w:rFonts w:ascii="Calibri" w:hAnsi="Calibri" w:eastAsia="Calibri"/>
                <w:szCs w:val="20"/>
              </w:rPr>
              <w:t>Relates to:</w:t>
            </w:r>
          </w:p>
        </w:tc>
      </w:tr>
    </w:tbl>
    <w:p w:rsidR="354F6087" w:rsidRDefault="354F6087" w14:paraId="3B16BE32" w14:textId="02307409"/>
    <w:p w:rsidRPr="00D20039" w:rsidR="005D1421" w:rsidP="005D1421" w:rsidRDefault="005D1421" w14:paraId="2FBDDE83" w14:textId="77777777">
      <w:pPr>
        <w:pStyle w:val="NormalTable"/>
      </w:pPr>
    </w:p>
    <w:p w:rsidRPr="00BC54BC" w:rsidR="00AE1F23" w:rsidP="006D2323" w:rsidRDefault="00EB021B" w14:paraId="6043CAAD" w14:textId="7850FAC0">
      <w:pPr>
        <w:pStyle w:val="Heading1"/>
      </w:pPr>
      <w:bookmarkStart w:name="_Toc219458273" w:id="642"/>
      <w:bookmarkStart w:name="_Toc219460191" w:id="643"/>
      <w:bookmarkStart w:name="_Toc219458274" w:id="644"/>
      <w:bookmarkStart w:name="_Toc219460192" w:id="645"/>
      <w:bookmarkStart w:name="_Toc219458275" w:id="646"/>
      <w:bookmarkStart w:name="_Toc219460193" w:id="647"/>
      <w:bookmarkStart w:name="_Toc219458276" w:id="648"/>
      <w:bookmarkStart w:name="_Toc219460194" w:id="649"/>
      <w:bookmarkStart w:name="_Toc219458277" w:id="650"/>
      <w:bookmarkStart w:name="_Toc219460195" w:id="651"/>
      <w:bookmarkStart w:name="_Toc219458278" w:id="652"/>
      <w:bookmarkStart w:name="_Toc219460196" w:id="653"/>
      <w:bookmarkStart w:name="_Toc222506487" w:id="654"/>
      <w:bookmarkEnd w:id="642"/>
      <w:bookmarkEnd w:id="643"/>
      <w:bookmarkEnd w:id="644"/>
      <w:bookmarkEnd w:id="645"/>
      <w:bookmarkEnd w:id="646"/>
      <w:bookmarkEnd w:id="647"/>
      <w:bookmarkEnd w:id="648"/>
      <w:bookmarkEnd w:id="649"/>
      <w:bookmarkEnd w:id="650"/>
      <w:bookmarkEnd w:id="651"/>
      <w:bookmarkEnd w:id="652"/>
      <w:bookmarkEnd w:id="653"/>
      <w:r>
        <w:t>IRM</w:t>
      </w:r>
      <w:r w:rsidRPr="00BC54BC" w:rsidR="00242527">
        <w:t xml:space="preserve"> </w:t>
      </w:r>
      <w:r w:rsidRPr="00BC54BC" w:rsidR="00AE1F23">
        <w:t>Views &amp; Matrices</w:t>
      </w:r>
      <w:bookmarkEnd w:id="654"/>
    </w:p>
    <w:p w:rsidRPr="003B7A94" w:rsidR="003B7A94" w:rsidP="003B7A94" w:rsidRDefault="003B7A94" w14:paraId="4E959800" w14:textId="45121C80">
      <w:r>
        <w:t xml:space="preserve">The following section provides an overview of the views and matrices that have been established to support the </w:t>
      </w:r>
      <w:r w:rsidR="00EB021B">
        <w:t>IRM</w:t>
      </w:r>
      <w:r>
        <w:t xml:space="preserve"> and the overall MITA framework. </w:t>
      </w:r>
    </w:p>
    <w:p w:rsidR="00F17797" w:rsidP="00AE1F23" w:rsidRDefault="00EB021B" w14:paraId="7C79B3D4" w14:textId="62DC3DC7">
      <w:pPr>
        <w:pStyle w:val="Heading2"/>
      </w:pPr>
      <w:bookmarkStart w:name="_Toc222506488" w:id="655"/>
      <w:r>
        <w:t>IRM</w:t>
      </w:r>
      <w:r w:rsidR="00AE1F23">
        <w:t xml:space="preserve"> </w:t>
      </w:r>
      <w:r w:rsidR="008F3693">
        <w:t>Conceptual Data</w:t>
      </w:r>
      <w:r w:rsidR="00C41170">
        <w:t xml:space="preserve"> Model</w:t>
      </w:r>
      <w:bookmarkEnd w:id="655"/>
    </w:p>
    <w:p w:rsidR="00C41170" w:rsidP="00C41170" w:rsidRDefault="003B7A94" w14:paraId="455E0A80" w14:textId="38E32F22">
      <w:r>
        <w:t xml:space="preserve">The </w:t>
      </w:r>
      <w:r w:rsidR="00EB021B">
        <w:t>IRM</w:t>
      </w:r>
      <w:r>
        <w:t xml:space="preserve"> conceptual data model provides a high-level overview of the subject areas in the </w:t>
      </w:r>
      <w:r w:rsidR="00EB021B">
        <w:t>IRM</w:t>
      </w:r>
      <w:r>
        <w:t xml:space="preserve"> and their relationships between each other. The purpose of the view is to provide a high-level depiction of the data for a business audience. </w:t>
      </w:r>
    </w:p>
    <w:p w:rsidRPr="00291ADD" w:rsidR="00C41170" w:rsidP="00C41170" w:rsidRDefault="00C41170" w14:paraId="1979FD8F" w14:textId="08DAD9B7">
      <w:pPr>
        <w:pStyle w:val="Caption"/>
      </w:pPr>
      <w:r>
        <w:t xml:space="preserve">Figure </w:t>
      </w:r>
      <w:r>
        <w:fldChar w:fldCharType="begin"/>
      </w:r>
      <w:r>
        <w:instrText>SEQ Figure \* ARABIC</w:instrText>
      </w:r>
      <w:r>
        <w:fldChar w:fldCharType="separate"/>
      </w:r>
      <w:r w:rsidR="00501226">
        <w:rPr>
          <w:noProof/>
        </w:rPr>
        <w:t>5</w:t>
      </w:r>
      <w:r>
        <w:fldChar w:fldCharType="end"/>
      </w:r>
      <w:r>
        <w:t xml:space="preserve"> – </w:t>
      </w:r>
      <w:r w:rsidR="00EB021B">
        <w:t>IRM</w:t>
      </w:r>
      <w:r w:rsidR="003B7A94">
        <w:t xml:space="preserve"> </w:t>
      </w:r>
      <w:r w:rsidR="008F3693">
        <w:t xml:space="preserve">Conceptual Data </w:t>
      </w:r>
      <w:r>
        <w:t>Model</w:t>
      </w:r>
    </w:p>
    <w:p w:rsidRPr="00C41170" w:rsidR="00C41170" w:rsidP="00C41170" w:rsidRDefault="008F3693" w14:paraId="54F5CFC3" w14:textId="76FCBE2F">
      <w:commentRangeStart w:id="656"/>
      <w:r w:rsidRPr="008F3693">
        <w:rPr>
          <w:noProof/>
        </w:rPr>
        <w:drawing>
          <wp:inline distT="0" distB="0" distL="0" distR="0" wp14:anchorId="5919103A" wp14:editId="20D59EE3">
            <wp:extent cx="5943600" cy="3526155"/>
            <wp:effectExtent l="0" t="0" r="0" b="4445"/>
            <wp:docPr id="714345982"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5982" name="Picture 1" descr="Graphical user interface&#10;&#10;Description automatically generated"/>
                    <pic:cNvPicPr/>
                  </pic:nvPicPr>
                  <pic:blipFill>
                    <a:blip r:embed="rId23"/>
                    <a:stretch>
                      <a:fillRect/>
                    </a:stretch>
                  </pic:blipFill>
                  <pic:spPr>
                    <a:xfrm>
                      <a:off x="0" y="0"/>
                      <a:ext cx="5943600" cy="3526155"/>
                    </a:xfrm>
                    <a:prstGeom prst="rect">
                      <a:avLst/>
                    </a:prstGeom>
                  </pic:spPr>
                </pic:pic>
              </a:graphicData>
            </a:graphic>
          </wp:inline>
        </w:drawing>
      </w:r>
      <w:commentRangeEnd w:id="656"/>
      <w:r w:rsidRPr="00C41170" w:rsidR="00A57941">
        <w:rPr>
          <w:rStyle w:val="CommentReference"/>
          <w:sz w:val="24"/>
          <w:szCs w:val="24"/>
        </w:rPr>
        <w:commentReference w:id="656"/>
      </w:r>
    </w:p>
    <w:p w:rsidR="00735FFD" w:rsidP="00AE1F23" w:rsidRDefault="00735FFD" w14:paraId="6499E10B" w14:textId="314173C5">
      <w:pPr>
        <w:pStyle w:val="Heading2"/>
      </w:pPr>
      <w:bookmarkStart w:name="_Toc222506489" w:id="657"/>
      <w:r>
        <w:t>IRM/T-MSIS File</w:t>
      </w:r>
      <w:r w:rsidR="001B61A8">
        <w:t xml:space="preserve"> Matrix</w:t>
      </w:r>
      <w:bookmarkEnd w:id="657"/>
    </w:p>
    <w:p w:rsidR="00735FFD" w:rsidP="00735FFD" w:rsidRDefault="00735FFD" w14:paraId="12023853" w14:textId="77777777"/>
    <w:p w:rsidR="00735FFD" w:rsidP="00735FFD" w:rsidRDefault="00735FFD" w14:paraId="3EDC1229" w14:textId="38893B4F">
      <w:pPr>
        <w:pStyle w:val="Heading3"/>
      </w:pPr>
      <w:r>
        <w:t>FTX-Financial Transaction File</w:t>
      </w:r>
    </w:p>
    <w:p w:rsidR="00735FFD" w:rsidP="00735FFD" w:rsidRDefault="00735FFD" w14:paraId="5FFAB034" w14:textId="4EFAA2A2">
      <w:pPr>
        <w:pStyle w:val="Caption"/>
      </w:pPr>
      <w:r>
        <w:t xml:space="preserve">Table </w:t>
      </w:r>
      <w:r>
        <w:fldChar w:fldCharType="begin"/>
      </w:r>
      <w:r>
        <w:instrText>SEQ Table \* ARABIC</w:instrText>
      </w:r>
      <w:r>
        <w:fldChar w:fldCharType="separate"/>
      </w:r>
      <w:r w:rsidR="00501226">
        <w:rPr>
          <w:noProof/>
        </w:rPr>
        <w:t>17</w:t>
      </w:r>
      <w:r>
        <w:fldChar w:fldCharType="end"/>
      </w:r>
      <w:r>
        <w:t xml:space="preserve"> – </w:t>
      </w:r>
      <w:r w:rsidR="00182809">
        <w:t>T-MSIS Financial Transaction File to MITA 4.0 IRM</w:t>
      </w:r>
    </w:p>
    <w:tbl>
      <w:tblPr>
        <w:tblStyle w:val="GridTable4"/>
        <w:tblW w:w="5000" w:type="pct"/>
        <w:tblLook w:val="0420" w:firstRow="1" w:lastRow="0" w:firstColumn="0" w:lastColumn="0" w:noHBand="0" w:noVBand="1"/>
      </w:tblPr>
      <w:tblGrid>
        <w:gridCol w:w="1620"/>
        <w:gridCol w:w="2875"/>
        <w:gridCol w:w="2070"/>
        <w:gridCol w:w="2785"/>
      </w:tblGrid>
      <w:tr w:rsidR="00735FFD" w:rsidTr="001B61A8" w14:paraId="5B25BC48"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1620" w:type="dxa"/>
            <w:tcBorders>
              <w:right w:val="single" w:color="000000" w:sz="4" w:space="0"/>
            </w:tcBorders>
          </w:tcPr>
          <w:p w:rsidR="00735FFD" w:rsidP="000A2229" w:rsidRDefault="00735FFD" w14:paraId="2F46A55D" w14:textId="16596307">
            <w:pPr>
              <w:pStyle w:val="HeaderTable"/>
            </w:pPr>
            <w:r>
              <w:t xml:space="preserve">File Segment </w:t>
            </w:r>
            <w:r w:rsidR="00182809">
              <w:t>#</w:t>
            </w:r>
          </w:p>
        </w:tc>
        <w:tc>
          <w:tcPr>
            <w:tcW w:w="2875" w:type="dxa"/>
          </w:tcPr>
          <w:p w:rsidR="00735FFD" w:rsidP="000A2229" w:rsidRDefault="00735FFD" w14:paraId="2067A8A2" w14:textId="03351EC6">
            <w:pPr>
              <w:pStyle w:val="HeaderTable"/>
            </w:pPr>
            <w:r>
              <w:t>T-MSIS File Name</w:t>
            </w:r>
          </w:p>
        </w:tc>
        <w:tc>
          <w:tcPr>
            <w:tcW w:w="2070" w:type="dxa"/>
            <w:tcBorders>
              <w:left w:val="single" w:color="000000" w:sz="4" w:space="0"/>
              <w:right w:val="single" w:color="000000" w:sz="4" w:space="0"/>
            </w:tcBorders>
            <w:shd w:val="clear" w:color="auto" w:fill="0B769F" w:themeFill="accent4" w:themeFillShade="BF"/>
          </w:tcPr>
          <w:p w:rsidR="00735FFD" w:rsidP="000A2229" w:rsidRDefault="00735FFD" w14:paraId="4442BEE5" w14:textId="67BEDE6B">
            <w:pPr>
              <w:pStyle w:val="HeaderTable"/>
            </w:pPr>
            <w:r>
              <w:t>Subject Area</w:t>
            </w:r>
          </w:p>
        </w:tc>
        <w:tc>
          <w:tcPr>
            <w:tcW w:w="2785" w:type="dxa"/>
            <w:tcBorders>
              <w:left w:val="single" w:color="000000" w:sz="4" w:space="0"/>
              <w:right w:val="single" w:color="000000" w:sz="4" w:space="0"/>
            </w:tcBorders>
            <w:shd w:val="clear" w:color="auto" w:fill="0B769F" w:themeFill="accent4" w:themeFillShade="BF"/>
          </w:tcPr>
          <w:p w:rsidR="00735FFD" w:rsidP="000A2229" w:rsidRDefault="00735FFD" w14:paraId="4FA2366D" w14:textId="34144C80">
            <w:pPr>
              <w:pStyle w:val="HeaderTable"/>
            </w:pPr>
            <w:r>
              <w:t>Data Category</w:t>
            </w:r>
          </w:p>
        </w:tc>
      </w:tr>
      <w:tr w:rsidR="00182809" w:rsidTr="001B61A8" w14:paraId="1C9687D0" w14:textId="77777777">
        <w:trPr>
          <w:cnfStyle w:val="000000100000" w:firstRow="0" w:lastRow="0" w:firstColumn="0" w:lastColumn="0" w:oddVBand="0" w:evenVBand="0" w:oddHBand="1" w:evenHBand="0" w:firstRowFirstColumn="0" w:firstRowLastColumn="0" w:lastRowFirstColumn="0" w:lastRowLastColumn="0"/>
          <w:trHeight w:val="300"/>
        </w:trPr>
        <w:tc>
          <w:tcPr>
            <w:tcW w:w="1620" w:type="dxa"/>
            <w:vAlign w:val="bottom"/>
          </w:tcPr>
          <w:p w:rsidR="00182809" w:rsidP="00182809" w:rsidRDefault="00182809" w14:paraId="6AB80AAC" w14:textId="53F1F635">
            <w:pPr>
              <w:pStyle w:val="NormalTable"/>
              <w:rPr>
                <w:i/>
                <w:iCs/>
              </w:rPr>
            </w:pPr>
            <w:hyperlink w:history="1" r:id="rId24">
              <w:r>
                <w:rPr>
                  <w:rStyle w:val="Hyperlink"/>
                  <w:rFonts w:ascii="Aptos Narrow" w:hAnsi="Aptos Narrow" w:eastAsiaTheme="majorEastAsia"/>
                </w:rPr>
                <w:t>FTX00001</w:t>
              </w:r>
            </w:hyperlink>
          </w:p>
        </w:tc>
        <w:tc>
          <w:tcPr>
            <w:tcW w:w="2875" w:type="dxa"/>
            <w:vAlign w:val="bottom"/>
          </w:tcPr>
          <w:p w:rsidR="00182809" w:rsidP="00182809" w:rsidRDefault="00182809" w14:paraId="46037732" w14:textId="047F38E8">
            <w:pPr>
              <w:pStyle w:val="TableBullet"/>
              <w:numPr>
                <w:ilvl w:val="0"/>
                <w:numId w:val="0"/>
              </w:numPr>
            </w:pPr>
            <w:hyperlink w:history="1" r:id="rId25">
              <w:r>
                <w:rPr>
                  <w:rStyle w:val="Hyperlink"/>
                  <w:rFonts w:ascii="Aptos Narrow" w:hAnsi="Aptos Narrow" w:eastAsiaTheme="majorEastAsia"/>
                </w:rPr>
                <w:t>FILE-HEADER-RECORD-FTX</w:t>
              </w:r>
            </w:hyperlink>
          </w:p>
        </w:tc>
        <w:tc>
          <w:tcPr>
            <w:tcW w:w="2070" w:type="dxa"/>
          </w:tcPr>
          <w:p w:rsidR="00182809" w:rsidP="00182809" w:rsidRDefault="00182809" w14:paraId="317E5D26" w14:textId="662B32AD">
            <w:pPr>
              <w:pStyle w:val="TableBullet"/>
              <w:numPr>
                <w:ilvl w:val="0"/>
                <w:numId w:val="0"/>
              </w:numPr>
            </w:pPr>
            <w:r>
              <w:t>N/A</w:t>
            </w:r>
          </w:p>
        </w:tc>
        <w:tc>
          <w:tcPr>
            <w:tcW w:w="2785" w:type="dxa"/>
          </w:tcPr>
          <w:p w:rsidRPr="00622D63" w:rsidR="00182809" w:rsidP="00182809" w:rsidRDefault="00182809" w14:paraId="57C84D86" w14:textId="2E3242A3">
            <w:pPr>
              <w:pStyle w:val="NormalTable"/>
            </w:pPr>
            <w:r>
              <w:t>N/A</w:t>
            </w:r>
          </w:p>
        </w:tc>
      </w:tr>
      <w:tr w:rsidR="001B61A8" w:rsidTr="001B61A8" w14:paraId="40972CD9" w14:textId="77777777">
        <w:trPr>
          <w:trHeight w:val="104"/>
        </w:trPr>
        <w:tc>
          <w:tcPr>
            <w:tcW w:w="1620" w:type="dxa"/>
            <w:vAlign w:val="bottom"/>
          </w:tcPr>
          <w:p w:rsidR="001B61A8" w:rsidP="001B61A8" w:rsidRDefault="001B61A8" w14:paraId="3B31DC2A" w14:textId="1FB6D41B">
            <w:pPr>
              <w:pStyle w:val="NormalTable"/>
              <w:rPr>
                <w:i/>
                <w:iCs/>
              </w:rPr>
            </w:pPr>
            <w:hyperlink w:history="1" r:id="rId26">
              <w:r>
                <w:rPr>
                  <w:rStyle w:val="Hyperlink"/>
                  <w:rFonts w:ascii="Aptos Narrow" w:hAnsi="Aptos Narrow" w:eastAsiaTheme="majorEastAsia"/>
                </w:rPr>
                <w:t>FTX00002</w:t>
              </w:r>
            </w:hyperlink>
          </w:p>
        </w:tc>
        <w:tc>
          <w:tcPr>
            <w:tcW w:w="2875" w:type="dxa"/>
            <w:vAlign w:val="bottom"/>
          </w:tcPr>
          <w:p w:rsidR="001B61A8" w:rsidP="001B61A8" w:rsidRDefault="001B61A8" w14:paraId="02D80FE7" w14:textId="43F3CFA6">
            <w:pPr>
              <w:pStyle w:val="TableBullet"/>
              <w:numPr>
                <w:ilvl w:val="0"/>
                <w:numId w:val="0"/>
              </w:numPr>
            </w:pPr>
            <w:hyperlink w:history="1" r:id="rId27">
              <w:r>
                <w:rPr>
                  <w:rStyle w:val="Hyperlink"/>
                  <w:rFonts w:ascii="Aptos Narrow" w:hAnsi="Aptos Narrow" w:eastAsiaTheme="majorEastAsia"/>
                </w:rPr>
                <w:t>INDIVIDUAL-CAPITATION-PMPM</w:t>
              </w:r>
            </w:hyperlink>
          </w:p>
        </w:tc>
        <w:tc>
          <w:tcPr>
            <w:tcW w:w="2070" w:type="dxa"/>
          </w:tcPr>
          <w:p w:rsidR="001B61A8" w:rsidP="001B61A8" w:rsidRDefault="001B61A8" w14:paraId="35E6BFD3" w14:textId="1A2E70D7">
            <w:pPr>
              <w:pStyle w:val="TableBullet"/>
              <w:numPr>
                <w:ilvl w:val="0"/>
                <w:numId w:val="0"/>
              </w:numPr>
            </w:pPr>
            <w:r>
              <w:t>Healthcare Payment</w:t>
            </w:r>
          </w:p>
        </w:tc>
        <w:tc>
          <w:tcPr>
            <w:tcW w:w="2785" w:type="dxa"/>
          </w:tcPr>
          <w:p w:rsidRPr="00622D63" w:rsidR="001B61A8" w:rsidP="001B61A8" w:rsidRDefault="001B61A8" w14:paraId="7059D040" w14:textId="0FBD58CB">
            <w:pPr>
              <w:pStyle w:val="NormalTable"/>
            </w:pPr>
            <w:r w:rsidRPr="008763A9">
              <w:rPr>
                <w:highlight w:val="yellow"/>
              </w:rPr>
              <w:t>Capitation</w:t>
            </w:r>
            <w:r>
              <w:rPr>
                <w:highlight w:val="yellow"/>
              </w:rPr>
              <w:t xml:space="preserve"> Payment</w:t>
            </w:r>
            <w:r w:rsidRPr="00E368DE">
              <w:rPr>
                <w:highlight w:val="yellow"/>
              </w:rPr>
              <w:t xml:space="preserve"> </w:t>
            </w:r>
          </w:p>
        </w:tc>
      </w:tr>
      <w:tr w:rsidR="001B61A8" w:rsidTr="001B61A8" w14:paraId="0920C9FA" w14:textId="77777777">
        <w:trPr>
          <w:cnfStyle w:val="000000100000" w:firstRow="0" w:lastRow="0" w:firstColumn="0" w:lastColumn="0" w:oddVBand="0" w:evenVBand="0" w:oddHBand="1" w:evenHBand="0" w:firstRowFirstColumn="0" w:firstRowLastColumn="0" w:lastRowFirstColumn="0" w:lastRowLastColumn="0"/>
          <w:trHeight w:val="300"/>
        </w:trPr>
        <w:tc>
          <w:tcPr>
            <w:tcW w:w="1620" w:type="dxa"/>
            <w:vAlign w:val="bottom"/>
          </w:tcPr>
          <w:p w:rsidR="001B61A8" w:rsidP="001B61A8" w:rsidRDefault="001B61A8" w14:paraId="55F2CC53" w14:textId="7B71E3D9">
            <w:pPr>
              <w:pStyle w:val="NormalTable"/>
              <w:rPr>
                <w:i/>
                <w:iCs/>
              </w:rPr>
            </w:pPr>
            <w:hyperlink w:history="1" r:id="rId28">
              <w:r>
                <w:rPr>
                  <w:rStyle w:val="Hyperlink"/>
                  <w:rFonts w:ascii="Aptos Narrow" w:hAnsi="Aptos Narrow" w:eastAsiaTheme="majorEastAsia"/>
                </w:rPr>
                <w:t>FTX00003</w:t>
              </w:r>
            </w:hyperlink>
          </w:p>
        </w:tc>
        <w:tc>
          <w:tcPr>
            <w:tcW w:w="2875" w:type="dxa"/>
            <w:vAlign w:val="bottom"/>
          </w:tcPr>
          <w:p w:rsidR="001B61A8" w:rsidP="001B61A8" w:rsidRDefault="001B61A8" w14:paraId="5E957B67" w14:textId="5B3F0626">
            <w:pPr>
              <w:pStyle w:val="TableBullet"/>
              <w:numPr>
                <w:ilvl w:val="0"/>
                <w:numId w:val="0"/>
              </w:numPr>
            </w:pPr>
            <w:hyperlink w:history="1" r:id="rId29">
              <w:r>
                <w:rPr>
                  <w:rStyle w:val="Hyperlink"/>
                  <w:rFonts w:ascii="Aptos Narrow" w:hAnsi="Aptos Narrow" w:eastAsiaTheme="majorEastAsia"/>
                </w:rPr>
                <w:t>INDIVIDUAL-HEALTH-INSURANCE-PREMIUM-PAYMENT</w:t>
              </w:r>
            </w:hyperlink>
          </w:p>
        </w:tc>
        <w:tc>
          <w:tcPr>
            <w:tcW w:w="2070" w:type="dxa"/>
          </w:tcPr>
          <w:p w:rsidR="001B61A8" w:rsidP="001B61A8" w:rsidRDefault="001B61A8" w14:paraId="27ABF603" w14:textId="1050A8B4">
            <w:pPr>
              <w:pStyle w:val="TableBullet"/>
              <w:numPr>
                <w:ilvl w:val="0"/>
                <w:numId w:val="0"/>
              </w:numPr>
            </w:pPr>
            <w:r>
              <w:t>Healthcare Payment</w:t>
            </w:r>
          </w:p>
        </w:tc>
        <w:tc>
          <w:tcPr>
            <w:tcW w:w="2785" w:type="dxa"/>
          </w:tcPr>
          <w:p w:rsidRPr="00622D63" w:rsidR="001B61A8" w:rsidP="001B61A8" w:rsidRDefault="001B61A8" w14:paraId="0B099188" w14:textId="77CE7372">
            <w:pPr>
              <w:pStyle w:val="NormalTable"/>
            </w:pPr>
            <w:r w:rsidRPr="008763A9">
              <w:rPr>
                <w:highlight w:val="yellow"/>
              </w:rPr>
              <w:t>Member Premium</w:t>
            </w:r>
            <w:r>
              <w:rPr>
                <w:highlight w:val="yellow"/>
              </w:rPr>
              <w:t xml:space="preserve"> Payment</w:t>
            </w:r>
          </w:p>
        </w:tc>
      </w:tr>
      <w:tr w:rsidR="001B61A8" w:rsidTr="001B61A8" w14:paraId="472B7360" w14:textId="77777777">
        <w:trPr>
          <w:trHeight w:val="300"/>
        </w:trPr>
        <w:tc>
          <w:tcPr>
            <w:tcW w:w="1620" w:type="dxa"/>
            <w:vAlign w:val="bottom"/>
          </w:tcPr>
          <w:p w:rsidR="001B61A8" w:rsidP="001B61A8" w:rsidRDefault="001B61A8" w14:paraId="13D1A521" w14:textId="1BDBC57C">
            <w:pPr>
              <w:pStyle w:val="NormalTable"/>
              <w:rPr>
                <w:i/>
                <w:iCs/>
              </w:rPr>
            </w:pPr>
            <w:hyperlink w:history="1" r:id="rId30">
              <w:r>
                <w:rPr>
                  <w:rStyle w:val="Hyperlink"/>
                  <w:rFonts w:ascii="Aptos Narrow" w:hAnsi="Aptos Narrow" w:eastAsiaTheme="majorEastAsia"/>
                </w:rPr>
                <w:t>FTX00004</w:t>
              </w:r>
            </w:hyperlink>
          </w:p>
        </w:tc>
        <w:tc>
          <w:tcPr>
            <w:tcW w:w="2875" w:type="dxa"/>
            <w:vAlign w:val="bottom"/>
          </w:tcPr>
          <w:p w:rsidR="001B61A8" w:rsidP="001B61A8" w:rsidRDefault="001B61A8" w14:paraId="6CB8A7FF" w14:textId="5933EC2E">
            <w:pPr>
              <w:pStyle w:val="TableBullet"/>
              <w:numPr>
                <w:ilvl w:val="0"/>
                <w:numId w:val="0"/>
              </w:numPr>
            </w:pPr>
            <w:hyperlink w:history="1" r:id="rId31">
              <w:r>
                <w:rPr>
                  <w:rStyle w:val="Hyperlink"/>
                  <w:rFonts w:ascii="Aptos Narrow" w:hAnsi="Aptos Narrow" w:eastAsiaTheme="majorEastAsia"/>
                </w:rPr>
                <w:t>GROUP-INSURANCE-PREMIUM-PAYMENT</w:t>
              </w:r>
            </w:hyperlink>
          </w:p>
        </w:tc>
        <w:tc>
          <w:tcPr>
            <w:tcW w:w="2070" w:type="dxa"/>
          </w:tcPr>
          <w:p w:rsidR="001B61A8" w:rsidP="001B61A8" w:rsidRDefault="001B61A8" w14:paraId="0311C6A5" w14:textId="0164C296">
            <w:pPr>
              <w:pStyle w:val="TableBullet"/>
              <w:numPr>
                <w:ilvl w:val="0"/>
                <w:numId w:val="0"/>
              </w:numPr>
            </w:pPr>
            <w:r>
              <w:t>Healthcare Payment</w:t>
            </w:r>
          </w:p>
        </w:tc>
        <w:tc>
          <w:tcPr>
            <w:tcW w:w="2785" w:type="dxa"/>
          </w:tcPr>
          <w:p w:rsidRPr="00622D63" w:rsidR="001B61A8" w:rsidP="001B61A8" w:rsidRDefault="001B61A8" w14:paraId="5BFE55B9" w14:textId="5B693A5E">
            <w:pPr>
              <w:pStyle w:val="NormalTable"/>
            </w:pPr>
            <w:r w:rsidRPr="008763A9">
              <w:rPr>
                <w:highlight w:val="yellow"/>
              </w:rPr>
              <w:t>Member Premium</w:t>
            </w:r>
            <w:r>
              <w:rPr>
                <w:highlight w:val="yellow"/>
              </w:rPr>
              <w:t xml:space="preserve"> Payment</w:t>
            </w:r>
          </w:p>
        </w:tc>
      </w:tr>
      <w:tr w:rsidR="001B61A8" w:rsidTr="001B61A8" w14:paraId="4FB4EC15" w14:textId="77777777">
        <w:trPr>
          <w:cnfStyle w:val="000000100000" w:firstRow="0" w:lastRow="0" w:firstColumn="0" w:lastColumn="0" w:oddVBand="0" w:evenVBand="0" w:oddHBand="1" w:evenHBand="0" w:firstRowFirstColumn="0" w:firstRowLastColumn="0" w:lastRowFirstColumn="0" w:lastRowLastColumn="0"/>
          <w:trHeight w:val="300"/>
        </w:trPr>
        <w:tc>
          <w:tcPr>
            <w:tcW w:w="1620" w:type="dxa"/>
            <w:vAlign w:val="bottom"/>
          </w:tcPr>
          <w:p w:rsidR="001B61A8" w:rsidP="001B61A8" w:rsidRDefault="001B61A8" w14:paraId="7D41203C" w14:textId="37F87B26">
            <w:pPr>
              <w:pStyle w:val="NormalTable"/>
              <w:rPr>
                <w:i/>
                <w:iCs/>
              </w:rPr>
            </w:pPr>
            <w:hyperlink w:history="1" r:id="rId32">
              <w:r>
                <w:rPr>
                  <w:rStyle w:val="Hyperlink"/>
                  <w:rFonts w:ascii="Aptos Narrow" w:hAnsi="Aptos Narrow" w:eastAsiaTheme="majorEastAsia"/>
                </w:rPr>
                <w:t>FTX00005</w:t>
              </w:r>
            </w:hyperlink>
          </w:p>
        </w:tc>
        <w:tc>
          <w:tcPr>
            <w:tcW w:w="2875" w:type="dxa"/>
            <w:vAlign w:val="bottom"/>
          </w:tcPr>
          <w:p w:rsidR="001B61A8" w:rsidP="001B61A8" w:rsidRDefault="001B61A8" w14:paraId="467E984E" w14:textId="529943DC">
            <w:pPr>
              <w:pStyle w:val="TableBullet"/>
              <w:numPr>
                <w:ilvl w:val="0"/>
                <w:numId w:val="0"/>
              </w:numPr>
            </w:pPr>
            <w:hyperlink w:history="1" r:id="rId33">
              <w:r>
                <w:rPr>
                  <w:rStyle w:val="Hyperlink"/>
                  <w:rFonts w:ascii="Aptos Narrow" w:hAnsi="Aptos Narrow" w:eastAsiaTheme="majorEastAsia"/>
                </w:rPr>
                <w:t>COST-SHARING-OFFSET</w:t>
              </w:r>
            </w:hyperlink>
          </w:p>
        </w:tc>
        <w:tc>
          <w:tcPr>
            <w:tcW w:w="2070" w:type="dxa"/>
          </w:tcPr>
          <w:p w:rsidR="001B61A8" w:rsidP="001B61A8" w:rsidRDefault="001B61A8" w14:paraId="01A5C194" w14:textId="118999A9">
            <w:pPr>
              <w:pStyle w:val="TableBullet"/>
              <w:numPr>
                <w:ilvl w:val="0"/>
                <w:numId w:val="0"/>
              </w:numPr>
            </w:pPr>
            <w:r>
              <w:t>Healthcare Payment</w:t>
            </w:r>
          </w:p>
        </w:tc>
        <w:tc>
          <w:tcPr>
            <w:tcW w:w="2785" w:type="dxa"/>
          </w:tcPr>
          <w:p w:rsidRPr="00622D63" w:rsidR="001B61A8" w:rsidP="001B61A8" w:rsidRDefault="001B61A8" w14:paraId="4F000B0E" w14:textId="2D6203DA">
            <w:pPr>
              <w:pStyle w:val="NormalTable"/>
            </w:pPr>
            <w:r>
              <w:rPr>
                <w:highlight w:val="yellow"/>
              </w:rPr>
              <w:t>Cost Sharing Payments</w:t>
            </w:r>
          </w:p>
        </w:tc>
      </w:tr>
      <w:tr w:rsidR="001B61A8" w:rsidTr="001B61A8" w14:paraId="47993762" w14:textId="77777777">
        <w:trPr>
          <w:trHeight w:val="300"/>
        </w:trPr>
        <w:tc>
          <w:tcPr>
            <w:tcW w:w="1620" w:type="dxa"/>
            <w:vAlign w:val="bottom"/>
          </w:tcPr>
          <w:p w:rsidR="001B61A8" w:rsidP="001B61A8" w:rsidRDefault="001B61A8" w14:paraId="0C984E2C" w14:textId="5CCD2DB4">
            <w:pPr>
              <w:pStyle w:val="NormalTable"/>
              <w:rPr>
                <w:i/>
                <w:iCs/>
              </w:rPr>
            </w:pPr>
            <w:hyperlink w:history="1" r:id="rId34">
              <w:r>
                <w:rPr>
                  <w:rStyle w:val="Hyperlink"/>
                  <w:rFonts w:ascii="Aptos Narrow" w:hAnsi="Aptos Narrow" w:eastAsiaTheme="majorEastAsia"/>
                </w:rPr>
                <w:t>FTX00006</w:t>
              </w:r>
            </w:hyperlink>
          </w:p>
        </w:tc>
        <w:tc>
          <w:tcPr>
            <w:tcW w:w="2875" w:type="dxa"/>
            <w:vAlign w:val="bottom"/>
          </w:tcPr>
          <w:p w:rsidR="001B61A8" w:rsidP="001B61A8" w:rsidRDefault="001B61A8" w14:paraId="49FBA907" w14:textId="465F49FA">
            <w:pPr>
              <w:pStyle w:val="TableBullet"/>
              <w:numPr>
                <w:ilvl w:val="0"/>
                <w:numId w:val="0"/>
              </w:numPr>
            </w:pPr>
            <w:hyperlink w:history="1" r:id="rId35">
              <w:r>
                <w:rPr>
                  <w:rStyle w:val="Hyperlink"/>
                  <w:rFonts w:ascii="Aptos Narrow" w:hAnsi="Aptos Narrow" w:eastAsiaTheme="majorEastAsia"/>
                </w:rPr>
                <w:t>VALUE-BASED-PAYMENT</w:t>
              </w:r>
            </w:hyperlink>
          </w:p>
        </w:tc>
        <w:tc>
          <w:tcPr>
            <w:tcW w:w="2070" w:type="dxa"/>
          </w:tcPr>
          <w:p w:rsidR="001B61A8" w:rsidP="001B61A8" w:rsidRDefault="001B61A8" w14:paraId="5690507A" w14:textId="66D89F77">
            <w:pPr>
              <w:pStyle w:val="TableBullet"/>
              <w:numPr>
                <w:ilvl w:val="0"/>
                <w:numId w:val="0"/>
              </w:numPr>
            </w:pPr>
            <w:r>
              <w:t>Healthcare Payment</w:t>
            </w:r>
          </w:p>
        </w:tc>
        <w:tc>
          <w:tcPr>
            <w:tcW w:w="2785" w:type="dxa"/>
          </w:tcPr>
          <w:p w:rsidRPr="00622D63" w:rsidR="001B61A8" w:rsidP="001B61A8" w:rsidRDefault="001B61A8" w14:paraId="796C377A" w14:textId="08F3FE66">
            <w:pPr>
              <w:pStyle w:val="NormalTable"/>
            </w:pPr>
            <w:r w:rsidRPr="008763A9">
              <w:rPr>
                <w:highlight w:val="yellow"/>
              </w:rPr>
              <w:t>Healthcare Claim</w:t>
            </w:r>
            <w:r>
              <w:rPr>
                <w:highlight w:val="yellow"/>
              </w:rPr>
              <w:t xml:space="preserve"> Payment</w:t>
            </w:r>
          </w:p>
        </w:tc>
      </w:tr>
      <w:tr w:rsidR="001B61A8" w:rsidTr="001B61A8" w14:paraId="6C963DC1" w14:textId="77777777">
        <w:trPr>
          <w:cnfStyle w:val="000000100000" w:firstRow="0" w:lastRow="0" w:firstColumn="0" w:lastColumn="0" w:oddVBand="0" w:evenVBand="0" w:oddHBand="1" w:evenHBand="0" w:firstRowFirstColumn="0" w:firstRowLastColumn="0" w:lastRowFirstColumn="0" w:lastRowLastColumn="0"/>
          <w:trHeight w:val="300"/>
        </w:trPr>
        <w:tc>
          <w:tcPr>
            <w:tcW w:w="1620" w:type="dxa"/>
            <w:vAlign w:val="bottom"/>
          </w:tcPr>
          <w:p w:rsidR="001B61A8" w:rsidP="001B61A8" w:rsidRDefault="001B61A8" w14:paraId="54D46095" w14:textId="50A5D1C3">
            <w:pPr>
              <w:pStyle w:val="NormalTable"/>
              <w:rPr>
                <w:i/>
                <w:iCs/>
              </w:rPr>
            </w:pPr>
            <w:hyperlink w:history="1" r:id="rId36">
              <w:r>
                <w:rPr>
                  <w:rStyle w:val="Hyperlink"/>
                  <w:rFonts w:ascii="Aptos Narrow" w:hAnsi="Aptos Narrow" w:eastAsiaTheme="majorEastAsia"/>
                </w:rPr>
                <w:t>FTX00007</w:t>
              </w:r>
            </w:hyperlink>
          </w:p>
        </w:tc>
        <w:tc>
          <w:tcPr>
            <w:tcW w:w="2875" w:type="dxa"/>
            <w:vAlign w:val="bottom"/>
          </w:tcPr>
          <w:p w:rsidR="001B61A8" w:rsidP="001B61A8" w:rsidRDefault="001B61A8" w14:paraId="728A2A37" w14:textId="046D0CCC">
            <w:pPr>
              <w:pStyle w:val="TableBullet"/>
              <w:numPr>
                <w:ilvl w:val="0"/>
                <w:numId w:val="0"/>
              </w:numPr>
            </w:pPr>
            <w:hyperlink w:history="1" r:id="rId37">
              <w:r>
                <w:rPr>
                  <w:rStyle w:val="Hyperlink"/>
                  <w:rFonts w:ascii="Aptos Narrow" w:hAnsi="Aptos Narrow" w:eastAsiaTheme="majorEastAsia"/>
                </w:rPr>
                <w:t>STATE-DIRECTED-PAYMENT-SEPARATE-PAYMENT-TERM</w:t>
              </w:r>
            </w:hyperlink>
          </w:p>
        </w:tc>
        <w:tc>
          <w:tcPr>
            <w:tcW w:w="2070" w:type="dxa"/>
          </w:tcPr>
          <w:p w:rsidR="001B61A8" w:rsidP="001B61A8" w:rsidRDefault="001B61A8" w14:paraId="39826403" w14:textId="1F6A90FB">
            <w:pPr>
              <w:pStyle w:val="TableBullet"/>
              <w:numPr>
                <w:ilvl w:val="0"/>
                <w:numId w:val="0"/>
              </w:numPr>
            </w:pPr>
            <w:r>
              <w:t>Healthcare Payment</w:t>
            </w:r>
          </w:p>
        </w:tc>
        <w:tc>
          <w:tcPr>
            <w:tcW w:w="2785" w:type="dxa"/>
          </w:tcPr>
          <w:p w:rsidRPr="00622D63" w:rsidR="001B61A8" w:rsidP="001B61A8" w:rsidRDefault="001B61A8" w14:paraId="5A438D72" w14:textId="13B61126">
            <w:pPr>
              <w:pStyle w:val="NormalTable"/>
            </w:pPr>
            <w:r>
              <w:rPr>
                <w:highlight w:val="yellow"/>
              </w:rPr>
              <w:t>State Directed Payment</w:t>
            </w:r>
          </w:p>
        </w:tc>
      </w:tr>
      <w:tr w:rsidR="001B61A8" w:rsidTr="001B61A8" w14:paraId="3E5B7DC8" w14:textId="77777777">
        <w:trPr>
          <w:trHeight w:val="300"/>
        </w:trPr>
        <w:tc>
          <w:tcPr>
            <w:tcW w:w="1620" w:type="dxa"/>
            <w:vAlign w:val="bottom"/>
          </w:tcPr>
          <w:p w:rsidR="001B61A8" w:rsidP="001B61A8" w:rsidRDefault="001B61A8" w14:paraId="350E4788" w14:textId="66909140">
            <w:pPr>
              <w:pStyle w:val="NormalTable"/>
              <w:rPr>
                <w:i/>
                <w:iCs/>
              </w:rPr>
            </w:pPr>
            <w:hyperlink w:history="1" r:id="rId38">
              <w:r>
                <w:rPr>
                  <w:rStyle w:val="Hyperlink"/>
                  <w:rFonts w:ascii="Aptos Narrow" w:hAnsi="Aptos Narrow" w:eastAsiaTheme="majorEastAsia"/>
                </w:rPr>
                <w:t>FTX00008</w:t>
              </w:r>
            </w:hyperlink>
          </w:p>
        </w:tc>
        <w:tc>
          <w:tcPr>
            <w:tcW w:w="2875" w:type="dxa"/>
            <w:vAlign w:val="bottom"/>
          </w:tcPr>
          <w:p w:rsidR="001B61A8" w:rsidP="001B61A8" w:rsidRDefault="001B61A8" w14:paraId="7FDB0A4A" w14:textId="5321255B">
            <w:pPr>
              <w:pStyle w:val="TableBullet"/>
              <w:numPr>
                <w:ilvl w:val="0"/>
                <w:numId w:val="0"/>
              </w:numPr>
            </w:pPr>
            <w:hyperlink w:history="1" r:id="rId39">
              <w:r>
                <w:rPr>
                  <w:rStyle w:val="Hyperlink"/>
                  <w:rFonts w:ascii="Aptos Narrow" w:hAnsi="Aptos Narrow" w:eastAsiaTheme="majorEastAsia"/>
                </w:rPr>
                <w:t>COST-SETTLEMENT-PAYMENT</w:t>
              </w:r>
            </w:hyperlink>
          </w:p>
        </w:tc>
        <w:tc>
          <w:tcPr>
            <w:tcW w:w="2070" w:type="dxa"/>
          </w:tcPr>
          <w:p w:rsidR="001B61A8" w:rsidP="001B61A8" w:rsidRDefault="001B61A8" w14:paraId="1126A994" w14:textId="5648A8E7">
            <w:pPr>
              <w:pStyle w:val="TableBullet"/>
              <w:numPr>
                <w:ilvl w:val="0"/>
                <w:numId w:val="0"/>
              </w:numPr>
            </w:pPr>
            <w:r>
              <w:t>Healthcare Payment</w:t>
            </w:r>
          </w:p>
        </w:tc>
        <w:tc>
          <w:tcPr>
            <w:tcW w:w="2785" w:type="dxa"/>
          </w:tcPr>
          <w:p w:rsidRPr="00622D63" w:rsidR="001B61A8" w:rsidP="001B61A8" w:rsidRDefault="001B61A8" w14:paraId="13444D70" w14:textId="20549C64">
            <w:pPr>
              <w:pStyle w:val="NormalTable"/>
            </w:pPr>
            <w:r w:rsidRPr="008763A9">
              <w:rPr>
                <w:highlight w:val="yellow"/>
              </w:rPr>
              <w:t xml:space="preserve">Cost </w:t>
            </w:r>
            <w:r>
              <w:rPr>
                <w:highlight w:val="yellow"/>
              </w:rPr>
              <w:t>Settlement Payment</w:t>
            </w:r>
            <w:r w:rsidRPr="00E368DE" w:rsidDel="00DA5E3F">
              <w:rPr>
                <w:highlight w:val="yellow"/>
              </w:rPr>
              <w:t xml:space="preserve"> </w:t>
            </w:r>
          </w:p>
        </w:tc>
      </w:tr>
      <w:tr w:rsidR="001B61A8" w:rsidTr="001B61A8" w14:paraId="4FAEA50F" w14:textId="77777777">
        <w:trPr>
          <w:cnfStyle w:val="000000100000" w:firstRow="0" w:lastRow="0" w:firstColumn="0" w:lastColumn="0" w:oddVBand="0" w:evenVBand="0" w:oddHBand="1" w:evenHBand="0" w:firstRowFirstColumn="0" w:firstRowLastColumn="0" w:lastRowFirstColumn="0" w:lastRowLastColumn="0"/>
          <w:trHeight w:val="300"/>
        </w:trPr>
        <w:tc>
          <w:tcPr>
            <w:tcW w:w="1620" w:type="dxa"/>
            <w:vAlign w:val="bottom"/>
          </w:tcPr>
          <w:p w:rsidR="001B61A8" w:rsidP="001B61A8" w:rsidRDefault="001B61A8" w14:paraId="148E5322" w14:textId="39A2FD7C">
            <w:pPr>
              <w:pStyle w:val="NormalTable"/>
              <w:rPr>
                <w:i/>
                <w:iCs/>
              </w:rPr>
            </w:pPr>
            <w:hyperlink w:history="1" r:id="rId40">
              <w:r>
                <w:rPr>
                  <w:rStyle w:val="Hyperlink"/>
                  <w:rFonts w:ascii="Aptos Narrow" w:hAnsi="Aptos Narrow" w:eastAsiaTheme="majorEastAsia"/>
                </w:rPr>
                <w:t>FTX00009</w:t>
              </w:r>
            </w:hyperlink>
          </w:p>
        </w:tc>
        <w:tc>
          <w:tcPr>
            <w:tcW w:w="2875" w:type="dxa"/>
            <w:vAlign w:val="bottom"/>
          </w:tcPr>
          <w:p w:rsidR="001B61A8" w:rsidP="001B61A8" w:rsidRDefault="001B61A8" w14:paraId="3317EB30" w14:textId="3CE34754">
            <w:pPr>
              <w:pStyle w:val="TableBullet"/>
              <w:numPr>
                <w:ilvl w:val="0"/>
                <w:numId w:val="0"/>
              </w:numPr>
            </w:pPr>
            <w:hyperlink w:history="1" r:id="rId41">
              <w:r>
                <w:rPr>
                  <w:rStyle w:val="Hyperlink"/>
                  <w:rFonts w:ascii="Aptos Narrow" w:hAnsi="Aptos Narrow" w:eastAsiaTheme="majorEastAsia"/>
                </w:rPr>
                <w:t>FQHC-WRAP-PAYMENT</w:t>
              </w:r>
            </w:hyperlink>
          </w:p>
        </w:tc>
        <w:tc>
          <w:tcPr>
            <w:tcW w:w="2070" w:type="dxa"/>
          </w:tcPr>
          <w:p w:rsidR="001B61A8" w:rsidP="001B61A8" w:rsidRDefault="001B61A8" w14:paraId="37A64DE1" w14:textId="3C8476D7">
            <w:pPr>
              <w:pStyle w:val="TableBullet"/>
              <w:numPr>
                <w:ilvl w:val="0"/>
                <w:numId w:val="0"/>
              </w:numPr>
            </w:pPr>
            <w:r>
              <w:t>Healthcare Payment</w:t>
            </w:r>
          </w:p>
        </w:tc>
        <w:tc>
          <w:tcPr>
            <w:tcW w:w="2785" w:type="dxa"/>
          </w:tcPr>
          <w:p w:rsidRPr="00622D63" w:rsidR="001B61A8" w:rsidP="001B61A8" w:rsidRDefault="001B61A8" w14:paraId="0206887C" w14:textId="56B06C7E">
            <w:pPr>
              <w:pStyle w:val="NormalTable"/>
            </w:pPr>
            <w:r>
              <w:rPr>
                <w:highlight w:val="yellow"/>
              </w:rPr>
              <w:t>FQHC Wrap Payment</w:t>
            </w:r>
          </w:p>
        </w:tc>
      </w:tr>
      <w:tr w:rsidR="001B61A8" w:rsidTr="001B61A8" w14:paraId="300000EB" w14:textId="77777777">
        <w:trPr>
          <w:trHeight w:val="300"/>
        </w:trPr>
        <w:tc>
          <w:tcPr>
            <w:tcW w:w="1620" w:type="dxa"/>
            <w:vAlign w:val="bottom"/>
          </w:tcPr>
          <w:p w:rsidR="001B61A8" w:rsidP="001B61A8" w:rsidRDefault="001B61A8" w14:paraId="0A786484" w14:textId="76342DB7">
            <w:pPr>
              <w:pStyle w:val="NormalTable"/>
              <w:rPr>
                <w:i/>
                <w:iCs/>
              </w:rPr>
            </w:pPr>
            <w:hyperlink w:history="1" r:id="rId42">
              <w:r>
                <w:rPr>
                  <w:rStyle w:val="Hyperlink"/>
                  <w:rFonts w:ascii="Aptos Narrow" w:hAnsi="Aptos Narrow" w:eastAsiaTheme="majorEastAsia"/>
                </w:rPr>
                <w:t>FTX00095</w:t>
              </w:r>
            </w:hyperlink>
          </w:p>
        </w:tc>
        <w:tc>
          <w:tcPr>
            <w:tcW w:w="2875" w:type="dxa"/>
            <w:vAlign w:val="bottom"/>
          </w:tcPr>
          <w:p w:rsidR="001B61A8" w:rsidP="001B61A8" w:rsidRDefault="001B61A8" w14:paraId="47B4E42F" w14:textId="4ACABB44">
            <w:pPr>
              <w:pStyle w:val="TableBullet"/>
              <w:numPr>
                <w:ilvl w:val="0"/>
                <w:numId w:val="0"/>
              </w:numPr>
            </w:pPr>
            <w:hyperlink w:history="1" r:id="rId43">
              <w:r>
                <w:rPr>
                  <w:rStyle w:val="Hyperlink"/>
                  <w:rFonts w:ascii="Aptos Narrow" w:hAnsi="Aptos Narrow" w:eastAsiaTheme="majorEastAsia"/>
                </w:rPr>
                <w:t>MISCELLANEOUS-PAYMENT</w:t>
              </w:r>
            </w:hyperlink>
          </w:p>
        </w:tc>
        <w:tc>
          <w:tcPr>
            <w:tcW w:w="2070" w:type="dxa"/>
          </w:tcPr>
          <w:p w:rsidR="001B61A8" w:rsidP="001B61A8" w:rsidRDefault="001B61A8" w14:paraId="01A2BCD0" w14:textId="40CFF68A">
            <w:pPr>
              <w:pStyle w:val="TableBullet"/>
              <w:numPr>
                <w:ilvl w:val="0"/>
                <w:numId w:val="0"/>
              </w:numPr>
            </w:pPr>
            <w:r>
              <w:t>Healthcare Payment</w:t>
            </w:r>
          </w:p>
        </w:tc>
        <w:tc>
          <w:tcPr>
            <w:tcW w:w="2785" w:type="dxa"/>
          </w:tcPr>
          <w:p w:rsidR="001B61A8" w:rsidP="001B61A8" w:rsidRDefault="001B61A8" w14:paraId="435A84F1" w14:textId="6C2E83CD">
            <w:pPr>
              <w:pStyle w:val="NormalTable"/>
              <w:rPr>
                <w:highlight w:val="yellow"/>
              </w:rPr>
            </w:pPr>
            <w:r>
              <w:rPr>
                <w:highlight w:val="yellow"/>
              </w:rPr>
              <w:t>Miscellaneous Payment</w:t>
            </w:r>
            <w:r w:rsidRPr="00E368DE">
              <w:rPr>
                <w:highlight w:val="yellow"/>
              </w:rPr>
              <w:t xml:space="preserve"> </w:t>
            </w:r>
          </w:p>
          <w:p w:rsidR="001B61A8" w:rsidP="001B61A8" w:rsidRDefault="001B61A8" w14:paraId="73FDD703" w14:textId="77777777">
            <w:pPr>
              <w:pStyle w:val="NormalTable"/>
              <w:rPr>
                <w:highlight w:val="yellow"/>
              </w:rPr>
            </w:pPr>
            <w:r w:rsidRPr="008763A9">
              <w:rPr>
                <w:highlight w:val="yellow"/>
              </w:rPr>
              <w:t>Drug Rebate</w:t>
            </w:r>
            <w:r>
              <w:rPr>
                <w:highlight w:val="yellow"/>
              </w:rPr>
              <w:t xml:space="preserve"> Payment</w:t>
            </w:r>
            <w:r w:rsidRPr="00E368DE">
              <w:rPr>
                <w:highlight w:val="yellow"/>
              </w:rPr>
              <w:t xml:space="preserve"> </w:t>
            </w:r>
          </w:p>
          <w:p w:rsidR="001B61A8" w:rsidP="001B61A8" w:rsidRDefault="001B61A8" w14:paraId="7B023215" w14:textId="02AAF822">
            <w:pPr>
              <w:pStyle w:val="NormalTable"/>
              <w:rPr>
                <w:highlight w:val="yellow"/>
              </w:rPr>
            </w:pPr>
            <w:r w:rsidRPr="008763A9">
              <w:rPr>
                <w:highlight w:val="yellow"/>
              </w:rPr>
              <w:t>Care Recoupment</w:t>
            </w:r>
            <w:r>
              <w:rPr>
                <w:highlight w:val="yellow"/>
              </w:rPr>
              <w:t xml:space="preserve"> Payment</w:t>
            </w:r>
            <w:r w:rsidRPr="00E368DE">
              <w:rPr>
                <w:highlight w:val="yellow"/>
              </w:rPr>
              <w:t xml:space="preserve"> </w:t>
            </w:r>
          </w:p>
          <w:p w:rsidR="001B61A8" w:rsidP="001B61A8" w:rsidRDefault="001B61A8" w14:paraId="1E48553A" w14:textId="6900755A">
            <w:pPr>
              <w:pStyle w:val="NormalTable"/>
              <w:rPr>
                <w:highlight w:val="yellow"/>
              </w:rPr>
            </w:pPr>
            <w:r w:rsidRPr="008763A9">
              <w:rPr>
                <w:highlight w:val="yellow"/>
              </w:rPr>
              <w:t>Member Financial Pa</w:t>
            </w:r>
            <w:r>
              <w:rPr>
                <w:highlight w:val="yellow"/>
              </w:rPr>
              <w:t>yment</w:t>
            </w:r>
            <w:r w:rsidRPr="00E368DE">
              <w:rPr>
                <w:highlight w:val="yellow"/>
              </w:rPr>
              <w:t xml:space="preserve"> </w:t>
            </w:r>
          </w:p>
          <w:p w:rsidR="001B61A8" w:rsidP="001B61A8" w:rsidRDefault="001B61A8" w14:paraId="57FA66D0" w14:textId="51A2F368">
            <w:pPr>
              <w:pStyle w:val="NormalTable"/>
              <w:rPr>
                <w:highlight w:val="yellow"/>
              </w:rPr>
            </w:pPr>
            <w:r w:rsidRPr="008763A9">
              <w:rPr>
                <w:highlight w:val="yellow"/>
              </w:rPr>
              <w:t>Care Recovery</w:t>
            </w:r>
            <w:r>
              <w:rPr>
                <w:highlight w:val="yellow"/>
              </w:rPr>
              <w:t xml:space="preserve"> Payment</w:t>
            </w:r>
          </w:p>
          <w:p w:rsidRPr="00622D63" w:rsidR="001B61A8" w:rsidP="001B61A8" w:rsidRDefault="001B61A8" w14:paraId="5B3233F4" w14:textId="3C47241C">
            <w:pPr>
              <w:pStyle w:val="NormalTable"/>
            </w:pPr>
            <w:r w:rsidRPr="008763A9">
              <w:rPr>
                <w:highlight w:val="yellow"/>
              </w:rPr>
              <w:t>Incentive</w:t>
            </w:r>
            <w:r>
              <w:rPr>
                <w:highlight w:val="yellow"/>
              </w:rPr>
              <w:t xml:space="preserve"> Payment</w:t>
            </w:r>
          </w:p>
        </w:tc>
      </w:tr>
    </w:tbl>
    <w:p w:rsidRPr="00291ADD" w:rsidR="00735FFD" w:rsidP="00735FFD" w:rsidRDefault="00735FFD" w14:paraId="53D105E2" w14:textId="77777777"/>
    <w:p w:rsidR="00735FFD" w:rsidP="00735FFD" w:rsidRDefault="00735FFD" w14:paraId="021FC545" w14:textId="77777777"/>
    <w:p w:rsidR="00735FFD" w:rsidP="00735FFD" w:rsidRDefault="00735FFD" w14:paraId="7847F634" w14:textId="77777777"/>
    <w:p w:rsidR="00735FFD" w:rsidP="00735FFD" w:rsidRDefault="00735FFD" w14:paraId="1FB0D3FE" w14:textId="77777777"/>
    <w:p w:rsidRPr="00735FFD" w:rsidR="00735FFD" w:rsidP="00735FFD" w:rsidRDefault="00735FFD" w14:paraId="6267FF8E" w14:textId="77777777"/>
    <w:p w:rsidR="00AE1F23" w:rsidP="00AE1F23" w:rsidRDefault="00EB021B" w14:paraId="4E45F07F" w14:textId="7360C454">
      <w:pPr>
        <w:pStyle w:val="Heading2"/>
      </w:pPr>
      <w:bookmarkStart w:name="_Toc222506490" w:id="658"/>
      <w:r>
        <w:t>IRM</w:t>
      </w:r>
      <w:r w:rsidR="00AE1F23">
        <w:t>/</w:t>
      </w:r>
      <w:r w:rsidR="00201889">
        <w:t xml:space="preserve">MITA 3.0 </w:t>
      </w:r>
      <w:r w:rsidR="0089763A">
        <w:t>Business Process Model</w:t>
      </w:r>
      <w:bookmarkEnd w:id="658"/>
    </w:p>
    <w:p w:rsidR="003A5E05" w:rsidP="00AE1F23" w:rsidRDefault="0089763A" w14:paraId="1AE855A1" w14:textId="73819D4B">
      <w:r>
        <w:t xml:space="preserve">The </w:t>
      </w:r>
      <w:r w:rsidR="00EB021B">
        <w:t>IRM</w:t>
      </w:r>
      <w:r>
        <w:t xml:space="preserve"> is driven by the Medicaid business architecture. The </w:t>
      </w:r>
      <w:r w:rsidR="00EB021B">
        <w:t>IRM</w:t>
      </w:r>
      <w:r>
        <w:t xml:space="preserve">/MITA 3.0 Business Process Model provides a matrix that maps the data categories in the </w:t>
      </w:r>
      <w:r w:rsidR="00EB021B">
        <w:t>IRM</w:t>
      </w:r>
      <w:r>
        <w:t xml:space="preserve"> to the business processes in the MITA 3.0 Business Process Model to show the data that is needed to support each of the business processes. It helps ensure the completeness of the </w:t>
      </w:r>
      <w:r w:rsidR="00EB021B">
        <w:t>IRM</w:t>
      </w:r>
      <w:r>
        <w:t xml:space="preserve"> to ensure that it identifies key data that is needed to support the business.</w:t>
      </w:r>
      <w:r w:rsidR="003A5E05">
        <w:t xml:space="preserve"> The following table identifies the following columns:</w:t>
      </w:r>
    </w:p>
    <w:p w:rsidR="003A5E05" w:rsidP="003A5E05" w:rsidRDefault="003A5E05" w14:paraId="1A9EFA96" w14:textId="77777777">
      <w:pPr>
        <w:pStyle w:val="NormalBullet"/>
      </w:pPr>
      <w:r>
        <w:t>Business Area – The Business Area identified by the MITA 3.0 Framework</w:t>
      </w:r>
    </w:p>
    <w:p w:rsidR="003A5E05" w:rsidP="003A5E05" w:rsidRDefault="003A5E05" w14:paraId="7A2BB976" w14:textId="371875EA">
      <w:pPr>
        <w:pStyle w:val="NormalBullet"/>
      </w:pPr>
      <w:r>
        <w:t>Business Category – The Business Category identified by the MITA 3.0 Framework assigned to the identified Business Area.</w:t>
      </w:r>
    </w:p>
    <w:p w:rsidR="003A5E05" w:rsidP="003A5E05" w:rsidRDefault="003A5E05" w14:paraId="3BEE570D" w14:textId="33249BB4">
      <w:pPr>
        <w:pStyle w:val="NormalBullet"/>
      </w:pPr>
      <w:r>
        <w:t xml:space="preserve">Business Process – The Business Process identified by the MITA 3.0 Framework assigned to the identified Business Category. </w:t>
      </w:r>
      <w:r w:rsidR="0089763A">
        <w:t xml:space="preserve"> </w:t>
      </w:r>
    </w:p>
    <w:p w:rsidR="003A5E05" w:rsidP="003A5E05" w:rsidRDefault="00EB021B" w14:paraId="302BE071" w14:textId="1031A0C1">
      <w:pPr>
        <w:pStyle w:val="NormalBullet"/>
      </w:pPr>
      <w:r>
        <w:t>IRM</w:t>
      </w:r>
      <w:r w:rsidR="003A5E05">
        <w:t xml:space="preserve"> Subject Category – The Subject Area from the MITA 4.0 </w:t>
      </w:r>
      <w:r>
        <w:t>IRM</w:t>
      </w:r>
      <w:r w:rsidR="003A5E05">
        <w:t xml:space="preserve"> that identifies the type of data that is needed to support the business process. </w:t>
      </w:r>
    </w:p>
    <w:p w:rsidR="003A5E05" w:rsidP="003A5E05" w:rsidRDefault="00EB021B" w14:paraId="6E94164F" w14:textId="63349B88">
      <w:pPr>
        <w:pStyle w:val="NormalBullet"/>
      </w:pPr>
      <w:r>
        <w:t>IRM</w:t>
      </w:r>
      <w:r w:rsidR="003A5E05">
        <w:t xml:space="preserve"> Data Category – The Data Category from the MITA 4.0 </w:t>
      </w:r>
      <w:r>
        <w:t>IRM</w:t>
      </w:r>
      <w:r w:rsidR="003A5E05">
        <w:t xml:space="preserve"> assigned to the Subject Area that identifies the type of data that is needed to support the business process. </w:t>
      </w:r>
    </w:p>
    <w:p w:rsidR="003A5E05" w:rsidP="00AE1F23" w:rsidRDefault="003A5E05" w14:paraId="20C5375E" w14:textId="77777777"/>
    <w:p w:rsidR="003A5E05" w:rsidP="003A5E05" w:rsidRDefault="003A5E05" w14:paraId="00045F18" w14:textId="1A8B25A9">
      <w:pPr>
        <w:pStyle w:val="Caption"/>
      </w:pPr>
      <w:r>
        <w:t xml:space="preserve">Table </w:t>
      </w:r>
      <w:r>
        <w:fldChar w:fldCharType="begin"/>
      </w:r>
      <w:r>
        <w:instrText>SEQ Table \* ARABIC</w:instrText>
      </w:r>
      <w:r>
        <w:fldChar w:fldCharType="separate"/>
      </w:r>
      <w:r w:rsidR="00501226">
        <w:rPr>
          <w:noProof/>
        </w:rPr>
        <w:t>18</w:t>
      </w:r>
      <w:r>
        <w:fldChar w:fldCharType="end"/>
      </w:r>
      <w:r>
        <w:t xml:space="preserve"> – </w:t>
      </w:r>
      <w:r w:rsidR="00EB021B">
        <w:t>IRM</w:t>
      </w:r>
      <w:r>
        <w:t>/MITA 3.0 Business Process Model</w:t>
      </w:r>
    </w:p>
    <w:tbl>
      <w:tblPr>
        <w:tblStyle w:val="GridTable4"/>
        <w:tblW w:w="4900" w:type="pct"/>
        <w:tblLook w:val="04A0" w:firstRow="1" w:lastRow="0" w:firstColumn="1" w:lastColumn="0" w:noHBand="0" w:noVBand="1"/>
      </w:tblPr>
      <w:tblGrid>
        <w:gridCol w:w="2036"/>
        <w:gridCol w:w="1755"/>
        <w:gridCol w:w="2394"/>
        <w:gridCol w:w="1559"/>
        <w:gridCol w:w="1606"/>
      </w:tblGrid>
      <w:tr w:rsidR="003A5E05" w:rsidTr="003A5E05" w14:paraId="2B5C53D9" w14:textId="77777777">
        <w:trPr>
          <w:cnfStyle w:val="100000000000" w:firstRow="1" w:lastRow="0" w:firstColumn="0" w:lastColumn="0" w:oddVBand="0" w:evenVBand="0" w:oddHBand="0" w:evenHBand="0" w:firstRowFirstColumn="0" w:firstRowLastColumn="0" w:lastRowFirstColumn="0" w:lastRowLastColumn="0"/>
          <w:trHeight w:val="320"/>
          <w:tblHeader/>
        </w:trPr>
        <w:tc>
          <w:tcPr>
            <w:cnfStyle w:val="001000000000" w:firstRow="0" w:lastRow="0" w:firstColumn="1" w:lastColumn="0" w:oddVBand="0" w:evenVBand="0" w:oddHBand="0" w:evenHBand="0" w:firstRowFirstColumn="0" w:firstRowLastColumn="0" w:lastRowFirstColumn="0" w:lastRowLastColumn="0"/>
            <w:tcW w:w="4880" w:type="dxa"/>
            <w:noWrap/>
            <w:hideMark/>
          </w:tcPr>
          <w:p w:rsidRPr="003A5E05" w:rsidR="003A5E05" w:rsidP="003A5E05" w:rsidRDefault="003A5E05" w14:paraId="33819D92" w14:textId="77777777">
            <w:pPr>
              <w:pStyle w:val="HeaderTable"/>
            </w:pPr>
            <w:r w:rsidRPr="003A5E05">
              <w:t>Business Area</w:t>
            </w:r>
          </w:p>
        </w:tc>
        <w:tc>
          <w:tcPr>
            <w:tcW w:w="4160" w:type="dxa"/>
            <w:noWrap/>
            <w:hideMark/>
          </w:tcPr>
          <w:p w:rsidRPr="003A5E05" w:rsidR="003A5E05" w:rsidP="003A5E05" w:rsidRDefault="003A5E05" w14:paraId="0E86BC9E" w14:textId="77777777">
            <w:pPr>
              <w:pStyle w:val="HeaderTable"/>
              <w:cnfStyle w:val="100000000000" w:firstRow="1" w:lastRow="0" w:firstColumn="0" w:lastColumn="0" w:oddVBand="0" w:evenVBand="0" w:oddHBand="0" w:evenHBand="0" w:firstRowFirstColumn="0" w:firstRowLastColumn="0" w:lastRowFirstColumn="0" w:lastRowLastColumn="0"/>
            </w:pPr>
            <w:r w:rsidRPr="003A5E05">
              <w:t>Business Category</w:t>
            </w:r>
          </w:p>
        </w:tc>
        <w:tc>
          <w:tcPr>
            <w:tcW w:w="5800" w:type="dxa"/>
            <w:noWrap/>
            <w:hideMark/>
          </w:tcPr>
          <w:p w:rsidRPr="003A5E05" w:rsidR="003A5E05" w:rsidP="003A5E05" w:rsidRDefault="003A5E05" w14:paraId="61FEA3F5" w14:textId="77777777">
            <w:pPr>
              <w:pStyle w:val="HeaderTable"/>
              <w:cnfStyle w:val="100000000000" w:firstRow="1" w:lastRow="0" w:firstColumn="0" w:lastColumn="0" w:oddVBand="0" w:evenVBand="0" w:oddHBand="0" w:evenHBand="0" w:firstRowFirstColumn="0" w:firstRowLastColumn="0" w:lastRowFirstColumn="0" w:lastRowLastColumn="0"/>
            </w:pPr>
            <w:r w:rsidRPr="003A5E05">
              <w:t>Business Process</w:t>
            </w:r>
          </w:p>
        </w:tc>
        <w:tc>
          <w:tcPr>
            <w:tcW w:w="3660" w:type="dxa"/>
            <w:noWrap/>
            <w:hideMark/>
          </w:tcPr>
          <w:p w:rsidRPr="003A5E05" w:rsidR="003A5E05" w:rsidP="003A5E05" w:rsidRDefault="003A5E05" w14:paraId="00E4CE71" w14:textId="77777777">
            <w:pPr>
              <w:pStyle w:val="HeaderTable"/>
              <w:cnfStyle w:val="100000000000" w:firstRow="1" w:lastRow="0" w:firstColumn="0" w:lastColumn="0" w:oddVBand="0" w:evenVBand="0" w:oddHBand="0" w:evenHBand="0" w:firstRowFirstColumn="0" w:firstRowLastColumn="0" w:lastRowFirstColumn="0" w:lastRowLastColumn="0"/>
            </w:pPr>
            <w:r w:rsidRPr="003A5E05">
              <w:t>MITA  4.0 Subject Area</w:t>
            </w:r>
          </w:p>
        </w:tc>
        <w:tc>
          <w:tcPr>
            <w:tcW w:w="3780" w:type="dxa"/>
            <w:noWrap/>
            <w:hideMark/>
          </w:tcPr>
          <w:p w:rsidRPr="003A5E05" w:rsidR="003A5E05" w:rsidP="003A5E05" w:rsidRDefault="003A5E05" w14:paraId="64D06FC2" w14:textId="77777777">
            <w:pPr>
              <w:pStyle w:val="HeaderTable"/>
              <w:cnfStyle w:val="100000000000" w:firstRow="1" w:lastRow="0" w:firstColumn="0" w:lastColumn="0" w:oddVBand="0" w:evenVBand="0" w:oddHBand="0" w:evenHBand="0" w:firstRowFirstColumn="0" w:firstRowLastColumn="0" w:lastRowFirstColumn="0" w:lastRowLastColumn="0"/>
            </w:pPr>
            <w:r w:rsidRPr="003A5E05">
              <w:t>MITA 4.0 Data Category</w:t>
            </w:r>
          </w:p>
        </w:tc>
      </w:tr>
      <w:tr w:rsidR="003A5E05" w:rsidTr="003A5E05" w14:paraId="4DAFAE29"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0098021" w14:textId="77777777">
            <w:pPr>
              <w:pStyle w:val="NormalTable"/>
            </w:pPr>
            <w:r>
              <w:t>Business Relationship Management</w:t>
            </w:r>
          </w:p>
        </w:tc>
        <w:tc>
          <w:tcPr>
            <w:tcW w:w="4160" w:type="dxa"/>
            <w:noWrap/>
            <w:hideMark/>
          </w:tcPr>
          <w:p w:rsidR="003A5E05" w:rsidP="003A5E05" w:rsidRDefault="003A5E05" w14:paraId="578532BA" w14:textId="77777777">
            <w:pPr>
              <w:pStyle w:val="NormalTable"/>
              <w:cnfStyle w:val="000000100000" w:firstRow="0" w:lastRow="0" w:firstColumn="0" w:lastColumn="0" w:oddVBand="0" w:evenVBand="0" w:oddHBand="1" w:evenHBand="0" w:firstRowFirstColumn="0" w:firstRowLastColumn="0" w:lastRowFirstColumn="0" w:lastRowLastColumn="0"/>
            </w:pPr>
            <w:r>
              <w:t>Standards Management</w:t>
            </w:r>
          </w:p>
        </w:tc>
        <w:tc>
          <w:tcPr>
            <w:tcW w:w="5800" w:type="dxa"/>
            <w:noWrap/>
            <w:hideMark/>
          </w:tcPr>
          <w:p w:rsidR="003A5E05" w:rsidP="003A5E05" w:rsidRDefault="003A5E05" w14:paraId="2BF7E103" w14:textId="77777777">
            <w:pPr>
              <w:pStyle w:val="NormalTable"/>
              <w:cnfStyle w:val="000000100000" w:firstRow="0" w:lastRow="0" w:firstColumn="0" w:lastColumn="0" w:oddVBand="0" w:evenVBand="0" w:oddHBand="1" w:evenHBand="0" w:firstRowFirstColumn="0" w:firstRowLastColumn="0" w:lastRowFirstColumn="0" w:lastRowLastColumn="0"/>
            </w:pPr>
            <w:r>
              <w:t>Establish Business Relationship</w:t>
            </w:r>
          </w:p>
        </w:tc>
        <w:tc>
          <w:tcPr>
            <w:tcW w:w="3660" w:type="dxa"/>
            <w:noWrap/>
            <w:hideMark/>
          </w:tcPr>
          <w:p w:rsidR="003A5E05" w:rsidP="003A5E05" w:rsidRDefault="003A5E05" w14:paraId="5F8008F4"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4DE462D0" w14:textId="77777777">
            <w:pPr>
              <w:pStyle w:val="NormalTable"/>
              <w:cnfStyle w:val="000000100000" w:firstRow="0" w:lastRow="0" w:firstColumn="0" w:lastColumn="0" w:oddVBand="0" w:evenVBand="0" w:oddHBand="1" w:evenHBand="0" w:firstRowFirstColumn="0" w:firstRowLastColumn="0" w:lastRowFirstColumn="0" w:lastRowLastColumn="0"/>
            </w:pPr>
            <w:r>
              <w:t>Contract/Agreement Resources</w:t>
            </w:r>
          </w:p>
        </w:tc>
      </w:tr>
      <w:tr w:rsidR="003A5E05" w:rsidTr="003A5E05" w14:paraId="0EF827BC"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7B94A9C" w14:textId="77777777">
            <w:pPr>
              <w:pStyle w:val="NormalTable"/>
            </w:pPr>
            <w:r>
              <w:t>Business Relationship Management</w:t>
            </w:r>
          </w:p>
        </w:tc>
        <w:tc>
          <w:tcPr>
            <w:tcW w:w="4160" w:type="dxa"/>
            <w:noWrap/>
            <w:hideMark/>
          </w:tcPr>
          <w:p w:rsidR="003A5E05" w:rsidP="003A5E05" w:rsidRDefault="003A5E05" w14:paraId="4A703C35" w14:textId="77777777">
            <w:pPr>
              <w:pStyle w:val="NormalTable"/>
              <w:cnfStyle w:val="000000000000" w:firstRow="0" w:lastRow="0" w:firstColumn="0" w:lastColumn="0" w:oddVBand="0" w:evenVBand="0" w:oddHBand="0" w:evenHBand="0" w:firstRowFirstColumn="0" w:firstRowLastColumn="0" w:lastRowFirstColumn="0" w:lastRowLastColumn="0"/>
            </w:pPr>
            <w:r>
              <w:t>Standards Management</w:t>
            </w:r>
          </w:p>
        </w:tc>
        <w:tc>
          <w:tcPr>
            <w:tcW w:w="5800" w:type="dxa"/>
            <w:noWrap/>
            <w:hideMark/>
          </w:tcPr>
          <w:p w:rsidR="003A5E05" w:rsidP="003A5E05" w:rsidRDefault="003A5E05" w14:paraId="4EC2888E" w14:textId="77777777">
            <w:pPr>
              <w:pStyle w:val="NormalTable"/>
              <w:cnfStyle w:val="000000000000" w:firstRow="0" w:lastRow="0" w:firstColumn="0" w:lastColumn="0" w:oddVBand="0" w:evenVBand="0" w:oddHBand="0" w:evenHBand="0" w:firstRowFirstColumn="0" w:firstRowLastColumn="0" w:lastRowFirstColumn="0" w:lastRowLastColumn="0"/>
            </w:pPr>
            <w:r>
              <w:t>Manage Business Relationship Communication</w:t>
            </w:r>
          </w:p>
        </w:tc>
        <w:tc>
          <w:tcPr>
            <w:tcW w:w="3660" w:type="dxa"/>
            <w:noWrap/>
            <w:hideMark/>
          </w:tcPr>
          <w:p w:rsidR="003A5E05" w:rsidP="003A5E05" w:rsidRDefault="003A5E05" w14:paraId="17FD9E7C" w14:textId="77777777">
            <w:pPr>
              <w:pStyle w:val="NormalTable"/>
              <w:cnfStyle w:val="000000000000" w:firstRow="0" w:lastRow="0" w:firstColumn="0" w:lastColumn="0" w:oddVBand="0" w:evenVBand="0" w:oddHBand="0" w:evenHBand="0" w:firstRowFirstColumn="0" w:firstRowLastColumn="0" w:lastRowFirstColumn="0" w:lastRowLastColumn="0"/>
            </w:pPr>
            <w:r>
              <w:t>Organization</w:t>
            </w:r>
          </w:p>
        </w:tc>
        <w:tc>
          <w:tcPr>
            <w:tcW w:w="3780" w:type="dxa"/>
            <w:noWrap/>
            <w:hideMark/>
          </w:tcPr>
          <w:p w:rsidR="003A5E05" w:rsidP="003A5E05" w:rsidRDefault="003A5E05" w14:paraId="77B5A7ED" w14:textId="77777777">
            <w:pPr>
              <w:pStyle w:val="NormalTable"/>
              <w:cnfStyle w:val="000000000000" w:firstRow="0" w:lastRow="0" w:firstColumn="0" w:lastColumn="0" w:oddVBand="0" w:evenVBand="0" w:oddHBand="0" w:evenHBand="0" w:firstRowFirstColumn="0" w:firstRowLastColumn="0" w:lastRowFirstColumn="0" w:lastRowLastColumn="0"/>
            </w:pPr>
            <w:r>
              <w:t>Healthcare Quality measures/reports</w:t>
            </w:r>
          </w:p>
        </w:tc>
      </w:tr>
      <w:tr w:rsidR="003A5E05" w:rsidTr="003A5E05" w14:paraId="284F672B"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1191BB4" w14:textId="77777777">
            <w:pPr>
              <w:pStyle w:val="NormalTable"/>
            </w:pPr>
            <w:r>
              <w:t>Business Relationship Management</w:t>
            </w:r>
          </w:p>
        </w:tc>
        <w:tc>
          <w:tcPr>
            <w:tcW w:w="4160" w:type="dxa"/>
            <w:noWrap/>
            <w:hideMark/>
          </w:tcPr>
          <w:p w:rsidR="003A5E05" w:rsidP="003A5E05" w:rsidRDefault="003A5E05" w14:paraId="1B48C260" w14:textId="77777777">
            <w:pPr>
              <w:pStyle w:val="NormalTable"/>
              <w:cnfStyle w:val="000000100000" w:firstRow="0" w:lastRow="0" w:firstColumn="0" w:lastColumn="0" w:oddVBand="0" w:evenVBand="0" w:oddHBand="1" w:evenHBand="0" w:firstRowFirstColumn="0" w:firstRowLastColumn="0" w:lastRowFirstColumn="0" w:lastRowLastColumn="0"/>
            </w:pPr>
            <w:r>
              <w:t>Standards Management</w:t>
            </w:r>
          </w:p>
        </w:tc>
        <w:tc>
          <w:tcPr>
            <w:tcW w:w="5800" w:type="dxa"/>
            <w:noWrap/>
            <w:hideMark/>
          </w:tcPr>
          <w:p w:rsidR="003A5E05" w:rsidP="003A5E05" w:rsidRDefault="003A5E05" w14:paraId="5155ABA0" w14:textId="77777777">
            <w:pPr>
              <w:pStyle w:val="NormalTable"/>
              <w:cnfStyle w:val="000000100000" w:firstRow="0" w:lastRow="0" w:firstColumn="0" w:lastColumn="0" w:oddVBand="0" w:evenVBand="0" w:oddHBand="1" w:evenHBand="0" w:firstRowFirstColumn="0" w:firstRowLastColumn="0" w:lastRowFirstColumn="0" w:lastRowLastColumn="0"/>
            </w:pPr>
            <w:r>
              <w:t>BR02 Manage Business Relationship Communication</w:t>
            </w:r>
          </w:p>
        </w:tc>
        <w:tc>
          <w:tcPr>
            <w:tcW w:w="3660" w:type="dxa"/>
            <w:noWrap/>
            <w:hideMark/>
          </w:tcPr>
          <w:p w:rsidR="003A5E05" w:rsidP="003A5E05" w:rsidRDefault="003A5E05" w14:paraId="5EA5EF4A" w14:textId="77777777">
            <w:pPr>
              <w:pStyle w:val="NormalTable"/>
              <w:cnfStyle w:val="000000100000" w:firstRow="0" w:lastRow="0" w:firstColumn="0" w:lastColumn="0" w:oddVBand="0" w:evenVBand="0" w:oddHBand="1" w:evenHBand="0" w:firstRowFirstColumn="0" w:firstRowLastColumn="0" w:lastRowFirstColumn="0" w:lastRowLastColumn="0"/>
            </w:pPr>
            <w:r>
              <w:t>Organization</w:t>
            </w:r>
          </w:p>
        </w:tc>
        <w:tc>
          <w:tcPr>
            <w:tcW w:w="3780" w:type="dxa"/>
            <w:noWrap/>
            <w:hideMark/>
          </w:tcPr>
          <w:p w:rsidR="003A5E05" w:rsidP="003A5E05" w:rsidRDefault="003A5E05" w14:paraId="1ED9E5BE" w14:textId="77777777">
            <w:pPr>
              <w:pStyle w:val="NormalTable"/>
              <w:cnfStyle w:val="000000100000" w:firstRow="0" w:lastRow="0" w:firstColumn="0" w:lastColumn="0" w:oddVBand="0" w:evenVBand="0" w:oddHBand="1" w:evenHBand="0" w:firstRowFirstColumn="0" w:firstRowLastColumn="0" w:lastRowFirstColumn="0" w:lastRowLastColumn="0"/>
            </w:pPr>
            <w:r>
              <w:t>Healthcare Quality measures/reports</w:t>
            </w:r>
          </w:p>
        </w:tc>
      </w:tr>
      <w:tr w:rsidR="003A5E05" w:rsidTr="003A5E05" w14:paraId="307FFDAC"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935987E" w14:textId="77777777">
            <w:pPr>
              <w:pStyle w:val="NormalTable"/>
            </w:pPr>
            <w:r>
              <w:t>Business Relationship Management</w:t>
            </w:r>
          </w:p>
        </w:tc>
        <w:tc>
          <w:tcPr>
            <w:tcW w:w="4160" w:type="dxa"/>
            <w:noWrap/>
            <w:hideMark/>
          </w:tcPr>
          <w:p w:rsidR="003A5E05" w:rsidP="003A5E05" w:rsidRDefault="003A5E05" w14:paraId="6827D244" w14:textId="77777777">
            <w:pPr>
              <w:pStyle w:val="NormalTable"/>
              <w:cnfStyle w:val="000000000000" w:firstRow="0" w:lastRow="0" w:firstColumn="0" w:lastColumn="0" w:oddVBand="0" w:evenVBand="0" w:oddHBand="0" w:evenHBand="0" w:firstRowFirstColumn="0" w:firstRowLastColumn="0" w:lastRowFirstColumn="0" w:lastRowLastColumn="0"/>
            </w:pPr>
            <w:r>
              <w:t>Standards Management</w:t>
            </w:r>
          </w:p>
        </w:tc>
        <w:tc>
          <w:tcPr>
            <w:tcW w:w="5800" w:type="dxa"/>
            <w:noWrap/>
            <w:hideMark/>
          </w:tcPr>
          <w:p w:rsidR="003A5E05" w:rsidP="003A5E05" w:rsidRDefault="003A5E05" w14:paraId="5ABA7941" w14:textId="77777777">
            <w:pPr>
              <w:pStyle w:val="NormalTable"/>
              <w:cnfStyle w:val="000000000000" w:firstRow="0" w:lastRow="0" w:firstColumn="0" w:lastColumn="0" w:oddVBand="0" w:evenVBand="0" w:oddHBand="0" w:evenHBand="0" w:firstRowFirstColumn="0" w:firstRowLastColumn="0" w:lastRowFirstColumn="0" w:lastRowLastColumn="0"/>
            </w:pPr>
            <w:r>
              <w:t>BR03 Manage Business Relationship Information</w:t>
            </w:r>
          </w:p>
        </w:tc>
        <w:tc>
          <w:tcPr>
            <w:tcW w:w="3660" w:type="dxa"/>
            <w:noWrap/>
            <w:hideMark/>
          </w:tcPr>
          <w:p w:rsidR="003A5E05" w:rsidP="003A5E05" w:rsidRDefault="003A5E05" w14:paraId="3ECAAACC" w14:textId="77777777">
            <w:pPr>
              <w:pStyle w:val="NormalTable"/>
              <w:cnfStyle w:val="000000000000" w:firstRow="0" w:lastRow="0" w:firstColumn="0" w:lastColumn="0" w:oddVBand="0" w:evenVBand="0" w:oddHBand="0" w:evenHBand="0" w:firstRowFirstColumn="0" w:firstRowLastColumn="0" w:lastRowFirstColumn="0" w:lastRowLastColumn="0"/>
            </w:pPr>
            <w:r>
              <w:t>Organization</w:t>
            </w:r>
          </w:p>
        </w:tc>
        <w:tc>
          <w:tcPr>
            <w:tcW w:w="3780" w:type="dxa"/>
            <w:noWrap/>
            <w:hideMark/>
          </w:tcPr>
          <w:p w:rsidR="003A5E05" w:rsidP="003A5E05" w:rsidRDefault="003A5E05" w14:paraId="00073B71" w14:textId="77777777">
            <w:pPr>
              <w:pStyle w:val="NormalTable"/>
              <w:cnfStyle w:val="000000000000" w:firstRow="0" w:lastRow="0" w:firstColumn="0" w:lastColumn="0" w:oddVBand="0" w:evenVBand="0" w:oddHBand="0" w:evenHBand="0" w:firstRowFirstColumn="0" w:firstRowLastColumn="0" w:lastRowFirstColumn="0" w:lastRowLastColumn="0"/>
            </w:pPr>
            <w:r>
              <w:t>Healthcare Quality measures/reports</w:t>
            </w:r>
          </w:p>
        </w:tc>
      </w:tr>
      <w:tr w:rsidR="003A5E05" w:rsidTr="003A5E05" w14:paraId="7393A2A7"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9337BFD" w14:textId="77777777">
            <w:pPr>
              <w:pStyle w:val="NormalTable"/>
            </w:pPr>
            <w:r>
              <w:t>Business Relationship Management</w:t>
            </w:r>
          </w:p>
        </w:tc>
        <w:tc>
          <w:tcPr>
            <w:tcW w:w="4160" w:type="dxa"/>
            <w:noWrap/>
            <w:hideMark/>
          </w:tcPr>
          <w:p w:rsidR="003A5E05" w:rsidP="003A5E05" w:rsidRDefault="003A5E05" w14:paraId="07286B7C" w14:textId="77777777">
            <w:pPr>
              <w:pStyle w:val="NormalTable"/>
              <w:cnfStyle w:val="000000100000" w:firstRow="0" w:lastRow="0" w:firstColumn="0" w:lastColumn="0" w:oddVBand="0" w:evenVBand="0" w:oddHBand="1" w:evenHBand="0" w:firstRowFirstColumn="0" w:firstRowLastColumn="0" w:lastRowFirstColumn="0" w:lastRowLastColumn="0"/>
            </w:pPr>
            <w:r>
              <w:t>Standards Management</w:t>
            </w:r>
          </w:p>
        </w:tc>
        <w:tc>
          <w:tcPr>
            <w:tcW w:w="5800" w:type="dxa"/>
            <w:noWrap/>
            <w:hideMark/>
          </w:tcPr>
          <w:p w:rsidR="003A5E05" w:rsidP="003A5E05" w:rsidRDefault="003A5E05" w14:paraId="34B02DF8" w14:textId="77777777">
            <w:pPr>
              <w:pStyle w:val="NormalTable"/>
              <w:cnfStyle w:val="000000100000" w:firstRow="0" w:lastRow="0" w:firstColumn="0" w:lastColumn="0" w:oddVBand="0" w:evenVBand="0" w:oddHBand="1" w:evenHBand="0" w:firstRowFirstColumn="0" w:firstRowLastColumn="0" w:lastRowFirstColumn="0" w:lastRowLastColumn="0"/>
            </w:pPr>
            <w:r>
              <w:t>BR04 Terminate Business Relationship</w:t>
            </w:r>
          </w:p>
        </w:tc>
        <w:tc>
          <w:tcPr>
            <w:tcW w:w="3660" w:type="dxa"/>
            <w:noWrap/>
            <w:hideMark/>
          </w:tcPr>
          <w:p w:rsidR="003A5E05" w:rsidP="003A5E05" w:rsidRDefault="003A5E05" w14:paraId="65E0463A"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67F315AE" w14:textId="77777777">
            <w:pPr>
              <w:pStyle w:val="NormalTable"/>
              <w:cnfStyle w:val="000000100000" w:firstRow="0" w:lastRow="0" w:firstColumn="0" w:lastColumn="0" w:oddVBand="0" w:evenVBand="0" w:oddHBand="1" w:evenHBand="0" w:firstRowFirstColumn="0" w:firstRowLastColumn="0" w:lastRowFirstColumn="0" w:lastRowLastColumn="0"/>
            </w:pPr>
            <w:r>
              <w:t>Contract/Agreement Resources</w:t>
            </w:r>
          </w:p>
        </w:tc>
      </w:tr>
      <w:tr w:rsidR="003A5E05" w:rsidTr="003A5E05" w14:paraId="7DC3B5CA"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1D3D6D6" w14:textId="77777777">
            <w:pPr>
              <w:pStyle w:val="NormalTable"/>
            </w:pPr>
            <w:r>
              <w:t>Care Management</w:t>
            </w:r>
          </w:p>
        </w:tc>
        <w:tc>
          <w:tcPr>
            <w:tcW w:w="4160" w:type="dxa"/>
            <w:noWrap/>
            <w:hideMark/>
          </w:tcPr>
          <w:p w:rsidR="003A5E05" w:rsidP="003A5E05" w:rsidRDefault="003A5E05" w14:paraId="36E56E17" w14:textId="77777777">
            <w:pPr>
              <w:pStyle w:val="NormalTable"/>
              <w:cnfStyle w:val="000000000000" w:firstRow="0" w:lastRow="0" w:firstColumn="0" w:lastColumn="0" w:oddVBand="0" w:evenVBand="0" w:oddHBand="0" w:evenHBand="0" w:firstRowFirstColumn="0" w:firstRowLastColumn="0" w:lastRowFirstColumn="0" w:lastRowLastColumn="0"/>
            </w:pPr>
            <w:r>
              <w:t>Case Management</w:t>
            </w:r>
          </w:p>
        </w:tc>
        <w:tc>
          <w:tcPr>
            <w:tcW w:w="5800" w:type="dxa"/>
            <w:noWrap/>
            <w:hideMark/>
          </w:tcPr>
          <w:p w:rsidR="003A5E05" w:rsidP="003A5E05" w:rsidRDefault="003A5E05" w14:paraId="1ABD317E" w14:textId="77777777">
            <w:pPr>
              <w:pStyle w:val="NormalTable"/>
              <w:cnfStyle w:val="000000000000" w:firstRow="0" w:lastRow="0" w:firstColumn="0" w:lastColumn="0" w:oddVBand="0" w:evenVBand="0" w:oddHBand="0" w:evenHBand="0" w:firstRowFirstColumn="0" w:firstRowLastColumn="0" w:lastRowFirstColumn="0" w:lastRowLastColumn="0"/>
            </w:pPr>
            <w:r>
              <w:t>CM01 Establish Case</w:t>
            </w:r>
          </w:p>
        </w:tc>
        <w:tc>
          <w:tcPr>
            <w:tcW w:w="3660" w:type="dxa"/>
            <w:noWrap/>
            <w:hideMark/>
          </w:tcPr>
          <w:p w:rsidR="003A5E05" w:rsidP="003A5E05" w:rsidRDefault="003A5E05" w14:paraId="67205DAD" w14:textId="77777777">
            <w:pPr>
              <w:pStyle w:val="NormalTable"/>
              <w:cnfStyle w:val="000000000000" w:firstRow="0" w:lastRow="0" w:firstColumn="0" w:lastColumn="0" w:oddVBand="0" w:evenVBand="0" w:oddHBand="0" w:evenHBand="0" w:firstRowFirstColumn="0" w:firstRowLastColumn="0" w:lastRowFirstColumn="0" w:lastRowLastColumn="0"/>
            </w:pPr>
            <w:r>
              <w:t>Healthcare Delivery</w:t>
            </w:r>
          </w:p>
        </w:tc>
        <w:tc>
          <w:tcPr>
            <w:tcW w:w="3780" w:type="dxa"/>
            <w:noWrap/>
            <w:hideMark/>
          </w:tcPr>
          <w:p w:rsidR="003A5E05" w:rsidP="003A5E05" w:rsidRDefault="003A5E05" w14:paraId="5FB6AACF" w14:textId="77777777">
            <w:pPr>
              <w:pStyle w:val="NormalTable"/>
              <w:cnfStyle w:val="000000000000" w:firstRow="0" w:lastRow="0" w:firstColumn="0" w:lastColumn="0" w:oddVBand="0" w:evenVBand="0" w:oddHBand="0" w:evenHBand="0" w:firstRowFirstColumn="0" w:firstRowLastColumn="0" w:lastRowFirstColumn="0" w:lastRowLastColumn="0"/>
            </w:pPr>
            <w:r>
              <w:t>Care Case</w:t>
            </w:r>
          </w:p>
        </w:tc>
      </w:tr>
      <w:tr w:rsidR="003A5E05" w:rsidTr="003A5E05" w14:paraId="3D0CA460"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8220A7B" w14:textId="77777777">
            <w:pPr>
              <w:pStyle w:val="NormalTable"/>
            </w:pPr>
            <w:r>
              <w:t>Care Management</w:t>
            </w:r>
          </w:p>
        </w:tc>
        <w:tc>
          <w:tcPr>
            <w:tcW w:w="4160" w:type="dxa"/>
            <w:noWrap/>
            <w:hideMark/>
          </w:tcPr>
          <w:p w:rsidR="003A5E05" w:rsidP="003A5E05" w:rsidRDefault="003A5E05" w14:paraId="2CF8F384" w14:textId="77777777">
            <w:pPr>
              <w:pStyle w:val="NormalTable"/>
              <w:cnfStyle w:val="000000100000" w:firstRow="0" w:lastRow="0" w:firstColumn="0" w:lastColumn="0" w:oddVBand="0" w:evenVBand="0" w:oddHBand="1" w:evenHBand="0" w:firstRowFirstColumn="0" w:firstRowLastColumn="0" w:lastRowFirstColumn="0" w:lastRowLastColumn="0"/>
            </w:pPr>
            <w:r>
              <w:t>Case Management</w:t>
            </w:r>
          </w:p>
        </w:tc>
        <w:tc>
          <w:tcPr>
            <w:tcW w:w="5800" w:type="dxa"/>
            <w:noWrap/>
            <w:hideMark/>
          </w:tcPr>
          <w:p w:rsidR="003A5E05" w:rsidP="003A5E05" w:rsidRDefault="003A5E05" w14:paraId="65A2D8D5" w14:textId="77777777">
            <w:pPr>
              <w:pStyle w:val="NormalTable"/>
              <w:cnfStyle w:val="000000100000" w:firstRow="0" w:lastRow="0" w:firstColumn="0" w:lastColumn="0" w:oddVBand="0" w:evenVBand="0" w:oddHBand="1" w:evenHBand="0" w:firstRowFirstColumn="0" w:firstRowLastColumn="0" w:lastRowFirstColumn="0" w:lastRowLastColumn="0"/>
            </w:pPr>
            <w:r>
              <w:t>CM02 Manage Case Information</w:t>
            </w:r>
          </w:p>
        </w:tc>
        <w:tc>
          <w:tcPr>
            <w:tcW w:w="3660" w:type="dxa"/>
            <w:noWrap/>
            <w:hideMark/>
          </w:tcPr>
          <w:p w:rsidR="003A5E05" w:rsidP="003A5E05" w:rsidRDefault="003A5E05" w14:paraId="336540F7" w14:textId="77777777">
            <w:pPr>
              <w:pStyle w:val="NormalTable"/>
              <w:cnfStyle w:val="000000100000" w:firstRow="0" w:lastRow="0" w:firstColumn="0" w:lastColumn="0" w:oddVBand="0" w:evenVBand="0" w:oddHBand="1" w:evenHBand="0" w:firstRowFirstColumn="0" w:firstRowLastColumn="0" w:lastRowFirstColumn="0" w:lastRowLastColumn="0"/>
            </w:pPr>
            <w:r>
              <w:t>Healthcare Delivery</w:t>
            </w:r>
          </w:p>
        </w:tc>
        <w:tc>
          <w:tcPr>
            <w:tcW w:w="3780" w:type="dxa"/>
            <w:noWrap/>
            <w:hideMark/>
          </w:tcPr>
          <w:p w:rsidR="003A5E05" w:rsidP="003A5E05" w:rsidRDefault="003A5E05" w14:paraId="4E7A188C" w14:textId="77777777">
            <w:pPr>
              <w:pStyle w:val="NormalTable"/>
              <w:cnfStyle w:val="000000100000" w:firstRow="0" w:lastRow="0" w:firstColumn="0" w:lastColumn="0" w:oddVBand="0" w:evenVBand="0" w:oddHBand="1" w:evenHBand="0" w:firstRowFirstColumn="0" w:firstRowLastColumn="0" w:lastRowFirstColumn="0" w:lastRowLastColumn="0"/>
            </w:pPr>
            <w:r>
              <w:t>Care Case</w:t>
            </w:r>
          </w:p>
        </w:tc>
      </w:tr>
      <w:tr w:rsidR="003A5E05" w:rsidTr="003A5E05" w14:paraId="7EFA6688"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90AD7D5" w14:textId="77777777">
            <w:pPr>
              <w:pStyle w:val="NormalTable"/>
            </w:pPr>
            <w:r>
              <w:t>Care Management</w:t>
            </w:r>
          </w:p>
        </w:tc>
        <w:tc>
          <w:tcPr>
            <w:tcW w:w="4160" w:type="dxa"/>
            <w:noWrap/>
            <w:hideMark/>
          </w:tcPr>
          <w:p w:rsidR="003A5E05" w:rsidP="003A5E05" w:rsidRDefault="003A5E05" w14:paraId="2006E1DE" w14:textId="77777777">
            <w:pPr>
              <w:pStyle w:val="NormalTable"/>
              <w:cnfStyle w:val="000000000000" w:firstRow="0" w:lastRow="0" w:firstColumn="0" w:lastColumn="0" w:oddVBand="0" w:evenVBand="0" w:oddHBand="0" w:evenHBand="0" w:firstRowFirstColumn="0" w:firstRowLastColumn="0" w:lastRowFirstColumn="0" w:lastRowLastColumn="0"/>
            </w:pPr>
            <w:r>
              <w:t>Case Management</w:t>
            </w:r>
          </w:p>
        </w:tc>
        <w:tc>
          <w:tcPr>
            <w:tcW w:w="5800" w:type="dxa"/>
            <w:noWrap/>
            <w:hideMark/>
          </w:tcPr>
          <w:p w:rsidR="003A5E05" w:rsidP="003A5E05" w:rsidRDefault="003A5E05" w14:paraId="4313D32C" w14:textId="77777777">
            <w:pPr>
              <w:pStyle w:val="NormalTable"/>
              <w:cnfStyle w:val="000000000000" w:firstRow="0" w:lastRow="0" w:firstColumn="0" w:lastColumn="0" w:oddVBand="0" w:evenVBand="0" w:oddHBand="0" w:evenHBand="0" w:firstRowFirstColumn="0" w:firstRowLastColumn="0" w:lastRowFirstColumn="0" w:lastRowLastColumn="0"/>
            </w:pPr>
            <w:r>
              <w:t>CM03 Manage Population Health Outreach</w:t>
            </w:r>
          </w:p>
        </w:tc>
        <w:tc>
          <w:tcPr>
            <w:tcW w:w="3660" w:type="dxa"/>
            <w:noWrap/>
            <w:hideMark/>
          </w:tcPr>
          <w:p w:rsidR="003A5E05" w:rsidP="003A5E05" w:rsidRDefault="003A5E05" w14:paraId="6A990A6F" w14:textId="77777777">
            <w:pPr>
              <w:pStyle w:val="NormalTable"/>
              <w:cnfStyle w:val="000000000000" w:firstRow="0" w:lastRow="0" w:firstColumn="0" w:lastColumn="0" w:oddVBand="0" w:evenVBand="0" w:oddHBand="0" w:evenHBand="0" w:firstRowFirstColumn="0" w:firstRowLastColumn="0" w:lastRowFirstColumn="0" w:lastRowLastColumn="0"/>
            </w:pPr>
            <w:r>
              <w:t>Healthcare Delivery</w:t>
            </w:r>
          </w:p>
        </w:tc>
        <w:tc>
          <w:tcPr>
            <w:tcW w:w="3780" w:type="dxa"/>
            <w:noWrap/>
            <w:hideMark/>
          </w:tcPr>
          <w:p w:rsidR="003A5E05" w:rsidP="003A5E05" w:rsidRDefault="003A5E05" w14:paraId="0C324129" w14:textId="77777777">
            <w:pPr>
              <w:pStyle w:val="NormalTable"/>
              <w:cnfStyle w:val="000000000000" w:firstRow="0" w:lastRow="0" w:firstColumn="0" w:lastColumn="0" w:oddVBand="0" w:evenVBand="0" w:oddHBand="0" w:evenHBand="0" w:firstRowFirstColumn="0" w:firstRowLastColumn="0" w:lastRowFirstColumn="0" w:lastRowLastColumn="0"/>
            </w:pPr>
            <w:r>
              <w:t>Care Case</w:t>
            </w:r>
          </w:p>
        </w:tc>
      </w:tr>
      <w:tr w:rsidR="003A5E05" w:rsidTr="003A5E05" w14:paraId="0DF40FF2"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73C68CA" w14:textId="77777777">
            <w:pPr>
              <w:pStyle w:val="NormalTable"/>
            </w:pPr>
            <w:r>
              <w:t>Care Management</w:t>
            </w:r>
          </w:p>
        </w:tc>
        <w:tc>
          <w:tcPr>
            <w:tcW w:w="4160" w:type="dxa"/>
            <w:noWrap/>
            <w:hideMark/>
          </w:tcPr>
          <w:p w:rsidR="003A5E05" w:rsidP="003A5E05" w:rsidRDefault="003A5E05" w14:paraId="138CF11E" w14:textId="77777777">
            <w:pPr>
              <w:pStyle w:val="NormalTable"/>
              <w:cnfStyle w:val="000000100000" w:firstRow="0" w:lastRow="0" w:firstColumn="0" w:lastColumn="0" w:oddVBand="0" w:evenVBand="0" w:oddHBand="1" w:evenHBand="0" w:firstRowFirstColumn="0" w:firstRowLastColumn="0" w:lastRowFirstColumn="0" w:lastRowLastColumn="0"/>
            </w:pPr>
            <w:r>
              <w:t>Case Management</w:t>
            </w:r>
          </w:p>
        </w:tc>
        <w:tc>
          <w:tcPr>
            <w:tcW w:w="5800" w:type="dxa"/>
            <w:noWrap/>
            <w:hideMark/>
          </w:tcPr>
          <w:p w:rsidR="003A5E05" w:rsidP="003A5E05" w:rsidRDefault="003A5E05" w14:paraId="210AB64F" w14:textId="77777777">
            <w:pPr>
              <w:pStyle w:val="NormalTable"/>
              <w:cnfStyle w:val="000000100000" w:firstRow="0" w:lastRow="0" w:firstColumn="0" w:lastColumn="0" w:oddVBand="0" w:evenVBand="0" w:oddHBand="1" w:evenHBand="0" w:firstRowFirstColumn="0" w:firstRowLastColumn="0" w:lastRowFirstColumn="0" w:lastRowLastColumn="0"/>
            </w:pPr>
            <w:r>
              <w:t>CM04 Manage Registry</w:t>
            </w:r>
          </w:p>
        </w:tc>
        <w:tc>
          <w:tcPr>
            <w:tcW w:w="3660" w:type="dxa"/>
            <w:noWrap/>
            <w:hideMark/>
          </w:tcPr>
          <w:p w:rsidR="003A5E05" w:rsidP="003A5E05" w:rsidRDefault="003A5E05" w14:paraId="3300C732" w14:textId="77777777">
            <w:pPr>
              <w:pStyle w:val="NormalTable"/>
              <w:cnfStyle w:val="000000100000" w:firstRow="0" w:lastRow="0" w:firstColumn="0" w:lastColumn="0" w:oddVBand="0" w:evenVBand="0" w:oddHBand="1" w:evenHBand="0" w:firstRowFirstColumn="0" w:firstRowLastColumn="0" w:lastRowFirstColumn="0" w:lastRowLastColumn="0"/>
            </w:pPr>
            <w:r>
              <w:t> </w:t>
            </w:r>
          </w:p>
        </w:tc>
        <w:tc>
          <w:tcPr>
            <w:tcW w:w="3780" w:type="dxa"/>
            <w:noWrap/>
            <w:hideMark/>
          </w:tcPr>
          <w:p w:rsidR="003A5E05" w:rsidP="003A5E05" w:rsidRDefault="003A5E05" w14:paraId="3FE6A27B" w14:textId="77777777">
            <w:pPr>
              <w:pStyle w:val="NormalTable"/>
              <w:cnfStyle w:val="000000100000" w:firstRow="0" w:lastRow="0" w:firstColumn="0" w:lastColumn="0" w:oddVBand="0" w:evenVBand="0" w:oddHBand="1" w:evenHBand="0" w:firstRowFirstColumn="0" w:firstRowLastColumn="0" w:lastRowFirstColumn="0" w:lastRowLastColumn="0"/>
            </w:pPr>
            <w:r>
              <w:t> </w:t>
            </w:r>
          </w:p>
        </w:tc>
      </w:tr>
      <w:tr w:rsidR="003A5E05" w:rsidTr="003A5E05" w14:paraId="603B2106"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714606C" w14:textId="77777777">
            <w:pPr>
              <w:pStyle w:val="NormalTable"/>
            </w:pPr>
            <w:r>
              <w:t>Care Management</w:t>
            </w:r>
          </w:p>
        </w:tc>
        <w:tc>
          <w:tcPr>
            <w:tcW w:w="4160" w:type="dxa"/>
            <w:noWrap/>
            <w:hideMark/>
          </w:tcPr>
          <w:p w:rsidR="003A5E05" w:rsidP="003A5E05" w:rsidRDefault="003A5E05" w14:paraId="13C40134" w14:textId="77777777">
            <w:pPr>
              <w:pStyle w:val="NormalTable"/>
              <w:cnfStyle w:val="000000000000" w:firstRow="0" w:lastRow="0" w:firstColumn="0" w:lastColumn="0" w:oddVBand="0" w:evenVBand="0" w:oddHBand="0" w:evenHBand="0" w:firstRowFirstColumn="0" w:firstRowLastColumn="0" w:lastRowFirstColumn="0" w:lastRowLastColumn="0"/>
            </w:pPr>
            <w:r>
              <w:t>Case Management</w:t>
            </w:r>
          </w:p>
        </w:tc>
        <w:tc>
          <w:tcPr>
            <w:tcW w:w="5800" w:type="dxa"/>
            <w:noWrap/>
            <w:hideMark/>
          </w:tcPr>
          <w:p w:rsidR="003A5E05" w:rsidP="003A5E05" w:rsidRDefault="003A5E05" w14:paraId="616EE5EE" w14:textId="77777777">
            <w:pPr>
              <w:pStyle w:val="NormalTable"/>
              <w:cnfStyle w:val="000000000000" w:firstRow="0" w:lastRow="0" w:firstColumn="0" w:lastColumn="0" w:oddVBand="0" w:evenVBand="0" w:oddHBand="0" w:evenHBand="0" w:firstRowFirstColumn="0" w:firstRowLastColumn="0" w:lastRowFirstColumn="0" w:lastRowLastColumn="0"/>
            </w:pPr>
            <w:r>
              <w:t>CM05 Perform Screening and Assessment</w:t>
            </w:r>
          </w:p>
        </w:tc>
        <w:tc>
          <w:tcPr>
            <w:tcW w:w="3660" w:type="dxa"/>
            <w:noWrap/>
            <w:hideMark/>
          </w:tcPr>
          <w:p w:rsidR="003A5E05" w:rsidP="003A5E05" w:rsidRDefault="003A5E05" w14:paraId="7677C495" w14:textId="77777777">
            <w:pPr>
              <w:pStyle w:val="NormalTable"/>
              <w:cnfStyle w:val="000000000000" w:firstRow="0" w:lastRow="0" w:firstColumn="0" w:lastColumn="0" w:oddVBand="0" w:evenVBand="0" w:oddHBand="0" w:evenHBand="0" w:firstRowFirstColumn="0" w:firstRowLastColumn="0" w:lastRowFirstColumn="0" w:lastRowLastColumn="0"/>
            </w:pPr>
            <w:r>
              <w:t>Healthcare Delivery</w:t>
            </w:r>
          </w:p>
        </w:tc>
        <w:tc>
          <w:tcPr>
            <w:tcW w:w="3780" w:type="dxa"/>
            <w:noWrap/>
            <w:hideMark/>
          </w:tcPr>
          <w:p w:rsidR="003A5E05" w:rsidP="003A5E05" w:rsidRDefault="003A5E05" w14:paraId="6BBD8242" w14:textId="77777777">
            <w:pPr>
              <w:pStyle w:val="NormalTable"/>
              <w:cnfStyle w:val="000000000000" w:firstRow="0" w:lastRow="0" w:firstColumn="0" w:lastColumn="0" w:oddVBand="0" w:evenVBand="0" w:oddHBand="0" w:evenHBand="0" w:firstRowFirstColumn="0" w:firstRowLastColumn="0" w:lastRowFirstColumn="0" w:lastRowLastColumn="0"/>
            </w:pPr>
            <w:r>
              <w:t>Screening &amp; Assessment</w:t>
            </w:r>
          </w:p>
        </w:tc>
      </w:tr>
      <w:tr w:rsidR="003A5E05" w:rsidTr="003A5E05" w14:paraId="7D7F2383"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76ED78B" w14:textId="77777777">
            <w:pPr>
              <w:pStyle w:val="NormalTable"/>
            </w:pPr>
            <w:r>
              <w:t>Care Management</w:t>
            </w:r>
          </w:p>
        </w:tc>
        <w:tc>
          <w:tcPr>
            <w:tcW w:w="4160" w:type="dxa"/>
            <w:noWrap/>
            <w:hideMark/>
          </w:tcPr>
          <w:p w:rsidR="003A5E05" w:rsidP="003A5E05" w:rsidRDefault="003A5E05" w14:paraId="524FCCB5" w14:textId="77777777">
            <w:pPr>
              <w:pStyle w:val="NormalTable"/>
              <w:cnfStyle w:val="000000100000" w:firstRow="0" w:lastRow="0" w:firstColumn="0" w:lastColumn="0" w:oddVBand="0" w:evenVBand="0" w:oddHBand="1" w:evenHBand="0" w:firstRowFirstColumn="0" w:firstRowLastColumn="0" w:lastRowFirstColumn="0" w:lastRowLastColumn="0"/>
            </w:pPr>
            <w:r>
              <w:t>Case Management</w:t>
            </w:r>
          </w:p>
        </w:tc>
        <w:tc>
          <w:tcPr>
            <w:tcW w:w="5800" w:type="dxa"/>
            <w:noWrap/>
            <w:hideMark/>
          </w:tcPr>
          <w:p w:rsidR="003A5E05" w:rsidP="003A5E05" w:rsidRDefault="003A5E05" w14:paraId="5A6D1418" w14:textId="77777777">
            <w:pPr>
              <w:pStyle w:val="NormalTable"/>
              <w:cnfStyle w:val="000000100000" w:firstRow="0" w:lastRow="0" w:firstColumn="0" w:lastColumn="0" w:oddVBand="0" w:evenVBand="0" w:oddHBand="1" w:evenHBand="0" w:firstRowFirstColumn="0" w:firstRowLastColumn="0" w:lastRowFirstColumn="0" w:lastRowLastColumn="0"/>
            </w:pPr>
            <w:r>
              <w:t>CM06 Manage Treatment Plan and Outcomes</w:t>
            </w:r>
          </w:p>
        </w:tc>
        <w:tc>
          <w:tcPr>
            <w:tcW w:w="3660" w:type="dxa"/>
            <w:noWrap/>
            <w:hideMark/>
          </w:tcPr>
          <w:p w:rsidR="003A5E05" w:rsidP="003A5E05" w:rsidRDefault="003A5E05" w14:paraId="25A8BC7B" w14:textId="77777777">
            <w:pPr>
              <w:pStyle w:val="NormalTable"/>
              <w:cnfStyle w:val="000000100000" w:firstRow="0" w:lastRow="0" w:firstColumn="0" w:lastColumn="0" w:oddVBand="0" w:evenVBand="0" w:oddHBand="1" w:evenHBand="0" w:firstRowFirstColumn="0" w:firstRowLastColumn="0" w:lastRowFirstColumn="0" w:lastRowLastColumn="0"/>
            </w:pPr>
            <w:r>
              <w:t>Healthcare Delivery</w:t>
            </w:r>
          </w:p>
        </w:tc>
        <w:tc>
          <w:tcPr>
            <w:tcW w:w="3780" w:type="dxa"/>
            <w:noWrap/>
            <w:hideMark/>
          </w:tcPr>
          <w:p w:rsidR="003A5E05" w:rsidP="003A5E05" w:rsidRDefault="003A5E05" w14:paraId="55537367" w14:textId="77777777">
            <w:pPr>
              <w:pStyle w:val="NormalTable"/>
              <w:cnfStyle w:val="000000100000" w:firstRow="0" w:lastRow="0" w:firstColumn="0" w:lastColumn="0" w:oddVBand="0" w:evenVBand="0" w:oddHBand="1" w:evenHBand="0" w:firstRowFirstColumn="0" w:firstRowLastColumn="0" w:lastRowFirstColumn="0" w:lastRowLastColumn="0"/>
            </w:pPr>
            <w:r>
              <w:t>Treatment Plan</w:t>
            </w:r>
          </w:p>
        </w:tc>
      </w:tr>
      <w:tr w:rsidR="003A5E05" w:rsidTr="003A5E05" w14:paraId="4B30FDC1"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182446A" w14:textId="77777777">
            <w:pPr>
              <w:pStyle w:val="NormalTable"/>
            </w:pPr>
            <w:r>
              <w:t>Care Management</w:t>
            </w:r>
          </w:p>
        </w:tc>
        <w:tc>
          <w:tcPr>
            <w:tcW w:w="4160" w:type="dxa"/>
            <w:noWrap/>
            <w:hideMark/>
          </w:tcPr>
          <w:p w:rsidR="003A5E05" w:rsidP="003A5E05" w:rsidRDefault="003A5E05" w14:paraId="4D8758AB" w14:textId="77777777">
            <w:pPr>
              <w:pStyle w:val="NormalTable"/>
              <w:cnfStyle w:val="000000000000" w:firstRow="0" w:lastRow="0" w:firstColumn="0" w:lastColumn="0" w:oddVBand="0" w:evenVBand="0" w:oddHBand="0" w:evenHBand="0" w:firstRowFirstColumn="0" w:firstRowLastColumn="0" w:lastRowFirstColumn="0" w:lastRowLastColumn="0"/>
            </w:pPr>
            <w:r>
              <w:t>Authorization Determination</w:t>
            </w:r>
          </w:p>
        </w:tc>
        <w:tc>
          <w:tcPr>
            <w:tcW w:w="5800" w:type="dxa"/>
            <w:noWrap/>
            <w:hideMark/>
          </w:tcPr>
          <w:p w:rsidR="003A5E05" w:rsidP="003A5E05" w:rsidRDefault="003A5E05" w14:paraId="5C6180DF" w14:textId="77777777">
            <w:pPr>
              <w:pStyle w:val="NormalTable"/>
              <w:cnfStyle w:val="000000000000" w:firstRow="0" w:lastRow="0" w:firstColumn="0" w:lastColumn="0" w:oddVBand="0" w:evenVBand="0" w:oddHBand="0" w:evenHBand="0" w:firstRowFirstColumn="0" w:firstRowLastColumn="0" w:lastRowFirstColumn="0" w:lastRowLastColumn="0"/>
            </w:pPr>
            <w:r>
              <w:t>CM07 Authorize Referral</w:t>
            </w:r>
          </w:p>
        </w:tc>
        <w:tc>
          <w:tcPr>
            <w:tcW w:w="3660" w:type="dxa"/>
            <w:noWrap/>
            <w:hideMark/>
          </w:tcPr>
          <w:p w:rsidR="003A5E05" w:rsidP="003A5E05" w:rsidRDefault="003A5E05" w14:paraId="2399C24E" w14:textId="77777777">
            <w:pPr>
              <w:pStyle w:val="NormalTable"/>
              <w:cnfStyle w:val="000000000000" w:firstRow="0" w:lastRow="0" w:firstColumn="0" w:lastColumn="0" w:oddVBand="0" w:evenVBand="0" w:oddHBand="0" w:evenHBand="0" w:firstRowFirstColumn="0" w:firstRowLastColumn="0" w:lastRowFirstColumn="0" w:lastRowLastColumn="0"/>
            </w:pPr>
            <w:r>
              <w:t>Healthcare Delivery</w:t>
            </w:r>
          </w:p>
        </w:tc>
        <w:tc>
          <w:tcPr>
            <w:tcW w:w="3780" w:type="dxa"/>
            <w:noWrap/>
            <w:hideMark/>
          </w:tcPr>
          <w:p w:rsidR="003A5E05" w:rsidP="003A5E05" w:rsidRDefault="003A5E05" w14:paraId="5CBFF543" w14:textId="77777777">
            <w:pPr>
              <w:pStyle w:val="NormalTable"/>
              <w:cnfStyle w:val="000000000000" w:firstRow="0" w:lastRow="0" w:firstColumn="0" w:lastColumn="0" w:oddVBand="0" w:evenVBand="0" w:oddHBand="0" w:evenHBand="0" w:firstRowFirstColumn="0" w:firstRowLastColumn="0" w:lastRowFirstColumn="0" w:lastRowLastColumn="0"/>
            </w:pPr>
            <w:r>
              <w:t>Care Authorization</w:t>
            </w:r>
          </w:p>
        </w:tc>
      </w:tr>
      <w:tr w:rsidR="003A5E05" w:rsidTr="003A5E05" w14:paraId="294AFC67"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183BCF7" w14:textId="77777777">
            <w:pPr>
              <w:pStyle w:val="NormalTable"/>
            </w:pPr>
            <w:r>
              <w:t>Care Management</w:t>
            </w:r>
          </w:p>
        </w:tc>
        <w:tc>
          <w:tcPr>
            <w:tcW w:w="4160" w:type="dxa"/>
            <w:noWrap/>
            <w:hideMark/>
          </w:tcPr>
          <w:p w:rsidR="003A5E05" w:rsidP="003A5E05" w:rsidRDefault="003A5E05" w14:paraId="25F52021" w14:textId="77777777">
            <w:pPr>
              <w:pStyle w:val="NormalTable"/>
              <w:cnfStyle w:val="000000100000" w:firstRow="0" w:lastRow="0" w:firstColumn="0" w:lastColumn="0" w:oddVBand="0" w:evenVBand="0" w:oddHBand="1" w:evenHBand="0" w:firstRowFirstColumn="0" w:firstRowLastColumn="0" w:lastRowFirstColumn="0" w:lastRowLastColumn="0"/>
            </w:pPr>
            <w:r>
              <w:t>Authorization Determination</w:t>
            </w:r>
          </w:p>
        </w:tc>
        <w:tc>
          <w:tcPr>
            <w:tcW w:w="5800" w:type="dxa"/>
            <w:noWrap/>
            <w:hideMark/>
          </w:tcPr>
          <w:p w:rsidR="003A5E05" w:rsidP="003A5E05" w:rsidRDefault="003A5E05" w14:paraId="47DE6801" w14:textId="77777777">
            <w:pPr>
              <w:pStyle w:val="NormalTable"/>
              <w:cnfStyle w:val="000000100000" w:firstRow="0" w:lastRow="0" w:firstColumn="0" w:lastColumn="0" w:oddVBand="0" w:evenVBand="0" w:oddHBand="1" w:evenHBand="0" w:firstRowFirstColumn="0" w:firstRowLastColumn="0" w:lastRowFirstColumn="0" w:lastRowLastColumn="0"/>
            </w:pPr>
            <w:r>
              <w:t>CM08 Authorize Service</w:t>
            </w:r>
          </w:p>
        </w:tc>
        <w:tc>
          <w:tcPr>
            <w:tcW w:w="3660" w:type="dxa"/>
            <w:noWrap/>
            <w:hideMark/>
          </w:tcPr>
          <w:p w:rsidR="003A5E05" w:rsidP="003A5E05" w:rsidRDefault="003A5E05" w14:paraId="3A48DC49" w14:textId="77777777">
            <w:pPr>
              <w:pStyle w:val="NormalTable"/>
              <w:cnfStyle w:val="000000100000" w:firstRow="0" w:lastRow="0" w:firstColumn="0" w:lastColumn="0" w:oddVBand="0" w:evenVBand="0" w:oddHBand="1" w:evenHBand="0" w:firstRowFirstColumn="0" w:firstRowLastColumn="0" w:lastRowFirstColumn="0" w:lastRowLastColumn="0"/>
            </w:pPr>
            <w:r>
              <w:t>Healthcare Delivery</w:t>
            </w:r>
          </w:p>
        </w:tc>
        <w:tc>
          <w:tcPr>
            <w:tcW w:w="3780" w:type="dxa"/>
            <w:noWrap/>
            <w:hideMark/>
          </w:tcPr>
          <w:p w:rsidR="003A5E05" w:rsidP="003A5E05" w:rsidRDefault="003A5E05" w14:paraId="1837A1E8" w14:textId="77777777">
            <w:pPr>
              <w:pStyle w:val="NormalTable"/>
              <w:cnfStyle w:val="000000100000" w:firstRow="0" w:lastRow="0" w:firstColumn="0" w:lastColumn="0" w:oddVBand="0" w:evenVBand="0" w:oddHBand="1" w:evenHBand="0" w:firstRowFirstColumn="0" w:firstRowLastColumn="0" w:lastRowFirstColumn="0" w:lastRowLastColumn="0"/>
            </w:pPr>
            <w:r>
              <w:t>Care Authorization</w:t>
            </w:r>
          </w:p>
        </w:tc>
      </w:tr>
      <w:tr w:rsidR="003A5E05" w:rsidTr="003A5E05" w14:paraId="66111EF2"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CC1BAF5" w14:textId="77777777">
            <w:pPr>
              <w:pStyle w:val="NormalTable"/>
            </w:pPr>
            <w:r>
              <w:t>Care Management</w:t>
            </w:r>
          </w:p>
        </w:tc>
        <w:tc>
          <w:tcPr>
            <w:tcW w:w="4160" w:type="dxa"/>
            <w:noWrap/>
            <w:hideMark/>
          </w:tcPr>
          <w:p w:rsidR="003A5E05" w:rsidP="003A5E05" w:rsidRDefault="003A5E05" w14:paraId="6F2E240A" w14:textId="77777777">
            <w:pPr>
              <w:pStyle w:val="NormalTable"/>
              <w:cnfStyle w:val="000000000000" w:firstRow="0" w:lastRow="0" w:firstColumn="0" w:lastColumn="0" w:oddVBand="0" w:evenVBand="0" w:oddHBand="0" w:evenHBand="0" w:firstRowFirstColumn="0" w:firstRowLastColumn="0" w:lastRowFirstColumn="0" w:lastRowLastColumn="0"/>
            </w:pPr>
            <w:r>
              <w:t>Authorization Determination</w:t>
            </w:r>
          </w:p>
        </w:tc>
        <w:tc>
          <w:tcPr>
            <w:tcW w:w="5800" w:type="dxa"/>
            <w:noWrap/>
            <w:hideMark/>
          </w:tcPr>
          <w:p w:rsidR="003A5E05" w:rsidP="003A5E05" w:rsidRDefault="003A5E05" w14:paraId="58298812" w14:textId="77777777">
            <w:pPr>
              <w:pStyle w:val="NormalTable"/>
              <w:cnfStyle w:val="000000000000" w:firstRow="0" w:lastRow="0" w:firstColumn="0" w:lastColumn="0" w:oddVBand="0" w:evenVBand="0" w:oddHBand="0" w:evenHBand="0" w:firstRowFirstColumn="0" w:firstRowLastColumn="0" w:lastRowFirstColumn="0" w:lastRowLastColumn="0"/>
            </w:pPr>
            <w:r>
              <w:t>CM09 Authorize Treatment Plan</w:t>
            </w:r>
          </w:p>
        </w:tc>
        <w:tc>
          <w:tcPr>
            <w:tcW w:w="3660" w:type="dxa"/>
            <w:noWrap/>
            <w:hideMark/>
          </w:tcPr>
          <w:p w:rsidR="003A5E05" w:rsidP="003A5E05" w:rsidRDefault="003A5E05" w14:paraId="4C55FEB8" w14:textId="77777777">
            <w:pPr>
              <w:pStyle w:val="NormalTable"/>
              <w:cnfStyle w:val="000000000000" w:firstRow="0" w:lastRow="0" w:firstColumn="0" w:lastColumn="0" w:oddVBand="0" w:evenVBand="0" w:oddHBand="0" w:evenHBand="0" w:firstRowFirstColumn="0" w:firstRowLastColumn="0" w:lastRowFirstColumn="0" w:lastRowLastColumn="0"/>
            </w:pPr>
            <w:r>
              <w:t>Healthcare Delivery</w:t>
            </w:r>
          </w:p>
        </w:tc>
        <w:tc>
          <w:tcPr>
            <w:tcW w:w="3780" w:type="dxa"/>
            <w:noWrap/>
            <w:hideMark/>
          </w:tcPr>
          <w:p w:rsidR="003A5E05" w:rsidP="003A5E05" w:rsidRDefault="003A5E05" w14:paraId="1A19AD11" w14:textId="77777777">
            <w:pPr>
              <w:pStyle w:val="NormalTable"/>
              <w:cnfStyle w:val="000000000000" w:firstRow="0" w:lastRow="0" w:firstColumn="0" w:lastColumn="0" w:oddVBand="0" w:evenVBand="0" w:oddHBand="0" w:evenHBand="0" w:firstRowFirstColumn="0" w:firstRowLastColumn="0" w:lastRowFirstColumn="0" w:lastRowLastColumn="0"/>
            </w:pPr>
            <w:r>
              <w:t>Care Authorization</w:t>
            </w:r>
          </w:p>
        </w:tc>
      </w:tr>
      <w:tr w:rsidR="003A5E05" w:rsidTr="003A5E05" w14:paraId="4D182D87"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9DD057A" w14:textId="77777777">
            <w:pPr>
              <w:pStyle w:val="NormalTable"/>
            </w:pPr>
            <w:r>
              <w:t>Contractor Management</w:t>
            </w:r>
          </w:p>
        </w:tc>
        <w:tc>
          <w:tcPr>
            <w:tcW w:w="4160" w:type="dxa"/>
            <w:noWrap/>
            <w:hideMark/>
          </w:tcPr>
          <w:p w:rsidR="003A5E05" w:rsidP="003A5E05" w:rsidRDefault="003A5E05" w14:paraId="6F27F1CF" w14:textId="77777777">
            <w:pPr>
              <w:pStyle w:val="NormalTable"/>
              <w:cnfStyle w:val="000000100000" w:firstRow="0" w:lastRow="0" w:firstColumn="0" w:lastColumn="0" w:oddVBand="0" w:evenVBand="0" w:oddHBand="1" w:evenHBand="0" w:firstRowFirstColumn="0" w:firstRowLastColumn="0" w:lastRowFirstColumn="0" w:lastRowLastColumn="0"/>
            </w:pPr>
            <w:r>
              <w:t>Contractor Information Management</w:t>
            </w:r>
          </w:p>
        </w:tc>
        <w:tc>
          <w:tcPr>
            <w:tcW w:w="5800" w:type="dxa"/>
            <w:noWrap/>
            <w:hideMark/>
          </w:tcPr>
          <w:p w:rsidR="003A5E05" w:rsidP="003A5E05" w:rsidRDefault="003A5E05" w14:paraId="6A747FE4" w14:textId="77777777">
            <w:pPr>
              <w:pStyle w:val="NormalTable"/>
              <w:cnfStyle w:val="000000100000" w:firstRow="0" w:lastRow="0" w:firstColumn="0" w:lastColumn="0" w:oddVBand="0" w:evenVBand="0" w:oddHBand="1" w:evenHBand="0" w:firstRowFirstColumn="0" w:firstRowLastColumn="0" w:lastRowFirstColumn="0" w:lastRowLastColumn="0"/>
            </w:pPr>
            <w:r>
              <w:t>CO01 Manage Contractor Information</w:t>
            </w:r>
          </w:p>
        </w:tc>
        <w:tc>
          <w:tcPr>
            <w:tcW w:w="3660" w:type="dxa"/>
            <w:noWrap/>
            <w:hideMark/>
          </w:tcPr>
          <w:p w:rsidR="003A5E05" w:rsidP="003A5E05" w:rsidRDefault="003A5E05" w14:paraId="125B4B09" w14:textId="77777777">
            <w:pPr>
              <w:pStyle w:val="NormalTable"/>
              <w:cnfStyle w:val="000000100000" w:firstRow="0" w:lastRow="0" w:firstColumn="0" w:lastColumn="0" w:oddVBand="0" w:evenVBand="0" w:oddHBand="1" w:evenHBand="0" w:firstRowFirstColumn="0" w:firstRowLastColumn="0" w:lastRowFirstColumn="0" w:lastRowLastColumn="0"/>
            </w:pPr>
            <w:r>
              <w:t>Organization</w:t>
            </w:r>
          </w:p>
        </w:tc>
        <w:tc>
          <w:tcPr>
            <w:tcW w:w="3780" w:type="dxa"/>
            <w:noWrap/>
            <w:hideMark/>
          </w:tcPr>
          <w:p w:rsidR="003A5E05" w:rsidP="003A5E05" w:rsidRDefault="003A5E05" w14:paraId="535A5FC0" w14:textId="77777777">
            <w:pPr>
              <w:pStyle w:val="NormalTable"/>
              <w:cnfStyle w:val="000000100000" w:firstRow="0" w:lastRow="0" w:firstColumn="0" w:lastColumn="0" w:oddVBand="0" w:evenVBand="0" w:oddHBand="1" w:evenHBand="0" w:firstRowFirstColumn="0" w:firstRowLastColumn="0" w:lastRowFirstColumn="0" w:lastRowLastColumn="0"/>
            </w:pPr>
            <w:r>
              <w:t>All</w:t>
            </w:r>
          </w:p>
        </w:tc>
      </w:tr>
      <w:tr w:rsidR="003A5E05" w:rsidTr="003A5E05" w14:paraId="4D91AF8B"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39779A6" w14:textId="77777777">
            <w:pPr>
              <w:pStyle w:val="NormalTable"/>
            </w:pPr>
            <w:r>
              <w:t>Contractor Management</w:t>
            </w:r>
          </w:p>
        </w:tc>
        <w:tc>
          <w:tcPr>
            <w:tcW w:w="4160" w:type="dxa"/>
            <w:noWrap/>
            <w:hideMark/>
          </w:tcPr>
          <w:p w:rsidR="003A5E05" w:rsidP="003A5E05" w:rsidRDefault="003A5E05" w14:paraId="55229478" w14:textId="77777777">
            <w:pPr>
              <w:pStyle w:val="NormalTable"/>
              <w:cnfStyle w:val="000000000000" w:firstRow="0" w:lastRow="0" w:firstColumn="0" w:lastColumn="0" w:oddVBand="0" w:evenVBand="0" w:oddHBand="0" w:evenHBand="0" w:firstRowFirstColumn="0" w:firstRowLastColumn="0" w:lastRowFirstColumn="0" w:lastRowLastColumn="0"/>
            </w:pPr>
            <w:r>
              <w:t>Contractor Information Management</w:t>
            </w:r>
          </w:p>
        </w:tc>
        <w:tc>
          <w:tcPr>
            <w:tcW w:w="5800" w:type="dxa"/>
            <w:noWrap/>
            <w:hideMark/>
          </w:tcPr>
          <w:p w:rsidR="003A5E05" w:rsidP="003A5E05" w:rsidRDefault="003A5E05" w14:paraId="2AA69E28" w14:textId="77777777">
            <w:pPr>
              <w:pStyle w:val="NormalTable"/>
              <w:cnfStyle w:val="000000000000" w:firstRow="0" w:lastRow="0" w:firstColumn="0" w:lastColumn="0" w:oddVBand="0" w:evenVBand="0" w:oddHBand="0" w:evenHBand="0" w:firstRowFirstColumn="0" w:firstRowLastColumn="0" w:lastRowFirstColumn="0" w:lastRowLastColumn="0"/>
            </w:pPr>
            <w:r>
              <w:t>CO04 Inquire Contractor Information</w:t>
            </w:r>
          </w:p>
        </w:tc>
        <w:tc>
          <w:tcPr>
            <w:tcW w:w="3660" w:type="dxa"/>
            <w:noWrap/>
            <w:hideMark/>
          </w:tcPr>
          <w:p w:rsidR="003A5E05" w:rsidP="003A5E05" w:rsidRDefault="003A5E05" w14:paraId="550E20D9" w14:textId="77777777">
            <w:pPr>
              <w:pStyle w:val="NormalTable"/>
              <w:cnfStyle w:val="000000000000" w:firstRow="0" w:lastRow="0" w:firstColumn="0" w:lastColumn="0" w:oddVBand="0" w:evenVBand="0" w:oddHBand="0" w:evenHBand="0" w:firstRowFirstColumn="0" w:firstRowLastColumn="0" w:lastRowFirstColumn="0" w:lastRowLastColumn="0"/>
            </w:pPr>
            <w:r>
              <w:t>Organization</w:t>
            </w:r>
          </w:p>
        </w:tc>
        <w:tc>
          <w:tcPr>
            <w:tcW w:w="3780" w:type="dxa"/>
            <w:noWrap/>
            <w:hideMark/>
          </w:tcPr>
          <w:p w:rsidR="003A5E05" w:rsidP="003A5E05" w:rsidRDefault="003A5E05" w14:paraId="1A0F0724" w14:textId="77777777">
            <w:pPr>
              <w:pStyle w:val="NormalTable"/>
              <w:cnfStyle w:val="000000000000" w:firstRow="0" w:lastRow="0" w:firstColumn="0" w:lastColumn="0" w:oddVBand="0" w:evenVBand="0" w:oddHBand="0" w:evenHBand="0" w:firstRowFirstColumn="0" w:firstRowLastColumn="0" w:lastRowFirstColumn="0" w:lastRowLastColumn="0"/>
            </w:pPr>
            <w:r>
              <w:t>All</w:t>
            </w:r>
          </w:p>
        </w:tc>
      </w:tr>
      <w:tr w:rsidR="003A5E05" w:rsidTr="003A5E05" w14:paraId="21AD79D4"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9083B90" w14:textId="77777777">
            <w:pPr>
              <w:pStyle w:val="NormalTable"/>
            </w:pPr>
            <w:r>
              <w:t>Contractor Management</w:t>
            </w:r>
          </w:p>
        </w:tc>
        <w:tc>
          <w:tcPr>
            <w:tcW w:w="4160" w:type="dxa"/>
            <w:noWrap/>
            <w:hideMark/>
          </w:tcPr>
          <w:p w:rsidR="003A5E05" w:rsidP="003A5E05" w:rsidRDefault="003A5E05" w14:paraId="7BE1FBDE" w14:textId="77777777">
            <w:pPr>
              <w:pStyle w:val="NormalTable"/>
              <w:cnfStyle w:val="000000100000" w:firstRow="0" w:lastRow="0" w:firstColumn="0" w:lastColumn="0" w:oddVBand="0" w:evenVBand="0" w:oddHBand="1" w:evenHBand="0" w:firstRowFirstColumn="0" w:firstRowLastColumn="0" w:lastRowFirstColumn="0" w:lastRowLastColumn="0"/>
            </w:pPr>
            <w:r>
              <w:t>Contractor Support</w:t>
            </w:r>
          </w:p>
        </w:tc>
        <w:tc>
          <w:tcPr>
            <w:tcW w:w="5800" w:type="dxa"/>
            <w:noWrap/>
            <w:hideMark/>
          </w:tcPr>
          <w:p w:rsidR="003A5E05" w:rsidP="003A5E05" w:rsidRDefault="003A5E05" w14:paraId="27887DD1" w14:textId="77777777">
            <w:pPr>
              <w:pStyle w:val="NormalTable"/>
              <w:cnfStyle w:val="000000100000" w:firstRow="0" w:lastRow="0" w:firstColumn="0" w:lastColumn="0" w:oddVBand="0" w:evenVBand="0" w:oddHBand="1" w:evenHBand="0" w:firstRowFirstColumn="0" w:firstRowLastColumn="0" w:lastRowFirstColumn="0" w:lastRowLastColumn="0"/>
            </w:pPr>
            <w:r>
              <w:t>CO02 Manage Contractor Communication</w:t>
            </w:r>
          </w:p>
        </w:tc>
        <w:tc>
          <w:tcPr>
            <w:tcW w:w="3660" w:type="dxa"/>
            <w:noWrap/>
            <w:hideMark/>
          </w:tcPr>
          <w:p w:rsidR="003A5E05" w:rsidP="003A5E05" w:rsidRDefault="003A5E05" w14:paraId="3A4F92AB" w14:textId="77777777">
            <w:pPr>
              <w:pStyle w:val="NormalTable"/>
              <w:cnfStyle w:val="000000100000" w:firstRow="0" w:lastRow="0" w:firstColumn="0" w:lastColumn="0" w:oddVBand="0" w:evenVBand="0" w:oddHBand="1" w:evenHBand="0" w:firstRowFirstColumn="0" w:firstRowLastColumn="0" w:lastRowFirstColumn="0" w:lastRowLastColumn="0"/>
            </w:pPr>
            <w:r>
              <w:t>Organization</w:t>
            </w:r>
          </w:p>
        </w:tc>
        <w:tc>
          <w:tcPr>
            <w:tcW w:w="3780" w:type="dxa"/>
            <w:noWrap/>
            <w:hideMark/>
          </w:tcPr>
          <w:p w:rsidR="003A5E05" w:rsidP="003A5E05" w:rsidRDefault="003A5E05" w14:paraId="19BA7880" w14:textId="0E941566">
            <w:pPr>
              <w:pStyle w:val="NormalTable"/>
              <w:cnfStyle w:val="000000100000" w:firstRow="0" w:lastRow="0" w:firstColumn="0" w:lastColumn="0" w:oddVBand="0" w:evenVBand="0" w:oddHBand="1" w:evenHBand="0" w:firstRowFirstColumn="0" w:firstRowLastColumn="0" w:lastRowFirstColumn="0" w:lastRowLastColumn="0"/>
            </w:pPr>
            <w:r>
              <w:t>Organization Communication</w:t>
            </w:r>
          </w:p>
        </w:tc>
      </w:tr>
      <w:tr w:rsidR="003A5E05" w:rsidTr="003A5E05" w14:paraId="0997915B"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7277DC1" w14:textId="77777777">
            <w:pPr>
              <w:pStyle w:val="NormalTable"/>
            </w:pPr>
            <w:r>
              <w:t>Contractor Management</w:t>
            </w:r>
          </w:p>
        </w:tc>
        <w:tc>
          <w:tcPr>
            <w:tcW w:w="4160" w:type="dxa"/>
            <w:noWrap/>
            <w:hideMark/>
          </w:tcPr>
          <w:p w:rsidR="003A5E05" w:rsidP="003A5E05" w:rsidRDefault="003A5E05" w14:paraId="61101061" w14:textId="77777777">
            <w:pPr>
              <w:pStyle w:val="NormalTable"/>
              <w:cnfStyle w:val="000000000000" w:firstRow="0" w:lastRow="0" w:firstColumn="0" w:lastColumn="0" w:oddVBand="0" w:evenVBand="0" w:oddHBand="0" w:evenHBand="0" w:firstRowFirstColumn="0" w:firstRowLastColumn="0" w:lastRowFirstColumn="0" w:lastRowLastColumn="0"/>
            </w:pPr>
            <w:r>
              <w:t>Contractor Support</w:t>
            </w:r>
          </w:p>
        </w:tc>
        <w:tc>
          <w:tcPr>
            <w:tcW w:w="5800" w:type="dxa"/>
            <w:noWrap/>
            <w:hideMark/>
          </w:tcPr>
          <w:p w:rsidR="003A5E05" w:rsidP="003A5E05" w:rsidRDefault="003A5E05" w14:paraId="40514D14" w14:textId="77777777">
            <w:pPr>
              <w:pStyle w:val="NormalTable"/>
              <w:cnfStyle w:val="000000000000" w:firstRow="0" w:lastRow="0" w:firstColumn="0" w:lastColumn="0" w:oddVBand="0" w:evenVBand="0" w:oddHBand="0" w:evenHBand="0" w:firstRowFirstColumn="0" w:firstRowLastColumn="0" w:lastRowFirstColumn="0" w:lastRowLastColumn="0"/>
            </w:pPr>
            <w:r>
              <w:t>CO03 Perform Contractor Outreach</w:t>
            </w:r>
          </w:p>
        </w:tc>
        <w:tc>
          <w:tcPr>
            <w:tcW w:w="3660" w:type="dxa"/>
            <w:noWrap/>
            <w:hideMark/>
          </w:tcPr>
          <w:p w:rsidR="003A5E05" w:rsidP="003A5E05" w:rsidRDefault="003A5E05" w14:paraId="0A06CB11" w14:textId="77777777">
            <w:pPr>
              <w:pStyle w:val="NormalTable"/>
              <w:cnfStyle w:val="000000000000" w:firstRow="0" w:lastRow="0" w:firstColumn="0" w:lastColumn="0" w:oddVBand="0" w:evenVBand="0" w:oddHBand="0" w:evenHBand="0" w:firstRowFirstColumn="0" w:firstRowLastColumn="0" w:lastRowFirstColumn="0" w:lastRowLastColumn="0"/>
            </w:pPr>
            <w:r>
              <w:t>Organization</w:t>
            </w:r>
          </w:p>
        </w:tc>
        <w:tc>
          <w:tcPr>
            <w:tcW w:w="3780" w:type="dxa"/>
            <w:noWrap/>
            <w:hideMark/>
          </w:tcPr>
          <w:p w:rsidR="003A5E05" w:rsidP="003A5E05" w:rsidRDefault="003A5E05" w14:paraId="41A8F3A3" w14:textId="77777777">
            <w:pPr>
              <w:pStyle w:val="NormalTable"/>
              <w:cnfStyle w:val="000000000000" w:firstRow="0" w:lastRow="0" w:firstColumn="0" w:lastColumn="0" w:oddVBand="0" w:evenVBand="0" w:oddHBand="0" w:evenHBand="0" w:firstRowFirstColumn="0" w:firstRowLastColumn="0" w:lastRowFirstColumn="0" w:lastRowLastColumn="0"/>
            </w:pPr>
            <w:r>
              <w:t>Organization Communication</w:t>
            </w:r>
          </w:p>
        </w:tc>
      </w:tr>
      <w:tr w:rsidR="003A5E05" w:rsidTr="003A5E05" w14:paraId="5BE24E68"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6AFFB12" w14:textId="77777777">
            <w:pPr>
              <w:pStyle w:val="NormalTable"/>
            </w:pPr>
            <w:r>
              <w:t>Contractor Management</w:t>
            </w:r>
          </w:p>
        </w:tc>
        <w:tc>
          <w:tcPr>
            <w:tcW w:w="4160" w:type="dxa"/>
            <w:noWrap/>
            <w:hideMark/>
          </w:tcPr>
          <w:p w:rsidR="003A5E05" w:rsidP="003A5E05" w:rsidRDefault="003A5E05" w14:paraId="783F9F0D" w14:textId="77777777">
            <w:pPr>
              <w:pStyle w:val="NormalTable"/>
              <w:cnfStyle w:val="000000100000" w:firstRow="0" w:lastRow="0" w:firstColumn="0" w:lastColumn="0" w:oddVBand="0" w:evenVBand="0" w:oddHBand="1" w:evenHBand="0" w:firstRowFirstColumn="0" w:firstRowLastColumn="0" w:lastRowFirstColumn="0" w:lastRowLastColumn="0"/>
            </w:pPr>
            <w:r>
              <w:t>Contractor Support</w:t>
            </w:r>
          </w:p>
        </w:tc>
        <w:tc>
          <w:tcPr>
            <w:tcW w:w="5800" w:type="dxa"/>
            <w:noWrap/>
            <w:hideMark/>
          </w:tcPr>
          <w:p w:rsidR="003A5E05" w:rsidP="003A5E05" w:rsidRDefault="003A5E05" w14:paraId="3BC5BACC" w14:textId="77777777">
            <w:pPr>
              <w:pStyle w:val="NormalTable"/>
              <w:cnfStyle w:val="000000100000" w:firstRow="0" w:lastRow="0" w:firstColumn="0" w:lastColumn="0" w:oddVBand="0" w:evenVBand="0" w:oddHBand="1" w:evenHBand="0" w:firstRowFirstColumn="0" w:firstRowLastColumn="0" w:lastRowFirstColumn="0" w:lastRowLastColumn="0"/>
            </w:pPr>
            <w:r>
              <w:t>CO09 Manage Contractor Grievance and Appeal</w:t>
            </w:r>
          </w:p>
        </w:tc>
        <w:tc>
          <w:tcPr>
            <w:tcW w:w="3660" w:type="dxa"/>
            <w:noWrap/>
            <w:hideMark/>
          </w:tcPr>
          <w:p w:rsidR="003A5E05" w:rsidP="003A5E05" w:rsidRDefault="003A5E05" w14:paraId="2B9BEE5D" w14:textId="77777777">
            <w:pPr>
              <w:pStyle w:val="NormalTable"/>
              <w:cnfStyle w:val="000000100000" w:firstRow="0" w:lastRow="0" w:firstColumn="0" w:lastColumn="0" w:oddVBand="0" w:evenVBand="0" w:oddHBand="1" w:evenHBand="0" w:firstRowFirstColumn="0" w:firstRowLastColumn="0" w:lastRowFirstColumn="0" w:lastRowLastColumn="0"/>
            </w:pPr>
            <w:r>
              <w:t>Organization</w:t>
            </w:r>
          </w:p>
        </w:tc>
        <w:tc>
          <w:tcPr>
            <w:tcW w:w="3780" w:type="dxa"/>
            <w:noWrap/>
            <w:hideMark/>
          </w:tcPr>
          <w:p w:rsidR="003A5E05" w:rsidP="003A5E05" w:rsidRDefault="003A5E05" w14:paraId="18143FDA" w14:textId="0C709C78">
            <w:pPr>
              <w:pStyle w:val="NormalTable"/>
              <w:cnfStyle w:val="000000100000" w:firstRow="0" w:lastRow="0" w:firstColumn="0" w:lastColumn="0" w:oddVBand="0" w:evenVBand="0" w:oddHBand="1" w:evenHBand="0" w:firstRowFirstColumn="0" w:firstRowLastColumn="0" w:lastRowFirstColumn="0" w:lastRowLastColumn="0"/>
            </w:pPr>
            <w:r>
              <w:t>Organization Grievance &amp; Appeal</w:t>
            </w:r>
          </w:p>
        </w:tc>
      </w:tr>
      <w:tr w:rsidR="003A5E05" w:rsidTr="003A5E05" w14:paraId="646ACC4C"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3E6DF2D" w14:textId="77777777">
            <w:pPr>
              <w:pStyle w:val="NormalTable"/>
            </w:pPr>
            <w:r>
              <w:t>Contractor Management</w:t>
            </w:r>
          </w:p>
        </w:tc>
        <w:tc>
          <w:tcPr>
            <w:tcW w:w="4160" w:type="dxa"/>
            <w:noWrap/>
            <w:hideMark/>
          </w:tcPr>
          <w:p w:rsidR="003A5E05" w:rsidP="003A5E05" w:rsidRDefault="003A5E05" w14:paraId="1B0C6A56" w14:textId="77777777">
            <w:pPr>
              <w:pStyle w:val="NormalTable"/>
              <w:cnfStyle w:val="000000000000" w:firstRow="0" w:lastRow="0" w:firstColumn="0" w:lastColumn="0" w:oddVBand="0" w:evenVBand="0" w:oddHBand="0" w:evenHBand="0" w:firstRowFirstColumn="0" w:firstRowLastColumn="0" w:lastRowFirstColumn="0" w:lastRowLastColumn="0"/>
            </w:pPr>
            <w:r>
              <w:t>Contract Management</w:t>
            </w:r>
          </w:p>
        </w:tc>
        <w:tc>
          <w:tcPr>
            <w:tcW w:w="5800" w:type="dxa"/>
            <w:noWrap/>
            <w:hideMark/>
          </w:tcPr>
          <w:p w:rsidR="003A5E05" w:rsidP="003A5E05" w:rsidRDefault="003A5E05" w14:paraId="4658266E" w14:textId="77777777">
            <w:pPr>
              <w:pStyle w:val="NormalTable"/>
              <w:cnfStyle w:val="000000000000" w:firstRow="0" w:lastRow="0" w:firstColumn="0" w:lastColumn="0" w:oddVBand="0" w:evenVBand="0" w:oddHBand="0" w:evenHBand="0" w:firstRowFirstColumn="0" w:firstRowLastColumn="0" w:lastRowFirstColumn="0" w:lastRowLastColumn="0"/>
            </w:pPr>
            <w:r>
              <w:t>CO05 Produce Solicitation</w:t>
            </w:r>
          </w:p>
        </w:tc>
        <w:tc>
          <w:tcPr>
            <w:tcW w:w="3660" w:type="dxa"/>
            <w:noWrap/>
            <w:hideMark/>
          </w:tcPr>
          <w:p w:rsidR="003A5E05" w:rsidP="003A5E05" w:rsidRDefault="003A5E05" w14:paraId="3EC724D9"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78DD7F55" w14:textId="77777777">
            <w:pPr>
              <w:pStyle w:val="NormalTable"/>
              <w:cnfStyle w:val="000000000000" w:firstRow="0" w:lastRow="0" w:firstColumn="0" w:lastColumn="0" w:oddVBand="0" w:evenVBand="0" w:oddHBand="0" w:evenHBand="0" w:firstRowFirstColumn="0" w:firstRowLastColumn="0" w:lastRowFirstColumn="0" w:lastRowLastColumn="0"/>
            </w:pPr>
            <w:r>
              <w:t>Contract/Agreement Resources</w:t>
            </w:r>
          </w:p>
        </w:tc>
      </w:tr>
      <w:tr w:rsidR="003A5E05" w:rsidTr="003A5E05" w14:paraId="40838CB4"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702C7984" w14:textId="77777777">
            <w:pPr>
              <w:pStyle w:val="NormalTable"/>
            </w:pPr>
            <w:r>
              <w:t>Contractor Management</w:t>
            </w:r>
          </w:p>
        </w:tc>
        <w:tc>
          <w:tcPr>
            <w:tcW w:w="4160" w:type="dxa"/>
            <w:noWrap/>
            <w:hideMark/>
          </w:tcPr>
          <w:p w:rsidR="003A5E05" w:rsidP="003A5E05" w:rsidRDefault="003A5E05" w14:paraId="753EAB18" w14:textId="77777777">
            <w:pPr>
              <w:pStyle w:val="NormalTable"/>
              <w:cnfStyle w:val="000000100000" w:firstRow="0" w:lastRow="0" w:firstColumn="0" w:lastColumn="0" w:oddVBand="0" w:evenVBand="0" w:oddHBand="1" w:evenHBand="0" w:firstRowFirstColumn="0" w:firstRowLastColumn="0" w:lastRowFirstColumn="0" w:lastRowLastColumn="0"/>
            </w:pPr>
            <w:r>
              <w:t>Contract Management</w:t>
            </w:r>
          </w:p>
        </w:tc>
        <w:tc>
          <w:tcPr>
            <w:tcW w:w="5800" w:type="dxa"/>
            <w:noWrap/>
            <w:hideMark/>
          </w:tcPr>
          <w:p w:rsidR="003A5E05" w:rsidP="003A5E05" w:rsidRDefault="003A5E05" w14:paraId="0036B860" w14:textId="77777777">
            <w:pPr>
              <w:pStyle w:val="NormalTable"/>
              <w:cnfStyle w:val="000000100000" w:firstRow="0" w:lastRow="0" w:firstColumn="0" w:lastColumn="0" w:oddVBand="0" w:evenVBand="0" w:oddHBand="1" w:evenHBand="0" w:firstRowFirstColumn="0" w:firstRowLastColumn="0" w:lastRowFirstColumn="0" w:lastRowLastColumn="0"/>
            </w:pPr>
            <w:r>
              <w:t>CO06 Award Contract</w:t>
            </w:r>
          </w:p>
        </w:tc>
        <w:tc>
          <w:tcPr>
            <w:tcW w:w="3660" w:type="dxa"/>
            <w:noWrap/>
            <w:hideMark/>
          </w:tcPr>
          <w:p w:rsidR="003A5E05" w:rsidP="003A5E05" w:rsidRDefault="003A5E05" w14:paraId="4E4BE9B4"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51518C63" w14:textId="77777777">
            <w:pPr>
              <w:pStyle w:val="NormalTable"/>
              <w:cnfStyle w:val="000000100000" w:firstRow="0" w:lastRow="0" w:firstColumn="0" w:lastColumn="0" w:oddVBand="0" w:evenVBand="0" w:oddHBand="1" w:evenHBand="0" w:firstRowFirstColumn="0" w:firstRowLastColumn="0" w:lastRowFirstColumn="0" w:lastRowLastColumn="0"/>
            </w:pPr>
            <w:r>
              <w:t>Contract/Agreement Resources</w:t>
            </w:r>
          </w:p>
        </w:tc>
      </w:tr>
      <w:tr w:rsidR="003A5E05" w:rsidTr="003A5E05" w14:paraId="69421137"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1B9ADF6" w14:textId="77777777">
            <w:pPr>
              <w:pStyle w:val="NormalTable"/>
            </w:pPr>
            <w:r>
              <w:t>Contractor Management</w:t>
            </w:r>
          </w:p>
        </w:tc>
        <w:tc>
          <w:tcPr>
            <w:tcW w:w="4160" w:type="dxa"/>
            <w:noWrap/>
            <w:hideMark/>
          </w:tcPr>
          <w:p w:rsidR="003A5E05" w:rsidP="003A5E05" w:rsidRDefault="003A5E05" w14:paraId="1B535E4E" w14:textId="77777777">
            <w:pPr>
              <w:pStyle w:val="NormalTable"/>
              <w:cnfStyle w:val="000000000000" w:firstRow="0" w:lastRow="0" w:firstColumn="0" w:lastColumn="0" w:oddVBand="0" w:evenVBand="0" w:oddHBand="0" w:evenHBand="0" w:firstRowFirstColumn="0" w:firstRowLastColumn="0" w:lastRowFirstColumn="0" w:lastRowLastColumn="0"/>
            </w:pPr>
            <w:r>
              <w:t>Contract Management</w:t>
            </w:r>
          </w:p>
        </w:tc>
        <w:tc>
          <w:tcPr>
            <w:tcW w:w="5800" w:type="dxa"/>
            <w:noWrap/>
            <w:hideMark/>
          </w:tcPr>
          <w:p w:rsidR="003A5E05" w:rsidP="003A5E05" w:rsidRDefault="003A5E05" w14:paraId="6855A90E" w14:textId="77777777">
            <w:pPr>
              <w:pStyle w:val="NormalTable"/>
              <w:cnfStyle w:val="000000000000" w:firstRow="0" w:lastRow="0" w:firstColumn="0" w:lastColumn="0" w:oddVBand="0" w:evenVBand="0" w:oddHBand="0" w:evenHBand="0" w:firstRowFirstColumn="0" w:firstRowLastColumn="0" w:lastRowFirstColumn="0" w:lastRowLastColumn="0"/>
            </w:pPr>
            <w:r>
              <w:t>CO07 Manage Contract</w:t>
            </w:r>
          </w:p>
        </w:tc>
        <w:tc>
          <w:tcPr>
            <w:tcW w:w="3660" w:type="dxa"/>
            <w:noWrap/>
            <w:hideMark/>
          </w:tcPr>
          <w:p w:rsidR="003A5E05" w:rsidP="003A5E05" w:rsidRDefault="003A5E05" w14:paraId="39436C4E"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6A9ECD97" w14:textId="77777777">
            <w:pPr>
              <w:pStyle w:val="NormalTable"/>
              <w:cnfStyle w:val="000000000000" w:firstRow="0" w:lastRow="0" w:firstColumn="0" w:lastColumn="0" w:oddVBand="0" w:evenVBand="0" w:oddHBand="0" w:evenHBand="0" w:firstRowFirstColumn="0" w:firstRowLastColumn="0" w:lastRowFirstColumn="0" w:lastRowLastColumn="0"/>
            </w:pPr>
            <w:r>
              <w:t>Contract/Agreement Resources</w:t>
            </w:r>
          </w:p>
        </w:tc>
      </w:tr>
      <w:tr w:rsidR="003A5E05" w:rsidTr="003A5E05" w14:paraId="6AAE317B"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69B5262" w14:textId="77777777">
            <w:pPr>
              <w:pStyle w:val="NormalTable"/>
            </w:pPr>
            <w:r>
              <w:t>Contractor Management</w:t>
            </w:r>
          </w:p>
        </w:tc>
        <w:tc>
          <w:tcPr>
            <w:tcW w:w="4160" w:type="dxa"/>
            <w:noWrap/>
            <w:hideMark/>
          </w:tcPr>
          <w:p w:rsidR="003A5E05" w:rsidP="003A5E05" w:rsidRDefault="003A5E05" w14:paraId="2FB4468E" w14:textId="77777777">
            <w:pPr>
              <w:pStyle w:val="NormalTable"/>
              <w:cnfStyle w:val="000000100000" w:firstRow="0" w:lastRow="0" w:firstColumn="0" w:lastColumn="0" w:oddVBand="0" w:evenVBand="0" w:oddHBand="1" w:evenHBand="0" w:firstRowFirstColumn="0" w:firstRowLastColumn="0" w:lastRowFirstColumn="0" w:lastRowLastColumn="0"/>
            </w:pPr>
            <w:r>
              <w:t>Contract Management</w:t>
            </w:r>
          </w:p>
        </w:tc>
        <w:tc>
          <w:tcPr>
            <w:tcW w:w="5800" w:type="dxa"/>
            <w:noWrap/>
            <w:hideMark/>
          </w:tcPr>
          <w:p w:rsidR="003A5E05" w:rsidP="003A5E05" w:rsidRDefault="003A5E05" w14:paraId="32037DF8" w14:textId="77777777">
            <w:pPr>
              <w:pStyle w:val="NormalTable"/>
              <w:cnfStyle w:val="000000100000" w:firstRow="0" w:lastRow="0" w:firstColumn="0" w:lastColumn="0" w:oddVBand="0" w:evenVBand="0" w:oddHBand="1" w:evenHBand="0" w:firstRowFirstColumn="0" w:firstRowLastColumn="0" w:lastRowFirstColumn="0" w:lastRowLastColumn="0"/>
            </w:pPr>
            <w:r>
              <w:t>CO08 Close Out Contract</w:t>
            </w:r>
          </w:p>
        </w:tc>
        <w:tc>
          <w:tcPr>
            <w:tcW w:w="3660" w:type="dxa"/>
            <w:noWrap/>
            <w:hideMark/>
          </w:tcPr>
          <w:p w:rsidR="003A5E05" w:rsidP="003A5E05" w:rsidRDefault="003A5E05" w14:paraId="4B045867"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00C041EF" w14:textId="77777777">
            <w:pPr>
              <w:pStyle w:val="NormalTable"/>
              <w:cnfStyle w:val="000000100000" w:firstRow="0" w:lastRow="0" w:firstColumn="0" w:lastColumn="0" w:oddVBand="0" w:evenVBand="0" w:oddHBand="1" w:evenHBand="0" w:firstRowFirstColumn="0" w:firstRowLastColumn="0" w:lastRowFirstColumn="0" w:lastRowLastColumn="0"/>
            </w:pPr>
            <w:r>
              <w:t>Contract/Agreement Resources</w:t>
            </w:r>
          </w:p>
        </w:tc>
      </w:tr>
      <w:tr w:rsidR="003A5E05" w:rsidTr="003A5E05" w14:paraId="0A86B196"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7AD3CB6" w14:textId="77777777">
            <w:pPr>
              <w:pStyle w:val="NormalTable"/>
            </w:pPr>
            <w:r>
              <w:t>Eligibility and Enrollment Management</w:t>
            </w:r>
          </w:p>
        </w:tc>
        <w:tc>
          <w:tcPr>
            <w:tcW w:w="4160" w:type="dxa"/>
            <w:noWrap/>
            <w:hideMark/>
          </w:tcPr>
          <w:p w:rsidR="003A5E05" w:rsidP="003A5E05" w:rsidRDefault="003A5E05" w14:paraId="0BFEEF2E" w14:textId="77777777">
            <w:pPr>
              <w:pStyle w:val="NormalTable"/>
              <w:cnfStyle w:val="000000000000" w:firstRow="0" w:lastRow="0" w:firstColumn="0" w:lastColumn="0" w:oddVBand="0" w:evenVBand="0" w:oddHBand="0" w:evenHBand="0" w:firstRowFirstColumn="0" w:firstRowLastColumn="0" w:lastRowFirstColumn="0" w:lastRowLastColumn="0"/>
            </w:pPr>
            <w:r>
              <w:t>Provider Enrollment</w:t>
            </w:r>
          </w:p>
        </w:tc>
        <w:tc>
          <w:tcPr>
            <w:tcW w:w="5800" w:type="dxa"/>
            <w:noWrap/>
            <w:hideMark/>
          </w:tcPr>
          <w:p w:rsidR="003A5E05" w:rsidP="003A5E05" w:rsidRDefault="003A5E05" w14:paraId="4E2A821D" w14:textId="77777777">
            <w:pPr>
              <w:pStyle w:val="NormalTable"/>
              <w:cnfStyle w:val="000000000000" w:firstRow="0" w:lastRow="0" w:firstColumn="0" w:lastColumn="0" w:oddVBand="0" w:evenVBand="0" w:oddHBand="0" w:evenHBand="0" w:firstRowFirstColumn="0" w:firstRowLastColumn="0" w:lastRowFirstColumn="0" w:lastRowLastColumn="0"/>
            </w:pPr>
            <w:r>
              <w:t>Determine Provider Eligibility</w:t>
            </w:r>
          </w:p>
        </w:tc>
        <w:tc>
          <w:tcPr>
            <w:tcW w:w="3660" w:type="dxa"/>
            <w:noWrap/>
            <w:hideMark/>
          </w:tcPr>
          <w:p w:rsidR="003A5E05" w:rsidP="003A5E05" w:rsidRDefault="003A5E05" w14:paraId="4FCE7A89" w14:textId="77777777">
            <w:pPr>
              <w:pStyle w:val="NormalTable"/>
              <w:cnfStyle w:val="000000000000" w:firstRow="0" w:lastRow="0" w:firstColumn="0" w:lastColumn="0" w:oddVBand="0" w:evenVBand="0" w:oddHBand="0" w:evenHBand="0" w:firstRowFirstColumn="0" w:firstRowLastColumn="0" w:lastRowFirstColumn="0" w:lastRowLastColumn="0"/>
            </w:pPr>
            <w:r>
              <w:t>Provider</w:t>
            </w:r>
          </w:p>
        </w:tc>
        <w:tc>
          <w:tcPr>
            <w:tcW w:w="3780" w:type="dxa"/>
            <w:noWrap/>
            <w:hideMark/>
          </w:tcPr>
          <w:p w:rsidR="003A5E05" w:rsidP="003A5E05" w:rsidRDefault="003A5E05" w14:paraId="3F3FB81B" w14:textId="77777777">
            <w:pPr>
              <w:pStyle w:val="NormalTable"/>
              <w:cnfStyle w:val="000000000000" w:firstRow="0" w:lastRow="0" w:firstColumn="0" w:lastColumn="0" w:oddVBand="0" w:evenVBand="0" w:oddHBand="0" w:evenHBand="0" w:firstRowFirstColumn="0" w:firstRowLastColumn="0" w:lastRowFirstColumn="0" w:lastRowLastColumn="0"/>
            </w:pPr>
            <w:r>
              <w:t>Provider Eligibility &amp; Enrollment</w:t>
            </w:r>
          </w:p>
        </w:tc>
      </w:tr>
      <w:tr w:rsidR="003A5E05" w:rsidTr="003A5E05" w14:paraId="0289FE7C"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C578FCC" w14:textId="77777777">
            <w:pPr>
              <w:pStyle w:val="NormalTable"/>
            </w:pPr>
            <w:r>
              <w:t>Eligibility and Enrollment Management</w:t>
            </w:r>
          </w:p>
        </w:tc>
        <w:tc>
          <w:tcPr>
            <w:tcW w:w="4160" w:type="dxa"/>
            <w:noWrap/>
            <w:hideMark/>
          </w:tcPr>
          <w:p w:rsidR="003A5E05" w:rsidP="003A5E05" w:rsidRDefault="003A5E05" w14:paraId="763469CF" w14:textId="77777777">
            <w:pPr>
              <w:pStyle w:val="NormalTable"/>
              <w:cnfStyle w:val="000000100000" w:firstRow="0" w:lastRow="0" w:firstColumn="0" w:lastColumn="0" w:oddVBand="0" w:evenVBand="0" w:oddHBand="1" w:evenHBand="0" w:firstRowFirstColumn="0" w:firstRowLastColumn="0" w:lastRowFirstColumn="0" w:lastRowLastColumn="0"/>
            </w:pPr>
            <w:r>
              <w:t>Provider Enrollment</w:t>
            </w:r>
          </w:p>
        </w:tc>
        <w:tc>
          <w:tcPr>
            <w:tcW w:w="5800" w:type="dxa"/>
            <w:noWrap/>
            <w:hideMark/>
          </w:tcPr>
          <w:p w:rsidR="003A5E05" w:rsidP="003A5E05" w:rsidRDefault="003A5E05" w14:paraId="53CC2F32" w14:textId="77777777">
            <w:pPr>
              <w:pStyle w:val="NormalTable"/>
              <w:cnfStyle w:val="000000100000" w:firstRow="0" w:lastRow="0" w:firstColumn="0" w:lastColumn="0" w:oddVBand="0" w:evenVBand="0" w:oddHBand="1" w:evenHBand="0" w:firstRowFirstColumn="0" w:firstRowLastColumn="0" w:lastRowFirstColumn="0" w:lastRowLastColumn="0"/>
            </w:pPr>
            <w:r>
              <w:t>Enroll Provider</w:t>
            </w:r>
          </w:p>
        </w:tc>
        <w:tc>
          <w:tcPr>
            <w:tcW w:w="3660" w:type="dxa"/>
            <w:noWrap/>
            <w:hideMark/>
          </w:tcPr>
          <w:p w:rsidR="003A5E05" w:rsidP="003A5E05" w:rsidRDefault="003A5E05" w14:paraId="5B3B7AE3" w14:textId="77777777">
            <w:pPr>
              <w:pStyle w:val="NormalTable"/>
              <w:cnfStyle w:val="000000100000" w:firstRow="0" w:lastRow="0" w:firstColumn="0" w:lastColumn="0" w:oddVBand="0" w:evenVBand="0" w:oddHBand="1" w:evenHBand="0" w:firstRowFirstColumn="0" w:firstRowLastColumn="0" w:lastRowFirstColumn="0" w:lastRowLastColumn="0"/>
            </w:pPr>
            <w:r>
              <w:t>Provider</w:t>
            </w:r>
          </w:p>
        </w:tc>
        <w:tc>
          <w:tcPr>
            <w:tcW w:w="3780" w:type="dxa"/>
            <w:noWrap/>
            <w:hideMark/>
          </w:tcPr>
          <w:p w:rsidR="003A5E05" w:rsidP="003A5E05" w:rsidRDefault="003A5E05" w14:paraId="13E63B9F" w14:textId="77777777">
            <w:pPr>
              <w:pStyle w:val="NormalTable"/>
              <w:cnfStyle w:val="000000100000" w:firstRow="0" w:lastRow="0" w:firstColumn="0" w:lastColumn="0" w:oddVBand="0" w:evenVBand="0" w:oddHBand="1" w:evenHBand="0" w:firstRowFirstColumn="0" w:firstRowLastColumn="0" w:lastRowFirstColumn="0" w:lastRowLastColumn="0"/>
            </w:pPr>
            <w:r>
              <w:t>Provider Eligibility &amp; Enrollment</w:t>
            </w:r>
          </w:p>
        </w:tc>
      </w:tr>
      <w:tr w:rsidR="003A5E05" w:rsidTr="003A5E05" w14:paraId="55E1D477"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2F4859C" w14:textId="77777777">
            <w:pPr>
              <w:pStyle w:val="NormalTable"/>
            </w:pPr>
            <w:r>
              <w:t>Eligibility and Enrollment Management</w:t>
            </w:r>
          </w:p>
        </w:tc>
        <w:tc>
          <w:tcPr>
            <w:tcW w:w="4160" w:type="dxa"/>
            <w:noWrap/>
            <w:hideMark/>
          </w:tcPr>
          <w:p w:rsidR="003A5E05" w:rsidP="003A5E05" w:rsidRDefault="003A5E05" w14:paraId="79B66BBE" w14:textId="77777777">
            <w:pPr>
              <w:pStyle w:val="NormalTable"/>
              <w:cnfStyle w:val="000000000000" w:firstRow="0" w:lastRow="0" w:firstColumn="0" w:lastColumn="0" w:oddVBand="0" w:evenVBand="0" w:oddHBand="0" w:evenHBand="0" w:firstRowFirstColumn="0" w:firstRowLastColumn="0" w:lastRowFirstColumn="0" w:lastRowLastColumn="0"/>
            </w:pPr>
            <w:r>
              <w:t>Provider Enrollment</w:t>
            </w:r>
          </w:p>
        </w:tc>
        <w:tc>
          <w:tcPr>
            <w:tcW w:w="5800" w:type="dxa"/>
            <w:noWrap/>
            <w:hideMark/>
          </w:tcPr>
          <w:p w:rsidR="003A5E05" w:rsidP="003A5E05" w:rsidRDefault="003A5E05" w14:paraId="66504018" w14:textId="77777777">
            <w:pPr>
              <w:pStyle w:val="NormalTable"/>
              <w:cnfStyle w:val="000000000000" w:firstRow="0" w:lastRow="0" w:firstColumn="0" w:lastColumn="0" w:oddVBand="0" w:evenVBand="0" w:oddHBand="0" w:evenHBand="0" w:firstRowFirstColumn="0" w:firstRowLastColumn="0" w:lastRowFirstColumn="0" w:lastRowLastColumn="0"/>
            </w:pPr>
            <w:r>
              <w:t>Disenroll Provider</w:t>
            </w:r>
          </w:p>
        </w:tc>
        <w:tc>
          <w:tcPr>
            <w:tcW w:w="3660" w:type="dxa"/>
            <w:noWrap/>
            <w:hideMark/>
          </w:tcPr>
          <w:p w:rsidR="003A5E05" w:rsidP="003A5E05" w:rsidRDefault="003A5E05" w14:paraId="2FB7B675" w14:textId="77777777">
            <w:pPr>
              <w:pStyle w:val="NormalTable"/>
              <w:cnfStyle w:val="000000000000" w:firstRow="0" w:lastRow="0" w:firstColumn="0" w:lastColumn="0" w:oddVBand="0" w:evenVBand="0" w:oddHBand="0" w:evenHBand="0" w:firstRowFirstColumn="0" w:firstRowLastColumn="0" w:lastRowFirstColumn="0" w:lastRowLastColumn="0"/>
            </w:pPr>
            <w:r>
              <w:t>Provider</w:t>
            </w:r>
          </w:p>
        </w:tc>
        <w:tc>
          <w:tcPr>
            <w:tcW w:w="3780" w:type="dxa"/>
            <w:noWrap/>
            <w:hideMark/>
          </w:tcPr>
          <w:p w:rsidR="003A5E05" w:rsidP="003A5E05" w:rsidRDefault="003A5E05" w14:paraId="35DF62E6" w14:textId="77777777">
            <w:pPr>
              <w:pStyle w:val="NormalTable"/>
              <w:cnfStyle w:val="000000000000" w:firstRow="0" w:lastRow="0" w:firstColumn="0" w:lastColumn="0" w:oddVBand="0" w:evenVBand="0" w:oddHBand="0" w:evenHBand="0" w:firstRowFirstColumn="0" w:firstRowLastColumn="0" w:lastRowFirstColumn="0" w:lastRowLastColumn="0"/>
            </w:pPr>
            <w:r>
              <w:t>Provider Eligibility &amp; Enrollment</w:t>
            </w:r>
          </w:p>
        </w:tc>
      </w:tr>
      <w:tr w:rsidR="003A5E05" w:rsidTr="003A5E05" w14:paraId="46D065D8"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3A0BAF0" w14:textId="77777777">
            <w:pPr>
              <w:pStyle w:val="NormalTable"/>
            </w:pPr>
            <w:r>
              <w:t>Eligibility and Enrollment Management</w:t>
            </w:r>
          </w:p>
        </w:tc>
        <w:tc>
          <w:tcPr>
            <w:tcW w:w="4160" w:type="dxa"/>
            <w:noWrap/>
            <w:hideMark/>
          </w:tcPr>
          <w:p w:rsidR="003A5E05" w:rsidP="003A5E05" w:rsidRDefault="003A5E05" w14:paraId="58305DA1" w14:textId="77777777">
            <w:pPr>
              <w:pStyle w:val="NormalTable"/>
              <w:cnfStyle w:val="000000100000" w:firstRow="0" w:lastRow="0" w:firstColumn="0" w:lastColumn="0" w:oddVBand="0" w:evenVBand="0" w:oddHBand="1" w:evenHBand="0" w:firstRowFirstColumn="0" w:firstRowLastColumn="0" w:lastRowFirstColumn="0" w:lastRowLastColumn="0"/>
            </w:pPr>
            <w:r>
              <w:t>Provider Enrollment</w:t>
            </w:r>
          </w:p>
        </w:tc>
        <w:tc>
          <w:tcPr>
            <w:tcW w:w="5800" w:type="dxa"/>
            <w:noWrap/>
            <w:hideMark/>
          </w:tcPr>
          <w:p w:rsidR="003A5E05" w:rsidP="003A5E05" w:rsidRDefault="003A5E05" w14:paraId="5284DE87" w14:textId="77777777">
            <w:pPr>
              <w:pStyle w:val="NormalTable"/>
              <w:cnfStyle w:val="000000100000" w:firstRow="0" w:lastRow="0" w:firstColumn="0" w:lastColumn="0" w:oddVBand="0" w:evenVBand="0" w:oddHBand="1" w:evenHBand="0" w:firstRowFirstColumn="0" w:firstRowLastColumn="0" w:lastRowFirstColumn="0" w:lastRowLastColumn="0"/>
            </w:pPr>
            <w:r>
              <w:t>Inquire Provider Information</w:t>
            </w:r>
          </w:p>
        </w:tc>
        <w:tc>
          <w:tcPr>
            <w:tcW w:w="3660" w:type="dxa"/>
            <w:noWrap/>
            <w:hideMark/>
          </w:tcPr>
          <w:p w:rsidR="003A5E05" w:rsidP="003A5E05" w:rsidRDefault="003A5E05" w14:paraId="4E59B03E" w14:textId="77777777">
            <w:pPr>
              <w:pStyle w:val="NormalTable"/>
              <w:cnfStyle w:val="000000100000" w:firstRow="0" w:lastRow="0" w:firstColumn="0" w:lastColumn="0" w:oddVBand="0" w:evenVBand="0" w:oddHBand="1" w:evenHBand="0" w:firstRowFirstColumn="0" w:firstRowLastColumn="0" w:lastRowFirstColumn="0" w:lastRowLastColumn="0"/>
            </w:pPr>
            <w:r>
              <w:t>Provider</w:t>
            </w:r>
          </w:p>
        </w:tc>
        <w:tc>
          <w:tcPr>
            <w:tcW w:w="3780" w:type="dxa"/>
            <w:noWrap/>
            <w:hideMark/>
          </w:tcPr>
          <w:p w:rsidR="003A5E05" w:rsidP="003A5E05" w:rsidRDefault="003A5E05" w14:paraId="61CB1423" w14:textId="77777777">
            <w:pPr>
              <w:pStyle w:val="NormalTable"/>
              <w:cnfStyle w:val="000000100000" w:firstRow="0" w:lastRow="0" w:firstColumn="0" w:lastColumn="0" w:oddVBand="0" w:evenVBand="0" w:oddHBand="1" w:evenHBand="0" w:firstRowFirstColumn="0" w:firstRowLastColumn="0" w:lastRowFirstColumn="0" w:lastRowLastColumn="0"/>
            </w:pPr>
            <w:r>
              <w:t>Provider Eligibility &amp; Enrollment</w:t>
            </w:r>
          </w:p>
        </w:tc>
      </w:tr>
      <w:tr w:rsidR="003A5E05" w:rsidTr="003A5E05" w14:paraId="40A4A197"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43DFF539" w14:textId="77777777">
            <w:pPr>
              <w:pStyle w:val="NormalTable"/>
            </w:pPr>
            <w:r>
              <w:t>Eligibility and Enrollment Management</w:t>
            </w:r>
          </w:p>
        </w:tc>
        <w:tc>
          <w:tcPr>
            <w:tcW w:w="4160" w:type="dxa"/>
            <w:noWrap/>
            <w:hideMark/>
          </w:tcPr>
          <w:p w:rsidR="003A5E05" w:rsidP="003A5E05" w:rsidRDefault="003A5E05" w14:paraId="01CF58D0" w14:textId="77777777">
            <w:pPr>
              <w:pStyle w:val="NormalTable"/>
              <w:cnfStyle w:val="000000000000" w:firstRow="0" w:lastRow="0" w:firstColumn="0" w:lastColumn="0" w:oddVBand="0" w:evenVBand="0" w:oddHBand="0" w:evenHBand="0" w:firstRowFirstColumn="0" w:firstRowLastColumn="0" w:lastRowFirstColumn="0" w:lastRowLastColumn="0"/>
            </w:pPr>
            <w:r>
              <w:t>Member Enrollment</w:t>
            </w:r>
          </w:p>
        </w:tc>
        <w:tc>
          <w:tcPr>
            <w:tcW w:w="5800" w:type="dxa"/>
            <w:noWrap/>
            <w:hideMark/>
          </w:tcPr>
          <w:p w:rsidR="003A5E05" w:rsidP="003A5E05" w:rsidRDefault="003A5E05" w14:paraId="0A8ED385" w14:textId="77777777">
            <w:pPr>
              <w:pStyle w:val="NormalTable"/>
              <w:cnfStyle w:val="000000000000" w:firstRow="0" w:lastRow="0" w:firstColumn="0" w:lastColumn="0" w:oddVBand="0" w:evenVBand="0" w:oddHBand="0" w:evenHBand="0" w:firstRowFirstColumn="0" w:firstRowLastColumn="0" w:lastRowFirstColumn="0" w:lastRowLastColumn="0"/>
            </w:pPr>
            <w:r>
              <w:t>EE01 Determine Member Eligibility</w:t>
            </w:r>
          </w:p>
        </w:tc>
        <w:tc>
          <w:tcPr>
            <w:tcW w:w="3660" w:type="dxa"/>
            <w:noWrap/>
            <w:hideMark/>
          </w:tcPr>
          <w:p w:rsidR="003A5E05" w:rsidP="003A5E05" w:rsidRDefault="003A5E05" w14:paraId="24555263" w14:textId="77777777">
            <w:pPr>
              <w:pStyle w:val="NormalTable"/>
              <w:cnfStyle w:val="000000000000" w:firstRow="0" w:lastRow="0" w:firstColumn="0" w:lastColumn="0" w:oddVBand="0" w:evenVBand="0" w:oddHBand="0" w:evenHBand="0" w:firstRowFirstColumn="0" w:firstRowLastColumn="0" w:lastRowFirstColumn="0" w:lastRowLastColumn="0"/>
            </w:pPr>
            <w:r>
              <w:t>Member</w:t>
            </w:r>
          </w:p>
        </w:tc>
        <w:tc>
          <w:tcPr>
            <w:tcW w:w="3780" w:type="dxa"/>
            <w:noWrap/>
            <w:hideMark/>
          </w:tcPr>
          <w:p w:rsidR="003A5E05" w:rsidP="003A5E05" w:rsidRDefault="003A5E05" w14:paraId="78466BDB" w14:textId="77777777">
            <w:pPr>
              <w:pStyle w:val="NormalTable"/>
              <w:cnfStyle w:val="000000000000" w:firstRow="0" w:lastRow="0" w:firstColumn="0" w:lastColumn="0" w:oddVBand="0" w:evenVBand="0" w:oddHBand="0" w:evenHBand="0" w:firstRowFirstColumn="0" w:firstRowLastColumn="0" w:lastRowFirstColumn="0" w:lastRowLastColumn="0"/>
            </w:pPr>
            <w:r>
              <w:t> </w:t>
            </w:r>
          </w:p>
        </w:tc>
      </w:tr>
      <w:tr w:rsidR="003A5E05" w:rsidTr="003A5E05" w14:paraId="04B89AA3"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6D7E4AB" w14:textId="77777777">
            <w:pPr>
              <w:pStyle w:val="NormalTable"/>
            </w:pPr>
            <w:r>
              <w:t>Eligibility and Enrollment Management</w:t>
            </w:r>
          </w:p>
        </w:tc>
        <w:tc>
          <w:tcPr>
            <w:tcW w:w="4160" w:type="dxa"/>
            <w:noWrap/>
            <w:hideMark/>
          </w:tcPr>
          <w:p w:rsidR="003A5E05" w:rsidP="003A5E05" w:rsidRDefault="003A5E05" w14:paraId="236C1A30" w14:textId="77777777">
            <w:pPr>
              <w:pStyle w:val="NormalTable"/>
              <w:cnfStyle w:val="000000100000" w:firstRow="0" w:lastRow="0" w:firstColumn="0" w:lastColumn="0" w:oddVBand="0" w:evenVBand="0" w:oddHBand="1" w:evenHBand="0" w:firstRowFirstColumn="0" w:firstRowLastColumn="0" w:lastRowFirstColumn="0" w:lastRowLastColumn="0"/>
            </w:pPr>
            <w:r>
              <w:t>Member Enrollment</w:t>
            </w:r>
          </w:p>
        </w:tc>
        <w:tc>
          <w:tcPr>
            <w:tcW w:w="5800" w:type="dxa"/>
            <w:noWrap/>
            <w:hideMark/>
          </w:tcPr>
          <w:p w:rsidR="003A5E05" w:rsidP="003A5E05" w:rsidRDefault="003A5E05" w14:paraId="05356168" w14:textId="77777777">
            <w:pPr>
              <w:pStyle w:val="NormalTable"/>
              <w:cnfStyle w:val="000000100000" w:firstRow="0" w:lastRow="0" w:firstColumn="0" w:lastColumn="0" w:oddVBand="0" w:evenVBand="0" w:oddHBand="1" w:evenHBand="0" w:firstRowFirstColumn="0" w:firstRowLastColumn="0" w:lastRowFirstColumn="0" w:lastRowLastColumn="0"/>
            </w:pPr>
            <w:r>
              <w:t>EE02 Enroll Member</w:t>
            </w:r>
          </w:p>
        </w:tc>
        <w:tc>
          <w:tcPr>
            <w:tcW w:w="3660" w:type="dxa"/>
            <w:noWrap/>
            <w:hideMark/>
          </w:tcPr>
          <w:p w:rsidR="003A5E05" w:rsidP="003A5E05" w:rsidRDefault="003A5E05" w14:paraId="6BE68E92" w14:textId="77777777">
            <w:pPr>
              <w:pStyle w:val="NormalTable"/>
              <w:cnfStyle w:val="000000100000" w:firstRow="0" w:lastRow="0" w:firstColumn="0" w:lastColumn="0" w:oddVBand="0" w:evenVBand="0" w:oddHBand="1" w:evenHBand="0" w:firstRowFirstColumn="0" w:firstRowLastColumn="0" w:lastRowFirstColumn="0" w:lastRowLastColumn="0"/>
            </w:pPr>
            <w:r>
              <w:t>Member</w:t>
            </w:r>
          </w:p>
        </w:tc>
        <w:tc>
          <w:tcPr>
            <w:tcW w:w="3780" w:type="dxa"/>
            <w:noWrap/>
            <w:hideMark/>
          </w:tcPr>
          <w:p w:rsidR="003A5E05" w:rsidP="003A5E05" w:rsidRDefault="003A5E05" w14:paraId="06F8754C" w14:textId="77777777">
            <w:pPr>
              <w:pStyle w:val="NormalTable"/>
              <w:cnfStyle w:val="000000100000" w:firstRow="0" w:lastRow="0" w:firstColumn="0" w:lastColumn="0" w:oddVBand="0" w:evenVBand="0" w:oddHBand="1" w:evenHBand="0" w:firstRowFirstColumn="0" w:firstRowLastColumn="0" w:lastRowFirstColumn="0" w:lastRowLastColumn="0"/>
            </w:pPr>
            <w:r>
              <w:t> </w:t>
            </w:r>
          </w:p>
        </w:tc>
      </w:tr>
      <w:tr w:rsidR="003A5E05" w:rsidTr="003A5E05" w14:paraId="019E2785"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9111145" w14:textId="77777777">
            <w:pPr>
              <w:pStyle w:val="NormalTable"/>
            </w:pPr>
            <w:r>
              <w:t>Eligibility and Enrollment Management</w:t>
            </w:r>
          </w:p>
        </w:tc>
        <w:tc>
          <w:tcPr>
            <w:tcW w:w="4160" w:type="dxa"/>
            <w:noWrap/>
            <w:hideMark/>
          </w:tcPr>
          <w:p w:rsidR="003A5E05" w:rsidP="003A5E05" w:rsidRDefault="003A5E05" w14:paraId="5ED0446E" w14:textId="77777777">
            <w:pPr>
              <w:pStyle w:val="NormalTable"/>
              <w:cnfStyle w:val="000000000000" w:firstRow="0" w:lastRow="0" w:firstColumn="0" w:lastColumn="0" w:oddVBand="0" w:evenVBand="0" w:oddHBand="0" w:evenHBand="0" w:firstRowFirstColumn="0" w:firstRowLastColumn="0" w:lastRowFirstColumn="0" w:lastRowLastColumn="0"/>
            </w:pPr>
            <w:r>
              <w:t>Member Enrollment</w:t>
            </w:r>
          </w:p>
        </w:tc>
        <w:tc>
          <w:tcPr>
            <w:tcW w:w="5800" w:type="dxa"/>
            <w:noWrap/>
            <w:hideMark/>
          </w:tcPr>
          <w:p w:rsidR="003A5E05" w:rsidP="003A5E05" w:rsidRDefault="003A5E05" w14:paraId="76DE0AEC" w14:textId="77777777">
            <w:pPr>
              <w:pStyle w:val="NormalTable"/>
              <w:cnfStyle w:val="000000000000" w:firstRow="0" w:lastRow="0" w:firstColumn="0" w:lastColumn="0" w:oddVBand="0" w:evenVBand="0" w:oddHBand="0" w:evenHBand="0" w:firstRowFirstColumn="0" w:firstRowLastColumn="0" w:lastRowFirstColumn="0" w:lastRowLastColumn="0"/>
            </w:pPr>
            <w:r>
              <w:t>EE03 Disenroll Member</w:t>
            </w:r>
          </w:p>
        </w:tc>
        <w:tc>
          <w:tcPr>
            <w:tcW w:w="3660" w:type="dxa"/>
            <w:noWrap/>
            <w:hideMark/>
          </w:tcPr>
          <w:p w:rsidR="003A5E05" w:rsidP="003A5E05" w:rsidRDefault="003A5E05" w14:paraId="3F55ED34" w14:textId="77777777">
            <w:pPr>
              <w:pStyle w:val="NormalTable"/>
              <w:cnfStyle w:val="000000000000" w:firstRow="0" w:lastRow="0" w:firstColumn="0" w:lastColumn="0" w:oddVBand="0" w:evenVBand="0" w:oddHBand="0" w:evenHBand="0" w:firstRowFirstColumn="0" w:firstRowLastColumn="0" w:lastRowFirstColumn="0" w:lastRowLastColumn="0"/>
            </w:pPr>
            <w:r>
              <w:t>Member</w:t>
            </w:r>
          </w:p>
        </w:tc>
        <w:tc>
          <w:tcPr>
            <w:tcW w:w="3780" w:type="dxa"/>
            <w:noWrap/>
            <w:hideMark/>
          </w:tcPr>
          <w:p w:rsidR="003A5E05" w:rsidP="003A5E05" w:rsidRDefault="003A5E05" w14:paraId="5E79CC44" w14:textId="77777777">
            <w:pPr>
              <w:pStyle w:val="NormalTable"/>
              <w:cnfStyle w:val="000000000000" w:firstRow="0" w:lastRow="0" w:firstColumn="0" w:lastColumn="0" w:oddVBand="0" w:evenVBand="0" w:oddHBand="0" w:evenHBand="0" w:firstRowFirstColumn="0" w:firstRowLastColumn="0" w:lastRowFirstColumn="0" w:lastRowLastColumn="0"/>
            </w:pPr>
            <w:r>
              <w:t> </w:t>
            </w:r>
          </w:p>
        </w:tc>
      </w:tr>
      <w:tr w:rsidR="003A5E05" w:rsidTr="003A5E05" w14:paraId="60F96001"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B5ED27D" w14:textId="77777777">
            <w:pPr>
              <w:pStyle w:val="NormalTable"/>
            </w:pPr>
            <w:r>
              <w:t>Eligibility and Enrollment Management</w:t>
            </w:r>
          </w:p>
        </w:tc>
        <w:tc>
          <w:tcPr>
            <w:tcW w:w="4160" w:type="dxa"/>
            <w:noWrap/>
            <w:hideMark/>
          </w:tcPr>
          <w:p w:rsidR="003A5E05" w:rsidP="003A5E05" w:rsidRDefault="003A5E05" w14:paraId="6FBDCF96" w14:textId="77777777">
            <w:pPr>
              <w:pStyle w:val="NormalTable"/>
              <w:cnfStyle w:val="000000100000" w:firstRow="0" w:lastRow="0" w:firstColumn="0" w:lastColumn="0" w:oddVBand="0" w:evenVBand="0" w:oddHBand="1" w:evenHBand="0" w:firstRowFirstColumn="0" w:firstRowLastColumn="0" w:lastRowFirstColumn="0" w:lastRowLastColumn="0"/>
            </w:pPr>
            <w:r>
              <w:t>Member Enrollment</w:t>
            </w:r>
          </w:p>
        </w:tc>
        <w:tc>
          <w:tcPr>
            <w:tcW w:w="5800" w:type="dxa"/>
            <w:noWrap/>
            <w:hideMark/>
          </w:tcPr>
          <w:p w:rsidR="003A5E05" w:rsidP="003A5E05" w:rsidRDefault="003A5E05" w14:paraId="5FD1B273" w14:textId="77777777">
            <w:pPr>
              <w:pStyle w:val="NormalTable"/>
              <w:cnfStyle w:val="000000100000" w:firstRow="0" w:lastRow="0" w:firstColumn="0" w:lastColumn="0" w:oddVBand="0" w:evenVBand="0" w:oddHBand="1" w:evenHBand="0" w:firstRowFirstColumn="0" w:firstRowLastColumn="0" w:lastRowFirstColumn="0" w:lastRowLastColumn="0"/>
            </w:pPr>
            <w:r>
              <w:t>EE04 Inquire Member Eligibility</w:t>
            </w:r>
          </w:p>
        </w:tc>
        <w:tc>
          <w:tcPr>
            <w:tcW w:w="3660" w:type="dxa"/>
            <w:noWrap/>
            <w:hideMark/>
          </w:tcPr>
          <w:p w:rsidR="003A5E05" w:rsidP="003A5E05" w:rsidRDefault="003A5E05" w14:paraId="0AB7DF17" w14:textId="77777777">
            <w:pPr>
              <w:pStyle w:val="NormalTable"/>
              <w:cnfStyle w:val="000000100000" w:firstRow="0" w:lastRow="0" w:firstColumn="0" w:lastColumn="0" w:oddVBand="0" w:evenVBand="0" w:oddHBand="1" w:evenHBand="0" w:firstRowFirstColumn="0" w:firstRowLastColumn="0" w:lastRowFirstColumn="0" w:lastRowLastColumn="0"/>
            </w:pPr>
            <w:r>
              <w:t>Member</w:t>
            </w:r>
          </w:p>
        </w:tc>
        <w:tc>
          <w:tcPr>
            <w:tcW w:w="3780" w:type="dxa"/>
            <w:noWrap/>
            <w:hideMark/>
          </w:tcPr>
          <w:p w:rsidR="003A5E05" w:rsidP="003A5E05" w:rsidRDefault="003A5E05" w14:paraId="4AF62BC1" w14:textId="77777777">
            <w:pPr>
              <w:pStyle w:val="NormalTable"/>
              <w:cnfStyle w:val="000000100000" w:firstRow="0" w:lastRow="0" w:firstColumn="0" w:lastColumn="0" w:oddVBand="0" w:evenVBand="0" w:oddHBand="1" w:evenHBand="0" w:firstRowFirstColumn="0" w:firstRowLastColumn="0" w:lastRowFirstColumn="0" w:lastRowLastColumn="0"/>
            </w:pPr>
            <w:r>
              <w:t> </w:t>
            </w:r>
          </w:p>
        </w:tc>
      </w:tr>
      <w:tr w:rsidR="003A5E05" w:rsidTr="003A5E05" w14:paraId="6D9E99E1"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9E4FED9" w14:textId="77777777">
            <w:pPr>
              <w:pStyle w:val="NormalTable"/>
            </w:pPr>
            <w:r>
              <w:t>Financial Management</w:t>
            </w:r>
          </w:p>
        </w:tc>
        <w:tc>
          <w:tcPr>
            <w:tcW w:w="4160" w:type="dxa"/>
            <w:noWrap/>
            <w:hideMark/>
          </w:tcPr>
          <w:p w:rsidR="003A5E05" w:rsidP="003A5E05" w:rsidRDefault="003A5E05" w14:paraId="4111A7AB" w14:textId="77777777">
            <w:pPr>
              <w:pStyle w:val="NormalTable"/>
              <w:cnfStyle w:val="000000000000" w:firstRow="0" w:lastRow="0" w:firstColumn="0" w:lastColumn="0" w:oddVBand="0" w:evenVBand="0" w:oddHBand="0" w:evenHBand="0" w:firstRowFirstColumn="0" w:firstRowLastColumn="0" w:lastRowFirstColumn="0" w:lastRowLastColumn="0"/>
            </w:pPr>
            <w:r>
              <w:t>Accounts Receivable Management</w:t>
            </w:r>
          </w:p>
        </w:tc>
        <w:tc>
          <w:tcPr>
            <w:tcW w:w="5800" w:type="dxa"/>
            <w:noWrap/>
            <w:hideMark/>
          </w:tcPr>
          <w:p w:rsidR="003A5E05" w:rsidP="003A5E05" w:rsidRDefault="003A5E05" w14:paraId="5D5A26FB" w14:textId="77777777">
            <w:pPr>
              <w:pStyle w:val="NormalTable"/>
              <w:cnfStyle w:val="000000000000" w:firstRow="0" w:lastRow="0" w:firstColumn="0" w:lastColumn="0" w:oddVBand="0" w:evenVBand="0" w:oddHBand="0" w:evenHBand="0" w:firstRowFirstColumn="0" w:firstRowLastColumn="0" w:lastRowFirstColumn="0" w:lastRowLastColumn="0"/>
            </w:pPr>
            <w:r>
              <w:t>FM01 Manage Provider Recoupment</w:t>
            </w:r>
          </w:p>
        </w:tc>
        <w:tc>
          <w:tcPr>
            <w:tcW w:w="3660" w:type="dxa"/>
            <w:noWrap/>
            <w:hideMark/>
          </w:tcPr>
          <w:p w:rsidR="003A5E05" w:rsidP="003A5E05" w:rsidRDefault="003A5E05" w14:paraId="66965F8C"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31DC5B12" w14:textId="77777777">
            <w:pPr>
              <w:pStyle w:val="NormalTable"/>
              <w:cnfStyle w:val="000000000000" w:firstRow="0" w:lastRow="0" w:firstColumn="0" w:lastColumn="0" w:oddVBand="0" w:evenVBand="0" w:oddHBand="0" w:evenHBand="0" w:firstRowFirstColumn="0" w:firstRowLastColumn="0" w:lastRowFirstColumn="0" w:lastRowLastColumn="0"/>
            </w:pPr>
            <w:r>
              <w:t>Provider Recoupment</w:t>
            </w:r>
          </w:p>
        </w:tc>
      </w:tr>
      <w:tr w:rsidR="003A5E05" w:rsidTr="003A5E05" w14:paraId="29A151D5"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78822C7E" w14:textId="77777777">
            <w:pPr>
              <w:pStyle w:val="NormalTable"/>
            </w:pPr>
            <w:r>
              <w:t>Financial Management</w:t>
            </w:r>
          </w:p>
        </w:tc>
        <w:tc>
          <w:tcPr>
            <w:tcW w:w="4160" w:type="dxa"/>
            <w:noWrap/>
            <w:hideMark/>
          </w:tcPr>
          <w:p w:rsidR="003A5E05" w:rsidP="003A5E05" w:rsidRDefault="003A5E05" w14:paraId="34F1E339" w14:textId="77777777">
            <w:pPr>
              <w:pStyle w:val="NormalTable"/>
              <w:cnfStyle w:val="000000100000" w:firstRow="0" w:lastRow="0" w:firstColumn="0" w:lastColumn="0" w:oddVBand="0" w:evenVBand="0" w:oddHBand="1" w:evenHBand="0" w:firstRowFirstColumn="0" w:firstRowLastColumn="0" w:lastRowFirstColumn="0" w:lastRowLastColumn="0"/>
            </w:pPr>
            <w:r>
              <w:t>Accounts Receivable Management</w:t>
            </w:r>
          </w:p>
        </w:tc>
        <w:tc>
          <w:tcPr>
            <w:tcW w:w="5800" w:type="dxa"/>
            <w:noWrap/>
            <w:hideMark/>
          </w:tcPr>
          <w:p w:rsidR="003A5E05" w:rsidP="003A5E05" w:rsidRDefault="003A5E05" w14:paraId="3EA6C884" w14:textId="77777777">
            <w:pPr>
              <w:pStyle w:val="NormalTable"/>
              <w:cnfStyle w:val="000000100000" w:firstRow="0" w:lastRow="0" w:firstColumn="0" w:lastColumn="0" w:oddVBand="0" w:evenVBand="0" w:oddHBand="1" w:evenHBand="0" w:firstRowFirstColumn="0" w:firstRowLastColumn="0" w:lastRowFirstColumn="0" w:lastRowLastColumn="0"/>
            </w:pPr>
            <w:r>
              <w:t>FM02 Manage TPL Recovery</w:t>
            </w:r>
          </w:p>
        </w:tc>
        <w:tc>
          <w:tcPr>
            <w:tcW w:w="3660" w:type="dxa"/>
            <w:noWrap/>
            <w:hideMark/>
          </w:tcPr>
          <w:p w:rsidR="003A5E05" w:rsidP="003A5E05" w:rsidRDefault="003A5E05" w14:paraId="1F673C62"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56843991" w14:textId="77777777">
            <w:pPr>
              <w:pStyle w:val="NormalTable"/>
              <w:cnfStyle w:val="000000100000" w:firstRow="0" w:lastRow="0" w:firstColumn="0" w:lastColumn="0" w:oddVBand="0" w:evenVBand="0" w:oddHBand="1" w:evenHBand="0" w:firstRowFirstColumn="0" w:firstRowLastColumn="0" w:lastRowFirstColumn="0" w:lastRowLastColumn="0"/>
            </w:pPr>
            <w:r>
              <w:t>TPL Recovery</w:t>
            </w:r>
          </w:p>
        </w:tc>
      </w:tr>
      <w:tr w:rsidR="003A5E05" w:rsidTr="003A5E05" w14:paraId="07E1C749"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CCD3045" w14:textId="77777777">
            <w:pPr>
              <w:pStyle w:val="NormalTable"/>
            </w:pPr>
            <w:r>
              <w:t>Financial Management</w:t>
            </w:r>
          </w:p>
        </w:tc>
        <w:tc>
          <w:tcPr>
            <w:tcW w:w="4160" w:type="dxa"/>
            <w:noWrap/>
            <w:hideMark/>
          </w:tcPr>
          <w:p w:rsidR="003A5E05" w:rsidP="003A5E05" w:rsidRDefault="003A5E05" w14:paraId="56C1A361" w14:textId="77777777">
            <w:pPr>
              <w:pStyle w:val="NormalTable"/>
              <w:cnfStyle w:val="000000000000" w:firstRow="0" w:lastRow="0" w:firstColumn="0" w:lastColumn="0" w:oddVBand="0" w:evenVBand="0" w:oddHBand="0" w:evenHBand="0" w:firstRowFirstColumn="0" w:firstRowLastColumn="0" w:lastRowFirstColumn="0" w:lastRowLastColumn="0"/>
            </w:pPr>
            <w:r>
              <w:t>Accounts Receivable Management</w:t>
            </w:r>
          </w:p>
        </w:tc>
        <w:tc>
          <w:tcPr>
            <w:tcW w:w="5800" w:type="dxa"/>
            <w:noWrap/>
            <w:hideMark/>
          </w:tcPr>
          <w:p w:rsidR="003A5E05" w:rsidP="003A5E05" w:rsidRDefault="003A5E05" w14:paraId="5DA591AF" w14:textId="77777777">
            <w:pPr>
              <w:pStyle w:val="NormalTable"/>
              <w:cnfStyle w:val="000000000000" w:firstRow="0" w:lastRow="0" w:firstColumn="0" w:lastColumn="0" w:oddVBand="0" w:evenVBand="0" w:oddHBand="0" w:evenHBand="0" w:firstRowFirstColumn="0" w:firstRowLastColumn="0" w:lastRowFirstColumn="0" w:lastRowLastColumn="0"/>
            </w:pPr>
            <w:r>
              <w:t>FM03 Manage Estate Recovery</w:t>
            </w:r>
          </w:p>
        </w:tc>
        <w:tc>
          <w:tcPr>
            <w:tcW w:w="3660" w:type="dxa"/>
            <w:noWrap/>
            <w:hideMark/>
          </w:tcPr>
          <w:p w:rsidR="003A5E05" w:rsidP="003A5E05" w:rsidRDefault="003A5E05" w14:paraId="33D2D16C"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39B8F6D3" w14:textId="77777777">
            <w:pPr>
              <w:pStyle w:val="NormalTable"/>
              <w:cnfStyle w:val="000000000000" w:firstRow="0" w:lastRow="0" w:firstColumn="0" w:lastColumn="0" w:oddVBand="0" w:evenVBand="0" w:oddHBand="0" w:evenHBand="0" w:firstRowFirstColumn="0" w:firstRowLastColumn="0" w:lastRowFirstColumn="0" w:lastRowLastColumn="0"/>
            </w:pPr>
            <w:r>
              <w:t>Estate Recovery</w:t>
            </w:r>
          </w:p>
        </w:tc>
      </w:tr>
      <w:tr w:rsidR="003A5E05" w:rsidTr="003A5E05" w14:paraId="2D2906B3"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7BA6EBB2" w14:textId="77777777">
            <w:pPr>
              <w:pStyle w:val="NormalTable"/>
            </w:pPr>
            <w:r>
              <w:t>Financial Management</w:t>
            </w:r>
          </w:p>
        </w:tc>
        <w:tc>
          <w:tcPr>
            <w:tcW w:w="4160" w:type="dxa"/>
            <w:noWrap/>
            <w:hideMark/>
          </w:tcPr>
          <w:p w:rsidR="003A5E05" w:rsidP="003A5E05" w:rsidRDefault="003A5E05" w14:paraId="4DAD0400" w14:textId="77777777">
            <w:pPr>
              <w:pStyle w:val="NormalTable"/>
              <w:cnfStyle w:val="000000100000" w:firstRow="0" w:lastRow="0" w:firstColumn="0" w:lastColumn="0" w:oddVBand="0" w:evenVBand="0" w:oddHBand="1" w:evenHBand="0" w:firstRowFirstColumn="0" w:firstRowLastColumn="0" w:lastRowFirstColumn="0" w:lastRowLastColumn="0"/>
            </w:pPr>
            <w:r>
              <w:t>Accounts Receivable Management</w:t>
            </w:r>
          </w:p>
        </w:tc>
        <w:tc>
          <w:tcPr>
            <w:tcW w:w="5800" w:type="dxa"/>
            <w:noWrap/>
            <w:hideMark/>
          </w:tcPr>
          <w:p w:rsidR="003A5E05" w:rsidP="003A5E05" w:rsidRDefault="003A5E05" w14:paraId="017F42E7" w14:textId="77777777">
            <w:pPr>
              <w:pStyle w:val="NormalTable"/>
              <w:cnfStyle w:val="000000100000" w:firstRow="0" w:lastRow="0" w:firstColumn="0" w:lastColumn="0" w:oddVBand="0" w:evenVBand="0" w:oddHBand="1" w:evenHBand="0" w:firstRowFirstColumn="0" w:firstRowLastColumn="0" w:lastRowFirstColumn="0" w:lastRowLastColumn="0"/>
            </w:pPr>
            <w:r>
              <w:t>FM04 Manage Drug Rebate</w:t>
            </w:r>
          </w:p>
        </w:tc>
        <w:tc>
          <w:tcPr>
            <w:tcW w:w="3660" w:type="dxa"/>
            <w:noWrap/>
            <w:hideMark/>
          </w:tcPr>
          <w:p w:rsidR="003A5E05" w:rsidP="003A5E05" w:rsidRDefault="003A5E05" w14:paraId="0A3655AA"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618101A5" w14:textId="77777777">
            <w:pPr>
              <w:pStyle w:val="NormalTable"/>
              <w:cnfStyle w:val="000000100000" w:firstRow="0" w:lastRow="0" w:firstColumn="0" w:lastColumn="0" w:oddVBand="0" w:evenVBand="0" w:oddHBand="1" w:evenHBand="0" w:firstRowFirstColumn="0" w:firstRowLastColumn="0" w:lastRowFirstColumn="0" w:lastRowLastColumn="0"/>
            </w:pPr>
            <w:r>
              <w:t>Drug Rebate</w:t>
            </w:r>
          </w:p>
        </w:tc>
      </w:tr>
      <w:tr w:rsidR="003A5E05" w:rsidTr="003A5E05" w14:paraId="15C5BA69"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9F2C48A" w14:textId="77777777">
            <w:pPr>
              <w:pStyle w:val="NormalTable"/>
            </w:pPr>
            <w:r>
              <w:t>Financial Management</w:t>
            </w:r>
          </w:p>
        </w:tc>
        <w:tc>
          <w:tcPr>
            <w:tcW w:w="4160" w:type="dxa"/>
            <w:noWrap/>
            <w:hideMark/>
          </w:tcPr>
          <w:p w:rsidR="003A5E05" w:rsidP="003A5E05" w:rsidRDefault="003A5E05" w14:paraId="116AAEDD" w14:textId="77777777">
            <w:pPr>
              <w:pStyle w:val="NormalTable"/>
              <w:cnfStyle w:val="000000000000" w:firstRow="0" w:lastRow="0" w:firstColumn="0" w:lastColumn="0" w:oddVBand="0" w:evenVBand="0" w:oddHBand="0" w:evenHBand="0" w:firstRowFirstColumn="0" w:firstRowLastColumn="0" w:lastRowFirstColumn="0" w:lastRowLastColumn="0"/>
            </w:pPr>
            <w:r>
              <w:t>Accounts Receivable Management</w:t>
            </w:r>
          </w:p>
        </w:tc>
        <w:tc>
          <w:tcPr>
            <w:tcW w:w="5800" w:type="dxa"/>
            <w:noWrap/>
            <w:hideMark/>
          </w:tcPr>
          <w:p w:rsidR="003A5E05" w:rsidP="003A5E05" w:rsidRDefault="003A5E05" w14:paraId="44C307C3" w14:textId="77777777">
            <w:pPr>
              <w:pStyle w:val="NormalTable"/>
              <w:cnfStyle w:val="000000000000" w:firstRow="0" w:lastRow="0" w:firstColumn="0" w:lastColumn="0" w:oddVBand="0" w:evenVBand="0" w:oddHBand="0" w:evenHBand="0" w:firstRowFirstColumn="0" w:firstRowLastColumn="0" w:lastRowFirstColumn="0" w:lastRowLastColumn="0"/>
            </w:pPr>
            <w:r>
              <w:t>FM05 Manage Cost Settlement</w:t>
            </w:r>
          </w:p>
        </w:tc>
        <w:tc>
          <w:tcPr>
            <w:tcW w:w="3660" w:type="dxa"/>
            <w:noWrap/>
            <w:hideMark/>
          </w:tcPr>
          <w:p w:rsidR="003A5E05" w:rsidP="003A5E05" w:rsidRDefault="003A5E05" w14:paraId="090D9584"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692D9BFA" w14:textId="77777777">
            <w:pPr>
              <w:pStyle w:val="NormalTable"/>
              <w:cnfStyle w:val="000000000000" w:firstRow="0" w:lastRow="0" w:firstColumn="0" w:lastColumn="0" w:oddVBand="0" w:evenVBand="0" w:oddHBand="0" w:evenHBand="0" w:firstRowFirstColumn="0" w:firstRowLastColumn="0" w:lastRowFirstColumn="0" w:lastRowLastColumn="0"/>
            </w:pPr>
            <w:r>
              <w:t>Cost Settlement</w:t>
            </w:r>
          </w:p>
        </w:tc>
      </w:tr>
      <w:tr w:rsidR="003A5E05" w:rsidTr="003A5E05" w14:paraId="2095E6E5"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D8D19E5" w14:textId="77777777">
            <w:pPr>
              <w:pStyle w:val="NormalTable"/>
            </w:pPr>
            <w:r>
              <w:t>Financial Management</w:t>
            </w:r>
          </w:p>
        </w:tc>
        <w:tc>
          <w:tcPr>
            <w:tcW w:w="4160" w:type="dxa"/>
            <w:noWrap/>
            <w:hideMark/>
          </w:tcPr>
          <w:p w:rsidR="003A5E05" w:rsidP="003A5E05" w:rsidRDefault="003A5E05" w14:paraId="09275889" w14:textId="77777777">
            <w:pPr>
              <w:pStyle w:val="NormalTable"/>
              <w:cnfStyle w:val="000000100000" w:firstRow="0" w:lastRow="0" w:firstColumn="0" w:lastColumn="0" w:oddVBand="0" w:evenVBand="0" w:oddHBand="1" w:evenHBand="0" w:firstRowFirstColumn="0" w:firstRowLastColumn="0" w:lastRowFirstColumn="0" w:lastRowLastColumn="0"/>
            </w:pPr>
            <w:r>
              <w:t>Accounts Receivable Management</w:t>
            </w:r>
          </w:p>
        </w:tc>
        <w:tc>
          <w:tcPr>
            <w:tcW w:w="5800" w:type="dxa"/>
            <w:noWrap/>
            <w:hideMark/>
          </w:tcPr>
          <w:p w:rsidR="003A5E05" w:rsidP="003A5E05" w:rsidRDefault="003A5E05" w14:paraId="457C3A4A" w14:textId="77777777">
            <w:pPr>
              <w:pStyle w:val="NormalTable"/>
              <w:cnfStyle w:val="000000100000" w:firstRow="0" w:lastRow="0" w:firstColumn="0" w:lastColumn="0" w:oddVBand="0" w:evenVBand="0" w:oddHBand="1" w:evenHBand="0" w:firstRowFirstColumn="0" w:firstRowLastColumn="0" w:lastRowFirstColumn="0" w:lastRowLastColumn="0"/>
            </w:pPr>
            <w:r>
              <w:t>FM06 Manage Accounts Receivable Information</w:t>
            </w:r>
          </w:p>
        </w:tc>
        <w:tc>
          <w:tcPr>
            <w:tcW w:w="3660" w:type="dxa"/>
            <w:noWrap/>
            <w:hideMark/>
          </w:tcPr>
          <w:p w:rsidR="003A5E05" w:rsidP="003A5E05" w:rsidRDefault="003A5E05" w14:paraId="49D4FD67"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0B0A2E11" w14:textId="77777777">
            <w:pPr>
              <w:pStyle w:val="NormalTable"/>
              <w:cnfStyle w:val="000000100000" w:firstRow="0" w:lastRow="0" w:firstColumn="0" w:lastColumn="0" w:oddVBand="0" w:evenVBand="0" w:oddHBand="1" w:evenHBand="0" w:firstRowFirstColumn="0" w:firstRowLastColumn="0" w:lastRowFirstColumn="0" w:lastRowLastColumn="0"/>
            </w:pPr>
            <w:r>
              <w:t>Financial Resources</w:t>
            </w:r>
          </w:p>
        </w:tc>
      </w:tr>
      <w:tr w:rsidR="003A5E05" w:rsidTr="003A5E05" w14:paraId="2EDAD721"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1C792D1" w14:textId="77777777">
            <w:pPr>
              <w:pStyle w:val="NormalTable"/>
            </w:pPr>
            <w:r>
              <w:t>Financial Management</w:t>
            </w:r>
          </w:p>
        </w:tc>
        <w:tc>
          <w:tcPr>
            <w:tcW w:w="4160" w:type="dxa"/>
            <w:noWrap/>
            <w:hideMark/>
          </w:tcPr>
          <w:p w:rsidR="003A5E05" w:rsidP="003A5E05" w:rsidRDefault="003A5E05" w14:paraId="50583B89" w14:textId="77777777">
            <w:pPr>
              <w:pStyle w:val="NormalTable"/>
              <w:cnfStyle w:val="000000000000" w:firstRow="0" w:lastRow="0" w:firstColumn="0" w:lastColumn="0" w:oddVBand="0" w:evenVBand="0" w:oddHBand="0" w:evenHBand="0" w:firstRowFirstColumn="0" w:firstRowLastColumn="0" w:lastRowFirstColumn="0" w:lastRowLastColumn="0"/>
            </w:pPr>
            <w:r>
              <w:t>Accounts Receivable Management</w:t>
            </w:r>
          </w:p>
        </w:tc>
        <w:tc>
          <w:tcPr>
            <w:tcW w:w="5800" w:type="dxa"/>
            <w:noWrap/>
            <w:hideMark/>
          </w:tcPr>
          <w:p w:rsidR="003A5E05" w:rsidP="003A5E05" w:rsidRDefault="003A5E05" w14:paraId="63F0C7EA" w14:textId="77777777">
            <w:pPr>
              <w:pStyle w:val="NormalTable"/>
              <w:cnfStyle w:val="000000000000" w:firstRow="0" w:lastRow="0" w:firstColumn="0" w:lastColumn="0" w:oddVBand="0" w:evenVBand="0" w:oddHBand="0" w:evenHBand="0" w:firstRowFirstColumn="0" w:firstRowLastColumn="0" w:lastRowFirstColumn="0" w:lastRowLastColumn="0"/>
            </w:pPr>
            <w:r>
              <w:t>FM07 Manage Accounts Receivable Funds</w:t>
            </w:r>
          </w:p>
        </w:tc>
        <w:tc>
          <w:tcPr>
            <w:tcW w:w="3660" w:type="dxa"/>
            <w:noWrap/>
            <w:hideMark/>
          </w:tcPr>
          <w:p w:rsidR="003A5E05" w:rsidP="003A5E05" w:rsidRDefault="003A5E05" w14:paraId="27325159"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5067880A" w14:textId="77777777">
            <w:pPr>
              <w:pStyle w:val="NormalTable"/>
              <w:cnfStyle w:val="000000000000" w:firstRow="0" w:lastRow="0" w:firstColumn="0" w:lastColumn="0" w:oddVBand="0" w:evenVBand="0" w:oddHBand="0" w:evenHBand="0" w:firstRowFirstColumn="0" w:firstRowLastColumn="0" w:lastRowFirstColumn="0" w:lastRowLastColumn="0"/>
            </w:pPr>
            <w:r>
              <w:t>Financial Resources</w:t>
            </w:r>
          </w:p>
        </w:tc>
      </w:tr>
      <w:tr w:rsidR="003A5E05" w:rsidTr="003A5E05" w14:paraId="5EAC29B3"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C7BCB42" w14:textId="77777777">
            <w:pPr>
              <w:pStyle w:val="NormalTable"/>
            </w:pPr>
            <w:r>
              <w:t>Financial Management</w:t>
            </w:r>
          </w:p>
        </w:tc>
        <w:tc>
          <w:tcPr>
            <w:tcW w:w="4160" w:type="dxa"/>
            <w:noWrap/>
            <w:hideMark/>
          </w:tcPr>
          <w:p w:rsidR="003A5E05" w:rsidP="003A5E05" w:rsidRDefault="003A5E05" w14:paraId="54315447" w14:textId="77777777">
            <w:pPr>
              <w:pStyle w:val="NormalTable"/>
              <w:cnfStyle w:val="000000100000" w:firstRow="0" w:lastRow="0" w:firstColumn="0" w:lastColumn="0" w:oddVBand="0" w:evenVBand="0" w:oddHBand="1" w:evenHBand="0" w:firstRowFirstColumn="0" w:firstRowLastColumn="0" w:lastRowFirstColumn="0" w:lastRowLastColumn="0"/>
            </w:pPr>
            <w:r>
              <w:t>Accounts Receivable Management</w:t>
            </w:r>
          </w:p>
        </w:tc>
        <w:tc>
          <w:tcPr>
            <w:tcW w:w="5800" w:type="dxa"/>
            <w:noWrap/>
            <w:hideMark/>
          </w:tcPr>
          <w:p w:rsidR="003A5E05" w:rsidP="003A5E05" w:rsidRDefault="003A5E05" w14:paraId="037B1591" w14:textId="77777777">
            <w:pPr>
              <w:pStyle w:val="NormalTable"/>
              <w:cnfStyle w:val="000000100000" w:firstRow="0" w:lastRow="0" w:firstColumn="0" w:lastColumn="0" w:oddVBand="0" w:evenVBand="0" w:oddHBand="1" w:evenHBand="0" w:firstRowFirstColumn="0" w:firstRowLastColumn="0" w:lastRowFirstColumn="0" w:lastRowLastColumn="0"/>
            </w:pPr>
            <w:r>
              <w:t>FM08 Prepare Member Premium Invoice</w:t>
            </w:r>
          </w:p>
        </w:tc>
        <w:tc>
          <w:tcPr>
            <w:tcW w:w="3660" w:type="dxa"/>
            <w:noWrap/>
            <w:hideMark/>
          </w:tcPr>
          <w:p w:rsidR="003A5E05" w:rsidP="003A5E05" w:rsidRDefault="003A5E05" w14:paraId="23F71320"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58A575FC" w14:textId="77777777">
            <w:pPr>
              <w:pStyle w:val="NormalTable"/>
              <w:cnfStyle w:val="000000100000" w:firstRow="0" w:lastRow="0" w:firstColumn="0" w:lastColumn="0" w:oddVBand="0" w:evenVBand="0" w:oddHBand="1" w:evenHBand="0" w:firstRowFirstColumn="0" w:firstRowLastColumn="0" w:lastRowFirstColumn="0" w:lastRowLastColumn="0"/>
            </w:pPr>
            <w:r>
              <w:t>Member Premium</w:t>
            </w:r>
          </w:p>
        </w:tc>
      </w:tr>
      <w:tr w:rsidR="003A5E05" w:rsidTr="003A5E05" w14:paraId="09FEC73D"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DC89A1D" w14:textId="77777777">
            <w:pPr>
              <w:pStyle w:val="NormalTable"/>
            </w:pPr>
            <w:r>
              <w:t>Financial Management</w:t>
            </w:r>
          </w:p>
        </w:tc>
        <w:tc>
          <w:tcPr>
            <w:tcW w:w="4160" w:type="dxa"/>
            <w:noWrap/>
            <w:hideMark/>
          </w:tcPr>
          <w:p w:rsidR="003A5E05" w:rsidP="003A5E05" w:rsidRDefault="003A5E05" w14:paraId="63CCF518" w14:textId="77777777">
            <w:pPr>
              <w:pStyle w:val="NormalTable"/>
              <w:cnfStyle w:val="000000000000" w:firstRow="0" w:lastRow="0" w:firstColumn="0" w:lastColumn="0" w:oddVBand="0" w:evenVBand="0" w:oddHBand="0" w:evenHBand="0" w:firstRowFirstColumn="0" w:firstRowLastColumn="0" w:lastRowFirstColumn="0" w:lastRowLastColumn="0"/>
            </w:pPr>
            <w:r>
              <w:t>Accounts Payable Management</w:t>
            </w:r>
          </w:p>
        </w:tc>
        <w:tc>
          <w:tcPr>
            <w:tcW w:w="5800" w:type="dxa"/>
            <w:noWrap/>
            <w:hideMark/>
          </w:tcPr>
          <w:p w:rsidR="003A5E05" w:rsidP="003A5E05" w:rsidRDefault="003A5E05" w14:paraId="48E37A27" w14:textId="77777777">
            <w:pPr>
              <w:pStyle w:val="NormalTable"/>
              <w:cnfStyle w:val="000000000000" w:firstRow="0" w:lastRow="0" w:firstColumn="0" w:lastColumn="0" w:oddVBand="0" w:evenVBand="0" w:oddHBand="0" w:evenHBand="0" w:firstRowFirstColumn="0" w:firstRowLastColumn="0" w:lastRowFirstColumn="0" w:lastRowLastColumn="0"/>
            </w:pPr>
            <w:r>
              <w:t>FM09 Manage Contractor Payment</w:t>
            </w:r>
          </w:p>
        </w:tc>
        <w:tc>
          <w:tcPr>
            <w:tcW w:w="3660" w:type="dxa"/>
            <w:noWrap/>
            <w:hideMark/>
          </w:tcPr>
          <w:p w:rsidR="003A5E05" w:rsidP="003A5E05" w:rsidRDefault="003A5E05" w14:paraId="59D1FB3D"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67A04187" w14:textId="77777777">
            <w:pPr>
              <w:pStyle w:val="NormalTable"/>
              <w:cnfStyle w:val="000000000000" w:firstRow="0" w:lastRow="0" w:firstColumn="0" w:lastColumn="0" w:oddVBand="0" w:evenVBand="0" w:oddHBand="0" w:evenHBand="0" w:firstRowFirstColumn="0" w:firstRowLastColumn="0" w:lastRowFirstColumn="0" w:lastRowLastColumn="0"/>
            </w:pPr>
            <w:r>
              <w:t>All</w:t>
            </w:r>
          </w:p>
        </w:tc>
      </w:tr>
      <w:tr w:rsidR="003A5E05" w:rsidTr="003A5E05" w14:paraId="1EBDF357"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E2E37EB" w14:textId="77777777">
            <w:pPr>
              <w:pStyle w:val="NormalTable"/>
            </w:pPr>
            <w:r>
              <w:t>Financial Management</w:t>
            </w:r>
          </w:p>
        </w:tc>
        <w:tc>
          <w:tcPr>
            <w:tcW w:w="4160" w:type="dxa"/>
            <w:noWrap/>
            <w:hideMark/>
          </w:tcPr>
          <w:p w:rsidR="003A5E05" w:rsidP="003A5E05" w:rsidRDefault="003A5E05" w14:paraId="1E23F429" w14:textId="77777777">
            <w:pPr>
              <w:pStyle w:val="NormalTable"/>
              <w:cnfStyle w:val="000000100000" w:firstRow="0" w:lastRow="0" w:firstColumn="0" w:lastColumn="0" w:oddVBand="0" w:evenVBand="0" w:oddHBand="1" w:evenHBand="0" w:firstRowFirstColumn="0" w:firstRowLastColumn="0" w:lastRowFirstColumn="0" w:lastRowLastColumn="0"/>
            </w:pPr>
            <w:r>
              <w:t>Accounts Payable Management</w:t>
            </w:r>
          </w:p>
        </w:tc>
        <w:tc>
          <w:tcPr>
            <w:tcW w:w="5800" w:type="dxa"/>
            <w:noWrap/>
            <w:hideMark/>
          </w:tcPr>
          <w:p w:rsidR="003A5E05" w:rsidP="003A5E05" w:rsidRDefault="003A5E05" w14:paraId="645A8ECD" w14:textId="77777777">
            <w:pPr>
              <w:pStyle w:val="NormalTable"/>
              <w:cnfStyle w:val="000000100000" w:firstRow="0" w:lastRow="0" w:firstColumn="0" w:lastColumn="0" w:oddVBand="0" w:evenVBand="0" w:oddHBand="1" w:evenHBand="0" w:firstRowFirstColumn="0" w:firstRowLastColumn="0" w:lastRowFirstColumn="0" w:lastRowLastColumn="0"/>
            </w:pPr>
            <w:r>
              <w:t>FM10 Manage Member Financial Participation</w:t>
            </w:r>
          </w:p>
        </w:tc>
        <w:tc>
          <w:tcPr>
            <w:tcW w:w="3660" w:type="dxa"/>
            <w:noWrap/>
            <w:hideMark/>
          </w:tcPr>
          <w:p w:rsidR="003A5E05" w:rsidP="003A5E05" w:rsidRDefault="003A5E05" w14:paraId="01253A60"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0C3D1792" w14:textId="77777777">
            <w:pPr>
              <w:pStyle w:val="NormalTable"/>
              <w:cnfStyle w:val="000000100000" w:firstRow="0" w:lastRow="0" w:firstColumn="0" w:lastColumn="0" w:oddVBand="0" w:evenVBand="0" w:oddHBand="1" w:evenHBand="0" w:firstRowFirstColumn="0" w:firstRowLastColumn="0" w:lastRowFirstColumn="0" w:lastRowLastColumn="0"/>
            </w:pPr>
            <w:r>
              <w:t>Member Financial Participation</w:t>
            </w:r>
          </w:p>
        </w:tc>
      </w:tr>
      <w:tr w:rsidR="003A5E05" w:rsidTr="003A5E05" w14:paraId="3CEEA425"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782D1187" w14:textId="77777777">
            <w:pPr>
              <w:pStyle w:val="NormalTable"/>
            </w:pPr>
            <w:r>
              <w:t>Financial Management</w:t>
            </w:r>
          </w:p>
        </w:tc>
        <w:tc>
          <w:tcPr>
            <w:tcW w:w="4160" w:type="dxa"/>
            <w:noWrap/>
            <w:hideMark/>
          </w:tcPr>
          <w:p w:rsidR="003A5E05" w:rsidP="003A5E05" w:rsidRDefault="003A5E05" w14:paraId="74066415" w14:textId="77777777">
            <w:pPr>
              <w:pStyle w:val="NormalTable"/>
              <w:cnfStyle w:val="000000000000" w:firstRow="0" w:lastRow="0" w:firstColumn="0" w:lastColumn="0" w:oddVBand="0" w:evenVBand="0" w:oddHBand="0" w:evenHBand="0" w:firstRowFirstColumn="0" w:firstRowLastColumn="0" w:lastRowFirstColumn="0" w:lastRowLastColumn="0"/>
            </w:pPr>
            <w:r>
              <w:t>Accounts Payable Management</w:t>
            </w:r>
          </w:p>
        </w:tc>
        <w:tc>
          <w:tcPr>
            <w:tcW w:w="5800" w:type="dxa"/>
            <w:noWrap/>
            <w:hideMark/>
          </w:tcPr>
          <w:p w:rsidR="003A5E05" w:rsidP="003A5E05" w:rsidRDefault="003A5E05" w14:paraId="343A81C6" w14:textId="77777777">
            <w:pPr>
              <w:pStyle w:val="NormalTable"/>
              <w:cnfStyle w:val="000000000000" w:firstRow="0" w:lastRow="0" w:firstColumn="0" w:lastColumn="0" w:oddVBand="0" w:evenVBand="0" w:oddHBand="0" w:evenHBand="0" w:firstRowFirstColumn="0" w:firstRowLastColumn="0" w:lastRowFirstColumn="0" w:lastRowLastColumn="0"/>
            </w:pPr>
            <w:r>
              <w:t>FM11 Manage Capitation Payment</w:t>
            </w:r>
          </w:p>
        </w:tc>
        <w:tc>
          <w:tcPr>
            <w:tcW w:w="3660" w:type="dxa"/>
            <w:noWrap/>
            <w:hideMark/>
          </w:tcPr>
          <w:p w:rsidR="003A5E05" w:rsidP="003A5E05" w:rsidRDefault="003A5E05" w14:paraId="4391646B"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3BC62E65" w14:textId="77777777">
            <w:pPr>
              <w:pStyle w:val="NormalTable"/>
              <w:cnfStyle w:val="000000000000" w:firstRow="0" w:lastRow="0" w:firstColumn="0" w:lastColumn="0" w:oddVBand="0" w:evenVBand="0" w:oddHBand="0" w:evenHBand="0" w:firstRowFirstColumn="0" w:firstRowLastColumn="0" w:lastRowFirstColumn="0" w:lastRowLastColumn="0"/>
            </w:pPr>
            <w:r>
              <w:t>Capitation</w:t>
            </w:r>
          </w:p>
        </w:tc>
      </w:tr>
      <w:tr w:rsidR="003A5E05" w:rsidTr="003A5E05" w14:paraId="6148D9DF"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A1BF5E9" w14:textId="77777777">
            <w:pPr>
              <w:pStyle w:val="NormalTable"/>
            </w:pPr>
            <w:r>
              <w:t>Financial Management</w:t>
            </w:r>
          </w:p>
        </w:tc>
        <w:tc>
          <w:tcPr>
            <w:tcW w:w="4160" w:type="dxa"/>
            <w:noWrap/>
            <w:hideMark/>
          </w:tcPr>
          <w:p w:rsidR="003A5E05" w:rsidP="003A5E05" w:rsidRDefault="003A5E05" w14:paraId="0DB5B6A7" w14:textId="77777777">
            <w:pPr>
              <w:pStyle w:val="NormalTable"/>
              <w:cnfStyle w:val="000000100000" w:firstRow="0" w:lastRow="0" w:firstColumn="0" w:lastColumn="0" w:oddVBand="0" w:evenVBand="0" w:oddHBand="1" w:evenHBand="0" w:firstRowFirstColumn="0" w:firstRowLastColumn="0" w:lastRowFirstColumn="0" w:lastRowLastColumn="0"/>
            </w:pPr>
            <w:r>
              <w:t>Accounts Payable Management</w:t>
            </w:r>
          </w:p>
        </w:tc>
        <w:tc>
          <w:tcPr>
            <w:tcW w:w="5800" w:type="dxa"/>
            <w:noWrap/>
            <w:hideMark/>
          </w:tcPr>
          <w:p w:rsidR="003A5E05" w:rsidP="003A5E05" w:rsidRDefault="003A5E05" w14:paraId="0F2CD154" w14:textId="77777777">
            <w:pPr>
              <w:pStyle w:val="NormalTable"/>
              <w:cnfStyle w:val="000000100000" w:firstRow="0" w:lastRow="0" w:firstColumn="0" w:lastColumn="0" w:oddVBand="0" w:evenVBand="0" w:oddHBand="1" w:evenHBand="0" w:firstRowFirstColumn="0" w:firstRowLastColumn="0" w:lastRowFirstColumn="0" w:lastRowLastColumn="0"/>
            </w:pPr>
            <w:r>
              <w:t>FM12 Manage Incentive Payment</w:t>
            </w:r>
          </w:p>
        </w:tc>
        <w:tc>
          <w:tcPr>
            <w:tcW w:w="3660" w:type="dxa"/>
            <w:noWrap/>
            <w:hideMark/>
          </w:tcPr>
          <w:p w:rsidR="003A5E05" w:rsidP="003A5E05" w:rsidRDefault="003A5E05" w14:paraId="456740E2"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2530EEE0" w14:textId="77777777">
            <w:pPr>
              <w:pStyle w:val="NormalTable"/>
              <w:cnfStyle w:val="000000100000" w:firstRow="0" w:lastRow="0" w:firstColumn="0" w:lastColumn="0" w:oddVBand="0" w:evenVBand="0" w:oddHBand="1" w:evenHBand="0" w:firstRowFirstColumn="0" w:firstRowLastColumn="0" w:lastRowFirstColumn="0" w:lastRowLastColumn="0"/>
            </w:pPr>
            <w:r>
              <w:t>Incentives</w:t>
            </w:r>
          </w:p>
        </w:tc>
      </w:tr>
      <w:tr w:rsidR="003A5E05" w:rsidTr="003A5E05" w14:paraId="1A8F277C"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42DB1954" w14:textId="77777777">
            <w:pPr>
              <w:pStyle w:val="NormalTable"/>
            </w:pPr>
            <w:r>
              <w:t>Financial Management</w:t>
            </w:r>
          </w:p>
        </w:tc>
        <w:tc>
          <w:tcPr>
            <w:tcW w:w="4160" w:type="dxa"/>
            <w:noWrap/>
            <w:hideMark/>
          </w:tcPr>
          <w:p w:rsidR="003A5E05" w:rsidP="003A5E05" w:rsidRDefault="003A5E05" w14:paraId="6A6772C5" w14:textId="77777777">
            <w:pPr>
              <w:pStyle w:val="NormalTable"/>
              <w:cnfStyle w:val="000000000000" w:firstRow="0" w:lastRow="0" w:firstColumn="0" w:lastColumn="0" w:oddVBand="0" w:evenVBand="0" w:oddHBand="0" w:evenHBand="0" w:firstRowFirstColumn="0" w:firstRowLastColumn="0" w:lastRowFirstColumn="0" w:lastRowLastColumn="0"/>
            </w:pPr>
            <w:r>
              <w:t>Accounts Payable Management</w:t>
            </w:r>
          </w:p>
        </w:tc>
        <w:tc>
          <w:tcPr>
            <w:tcW w:w="5800" w:type="dxa"/>
            <w:noWrap/>
            <w:hideMark/>
          </w:tcPr>
          <w:p w:rsidR="003A5E05" w:rsidP="003A5E05" w:rsidRDefault="003A5E05" w14:paraId="1DAAE5CE" w14:textId="77777777">
            <w:pPr>
              <w:pStyle w:val="NormalTable"/>
              <w:cnfStyle w:val="000000000000" w:firstRow="0" w:lastRow="0" w:firstColumn="0" w:lastColumn="0" w:oddVBand="0" w:evenVBand="0" w:oddHBand="0" w:evenHBand="0" w:firstRowFirstColumn="0" w:firstRowLastColumn="0" w:lastRowFirstColumn="0" w:lastRowLastColumn="0"/>
            </w:pPr>
            <w:r>
              <w:t>FM13 Manage Accounts Payable Information</w:t>
            </w:r>
          </w:p>
        </w:tc>
        <w:tc>
          <w:tcPr>
            <w:tcW w:w="3660" w:type="dxa"/>
            <w:noWrap/>
            <w:hideMark/>
          </w:tcPr>
          <w:p w:rsidR="003A5E05" w:rsidP="003A5E05" w:rsidRDefault="003A5E05" w14:paraId="403EDB70"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46753C17" w14:textId="77777777">
            <w:pPr>
              <w:pStyle w:val="NormalTable"/>
              <w:cnfStyle w:val="000000000000" w:firstRow="0" w:lastRow="0" w:firstColumn="0" w:lastColumn="0" w:oddVBand="0" w:evenVBand="0" w:oddHBand="0" w:evenHBand="0" w:firstRowFirstColumn="0" w:firstRowLastColumn="0" w:lastRowFirstColumn="0" w:lastRowLastColumn="0"/>
            </w:pPr>
            <w:r>
              <w:t>Financial Resources</w:t>
            </w:r>
          </w:p>
        </w:tc>
      </w:tr>
      <w:tr w:rsidR="003A5E05" w:rsidTr="003A5E05" w14:paraId="6E0D6DFB"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0EA6D75" w14:textId="77777777">
            <w:pPr>
              <w:pStyle w:val="NormalTable"/>
            </w:pPr>
            <w:r>
              <w:t>Financial Management</w:t>
            </w:r>
          </w:p>
        </w:tc>
        <w:tc>
          <w:tcPr>
            <w:tcW w:w="4160" w:type="dxa"/>
            <w:noWrap/>
            <w:hideMark/>
          </w:tcPr>
          <w:p w:rsidR="003A5E05" w:rsidP="003A5E05" w:rsidRDefault="003A5E05" w14:paraId="3C75D7D4" w14:textId="77777777">
            <w:pPr>
              <w:pStyle w:val="NormalTable"/>
              <w:cnfStyle w:val="000000100000" w:firstRow="0" w:lastRow="0" w:firstColumn="0" w:lastColumn="0" w:oddVBand="0" w:evenVBand="0" w:oddHBand="1" w:evenHBand="0" w:firstRowFirstColumn="0" w:firstRowLastColumn="0" w:lastRowFirstColumn="0" w:lastRowLastColumn="0"/>
            </w:pPr>
            <w:r>
              <w:t>Accounts Payable Management</w:t>
            </w:r>
          </w:p>
        </w:tc>
        <w:tc>
          <w:tcPr>
            <w:tcW w:w="5800" w:type="dxa"/>
            <w:noWrap/>
            <w:hideMark/>
          </w:tcPr>
          <w:p w:rsidR="003A5E05" w:rsidP="003A5E05" w:rsidRDefault="003A5E05" w14:paraId="0FE5ADF2" w14:textId="77777777">
            <w:pPr>
              <w:pStyle w:val="NormalTable"/>
              <w:cnfStyle w:val="000000100000" w:firstRow="0" w:lastRow="0" w:firstColumn="0" w:lastColumn="0" w:oddVBand="0" w:evenVBand="0" w:oddHBand="1" w:evenHBand="0" w:firstRowFirstColumn="0" w:firstRowLastColumn="0" w:lastRowFirstColumn="0" w:lastRowLastColumn="0"/>
            </w:pPr>
            <w:r>
              <w:t>FM14 Manage Accounts Payable Disbursement</w:t>
            </w:r>
          </w:p>
        </w:tc>
        <w:tc>
          <w:tcPr>
            <w:tcW w:w="3660" w:type="dxa"/>
            <w:noWrap/>
            <w:hideMark/>
          </w:tcPr>
          <w:p w:rsidR="003A5E05" w:rsidP="003A5E05" w:rsidRDefault="003A5E05" w14:paraId="794ED841"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60CB306B" w14:textId="77777777">
            <w:pPr>
              <w:pStyle w:val="NormalTable"/>
              <w:cnfStyle w:val="000000100000" w:firstRow="0" w:lastRow="0" w:firstColumn="0" w:lastColumn="0" w:oddVBand="0" w:evenVBand="0" w:oddHBand="1" w:evenHBand="0" w:firstRowFirstColumn="0" w:firstRowLastColumn="0" w:lastRowFirstColumn="0" w:lastRowLastColumn="0"/>
            </w:pPr>
            <w:r>
              <w:t>Financial Resources</w:t>
            </w:r>
          </w:p>
        </w:tc>
      </w:tr>
      <w:tr w:rsidR="003A5E05" w:rsidTr="003A5E05" w14:paraId="4063343E"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44132B8" w14:textId="77777777">
            <w:pPr>
              <w:pStyle w:val="NormalTable"/>
            </w:pPr>
            <w:r>
              <w:t>Financial Management</w:t>
            </w:r>
          </w:p>
        </w:tc>
        <w:tc>
          <w:tcPr>
            <w:tcW w:w="4160" w:type="dxa"/>
            <w:noWrap/>
            <w:hideMark/>
          </w:tcPr>
          <w:p w:rsidR="003A5E05" w:rsidP="003A5E05" w:rsidRDefault="003A5E05" w14:paraId="24436BFA" w14:textId="77777777">
            <w:pPr>
              <w:pStyle w:val="NormalTable"/>
              <w:cnfStyle w:val="000000000000" w:firstRow="0" w:lastRow="0" w:firstColumn="0" w:lastColumn="0" w:oddVBand="0" w:evenVBand="0" w:oddHBand="0" w:evenHBand="0" w:firstRowFirstColumn="0" w:firstRowLastColumn="0" w:lastRowFirstColumn="0" w:lastRowLastColumn="0"/>
            </w:pPr>
            <w:r>
              <w:t>Accounts Payable Management</w:t>
            </w:r>
          </w:p>
        </w:tc>
        <w:tc>
          <w:tcPr>
            <w:tcW w:w="5800" w:type="dxa"/>
            <w:noWrap/>
            <w:hideMark/>
          </w:tcPr>
          <w:p w:rsidR="003A5E05" w:rsidP="003A5E05" w:rsidRDefault="003A5E05" w14:paraId="499212F6" w14:textId="77777777">
            <w:pPr>
              <w:pStyle w:val="NormalTable"/>
              <w:cnfStyle w:val="000000000000" w:firstRow="0" w:lastRow="0" w:firstColumn="0" w:lastColumn="0" w:oddVBand="0" w:evenVBand="0" w:oddHBand="0" w:evenHBand="0" w:firstRowFirstColumn="0" w:firstRowLastColumn="0" w:lastRowFirstColumn="0" w:lastRowLastColumn="0"/>
            </w:pPr>
            <w:r>
              <w:t>FM15 Manage 1099</w:t>
            </w:r>
          </w:p>
        </w:tc>
        <w:tc>
          <w:tcPr>
            <w:tcW w:w="3660" w:type="dxa"/>
            <w:noWrap/>
            <w:hideMark/>
          </w:tcPr>
          <w:p w:rsidR="003A5E05" w:rsidP="003A5E05" w:rsidRDefault="003A5E05" w14:paraId="03EE499A"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678A5170" w14:textId="77777777">
            <w:pPr>
              <w:pStyle w:val="NormalTable"/>
              <w:cnfStyle w:val="000000000000" w:firstRow="0" w:lastRow="0" w:firstColumn="0" w:lastColumn="0" w:oddVBand="0" w:evenVBand="0" w:oddHBand="0" w:evenHBand="0" w:firstRowFirstColumn="0" w:firstRowLastColumn="0" w:lastRowFirstColumn="0" w:lastRowLastColumn="0"/>
            </w:pPr>
            <w:r>
              <w:t>Financial Resources</w:t>
            </w:r>
          </w:p>
        </w:tc>
      </w:tr>
      <w:tr w:rsidR="003A5E05" w:rsidTr="003A5E05" w14:paraId="2CFAE7FC"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8D80059" w14:textId="77777777">
            <w:pPr>
              <w:pStyle w:val="NormalTable"/>
            </w:pPr>
            <w:r>
              <w:t>Financial Management</w:t>
            </w:r>
          </w:p>
        </w:tc>
        <w:tc>
          <w:tcPr>
            <w:tcW w:w="4160" w:type="dxa"/>
            <w:noWrap/>
            <w:hideMark/>
          </w:tcPr>
          <w:p w:rsidR="003A5E05" w:rsidP="003A5E05" w:rsidRDefault="003A5E05" w14:paraId="5192174B" w14:textId="77777777">
            <w:pPr>
              <w:pStyle w:val="NormalTable"/>
              <w:cnfStyle w:val="000000100000" w:firstRow="0" w:lastRow="0" w:firstColumn="0" w:lastColumn="0" w:oddVBand="0" w:evenVBand="0" w:oddHBand="1" w:evenHBand="0" w:firstRowFirstColumn="0" w:firstRowLastColumn="0" w:lastRowFirstColumn="0" w:lastRowLastColumn="0"/>
            </w:pPr>
            <w:r>
              <w:t>Fiscal Management</w:t>
            </w:r>
          </w:p>
        </w:tc>
        <w:tc>
          <w:tcPr>
            <w:tcW w:w="5800" w:type="dxa"/>
            <w:noWrap/>
            <w:hideMark/>
          </w:tcPr>
          <w:p w:rsidR="003A5E05" w:rsidP="003A5E05" w:rsidRDefault="003A5E05" w14:paraId="6C948497" w14:textId="77777777">
            <w:pPr>
              <w:pStyle w:val="NormalTable"/>
              <w:cnfStyle w:val="000000100000" w:firstRow="0" w:lastRow="0" w:firstColumn="0" w:lastColumn="0" w:oddVBand="0" w:evenVBand="0" w:oddHBand="1" w:evenHBand="0" w:firstRowFirstColumn="0" w:firstRowLastColumn="0" w:lastRowFirstColumn="0" w:lastRowLastColumn="0"/>
            </w:pPr>
            <w:r>
              <w:t>FM16 Formulate Budget</w:t>
            </w:r>
          </w:p>
        </w:tc>
        <w:tc>
          <w:tcPr>
            <w:tcW w:w="3660" w:type="dxa"/>
            <w:noWrap/>
            <w:hideMark/>
          </w:tcPr>
          <w:p w:rsidR="003A5E05" w:rsidP="003A5E05" w:rsidRDefault="003A5E05" w14:paraId="18AF87B9"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20F68938" w14:textId="77777777">
            <w:pPr>
              <w:pStyle w:val="NormalTable"/>
              <w:cnfStyle w:val="000000100000" w:firstRow="0" w:lastRow="0" w:firstColumn="0" w:lastColumn="0" w:oddVBand="0" w:evenVBand="0" w:oddHBand="1" w:evenHBand="0" w:firstRowFirstColumn="0" w:firstRowLastColumn="0" w:lastRowFirstColumn="0" w:lastRowLastColumn="0"/>
            </w:pPr>
            <w:r>
              <w:t>Financial Resources</w:t>
            </w:r>
          </w:p>
        </w:tc>
      </w:tr>
      <w:tr w:rsidR="003A5E05" w:rsidTr="003A5E05" w14:paraId="17EB0FC5"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0A282B1" w14:textId="77777777">
            <w:pPr>
              <w:pStyle w:val="NormalTable"/>
            </w:pPr>
            <w:r>
              <w:t>Financial Management</w:t>
            </w:r>
          </w:p>
        </w:tc>
        <w:tc>
          <w:tcPr>
            <w:tcW w:w="4160" w:type="dxa"/>
            <w:noWrap/>
            <w:hideMark/>
          </w:tcPr>
          <w:p w:rsidR="003A5E05" w:rsidP="003A5E05" w:rsidRDefault="003A5E05" w14:paraId="657C9977" w14:textId="77777777">
            <w:pPr>
              <w:pStyle w:val="NormalTable"/>
              <w:cnfStyle w:val="000000000000" w:firstRow="0" w:lastRow="0" w:firstColumn="0" w:lastColumn="0" w:oddVBand="0" w:evenVBand="0" w:oddHBand="0" w:evenHBand="0" w:firstRowFirstColumn="0" w:firstRowLastColumn="0" w:lastRowFirstColumn="0" w:lastRowLastColumn="0"/>
            </w:pPr>
            <w:r>
              <w:t>Fiscal Management</w:t>
            </w:r>
          </w:p>
        </w:tc>
        <w:tc>
          <w:tcPr>
            <w:tcW w:w="5800" w:type="dxa"/>
            <w:noWrap/>
            <w:hideMark/>
          </w:tcPr>
          <w:p w:rsidR="003A5E05" w:rsidP="003A5E05" w:rsidRDefault="003A5E05" w14:paraId="781849E9" w14:textId="77777777">
            <w:pPr>
              <w:pStyle w:val="NormalTable"/>
              <w:cnfStyle w:val="000000000000" w:firstRow="0" w:lastRow="0" w:firstColumn="0" w:lastColumn="0" w:oddVBand="0" w:evenVBand="0" w:oddHBand="0" w:evenHBand="0" w:firstRowFirstColumn="0" w:firstRowLastColumn="0" w:lastRowFirstColumn="0" w:lastRowLastColumn="0"/>
            </w:pPr>
            <w:r>
              <w:t>FM17 Manage Budget Information</w:t>
            </w:r>
          </w:p>
        </w:tc>
        <w:tc>
          <w:tcPr>
            <w:tcW w:w="3660" w:type="dxa"/>
            <w:noWrap/>
            <w:hideMark/>
          </w:tcPr>
          <w:p w:rsidR="003A5E05" w:rsidP="003A5E05" w:rsidRDefault="003A5E05" w14:paraId="56D86E1F"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48058C7A" w14:textId="77777777">
            <w:pPr>
              <w:pStyle w:val="NormalTable"/>
              <w:cnfStyle w:val="000000000000" w:firstRow="0" w:lastRow="0" w:firstColumn="0" w:lastColumn="0" w:oddVBand="0" w:evenVBand="0" w:oddHBand="0" w:evenHBand="0" w:firstRowFirstColumn="0" w:firstRowLastColumn="0" w:lastRowFirstColumn="0" w:lastRowLastColumn="0"/>
            </w:pPr>
            <w:r>
              <w:t>Financial Resources</w:t>
            </w:r>
          </w:p>
        </w:tc>
      </w:tr>
      <w:tr w:rsidR="003A5E05" w:rsidTr="003A5E05" w14:paraId="23A08EA0"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FC8BE2D" w14:textId="77777777">
            <w:pPr>
              <w:pStyle w:val="NormalTable"/>
            </w:pPr>
            <w:r>
              <w:t>Financial Management</w:t>
            </w:r>
          </w:p>
        </w:tc>
        <w:tc>
          <w:tcPr>
            <w:tcW w:w="4160" w:type="dxa"/>
            <w:noWrap/>
            <w:hideMark/>
          </w:tcPr>
          <w:p w:rsidR="003A5E05" w:rsidP="003A5E05" w:rsidRDefault="003A5E05" w14:paraId="4334945F" w14:textId="77777777">
            <w:pPr>
              <w:pStyle w:val="NormalTable"/>
              <w:cnfStyle w:val="000000100000" w:firstRow="0" w:lastRow="0" w:firstColumn="0" w:lastColumn="0" w:oddVBand="0" w:evenVBand="0" w:oddHBand="1" w:evenHBand="0" w:firstRowFirstColumn="0" w:firstRowLastColumn="0" w:lastRowFirstColumn="0" w:lastRowLastColumn="0"/>
            </w:pPr>
            <w:r>
              <w:t>Fiscal Management</w:t>
            </w:r>
          </w:p>
        </w:tc>
        <w:tc>
          <w:tcPr>
            <w:tcW w:w="5800" w:type="dxa"/>
            <w:noWrap/>
            <w:hideMark/>
          </w:tcPr>
          <w:p w:rsidR="003A5E05" w:rsidP="003A5E05" w:rsidRDefault="003A5E05" w14:paraId="532CDA0D" w14:textId="77777777">
            <w:pPr>
              <w:pStyle w:val="NormalTable"/>
              <w:cnfStyle w:val="000000100000" w:firstRow="0" w:lastRow="0" w:firstColumn="0" w:lastColumn="0" w:oddVBand="0" w:evenVBand="0" w:oddHBand="1" w:evenHBand="0" w:firstRowFirstColumn="0" w:firstRowLastColumn="0" w:lastRowFirstColumn="0" w:lastRowLastColumn="0"/>
            </w:pPr>
            <w:r>
              <w:t>FM18 Manage Fund</w:t>
            </w:r>
          </w:p>
        </w:tc>
        <w:tc>
          <w:tcPr>
            <w:tcW w:w="3660" w:type="dxa"/>
            <w:noWrap/>
            <w:hideMark/>
          </w:tcPr>
          <w:p w:rsidR="003A5E05" w:rsidP="003A5E05" w:rsidRDefault="003A5E05" w14:paraId="7AB600E2"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334CC7FA" w14:textId="77777777">
            <w:pPr>
              <w:pStyle w:val="NormalTable"/>
              <w:cnfStyle w:val="000000100000" w:firstRow="0" w:lastRow="0" w:firstColumn="0" w:lastColumn="0" w:oddVBand="0" w:evenVBand="0" w:oddHBand="1" w:evenHBand="0" w:firstRowFirstColumn="0" w:firstRowLastColumn="0" w:lastRowFirstColumn="0" w:lastRowLastColumn="0"/>
            </w:pPr>
            <w:r>
              <w:t>Financial Resources</w:t>
            </w:r>
          </w:p>
        </w:tc>
      </w:tr>
      <w:tr w:rsidR="003A5E05" w:rsidTr="003A5E05" w14:paraId="07B0D0D3"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18C4A91" w14:textId="77777777">
            <w:pPr>
              <w:pStyle w:val="NormalTable"/>
            </w:pPr>
            <w:r>
              <w:t>Financial Management</w:t>
            </w:r>
          </w:p>
        </w:tc>
        <w:tc>
          <w:tcPr>
            <w:tcW w:w="4160" w:type="dxa"/>
            <w:noWrap/>
            <w:hideMark/>
          </w:tcPr>
          <w:p w:rsidR="003A5E05" w:rsidP="003A5E05" w:rsidRDefault="003A5E05" w14:paraId="5E159097" w14:textId="77777777">
            <w:pPr>
              <w:pStyle w:val="NormalTable"/>
              <w:cnfStyle w:val="000000000000" w:firstRow="0" w:lastRow="0" w:firstColumn="0" w:lastColumn="0" w:oddVBand="0" w:evenVBand="0" w:oddHBand="0" w:evenHBand="0" w:firstRowFirstColumn="0" w:firstRowLastColumn="0" w:lastRowFirstColumn="0" w:lastRowLastColumn="0"/>
            </w:pPr>
            <w:r>
              <w:t>Fiscal Management</w:t>
            </w:r>
          </w:p>
        </w:tc>
        <w:tc>
          <w:tcPr>
            <w:tcW w:w="5800" w:type="dxa"/>
            <w:noWrap/>
            <w:hideMark/>
          </w:tcPr>
          <w:p w:rsidR="003A5E05" w:rsidP="003A5E05" w:rsidRDefault="003A5E05" w14:paraId="7C58CA9E" w14:textId="77777777">
            <w:pPr>
              <w:pStyle w:val="NormalTable"/>
              <w:cnfStyle w:val="000000000000" w:firstRow="0" w:lastRow="0" w:firstColumn="0" w:lastColumn="0" w:oddVBand="0" w:evenVBand="0" w:oddHBand="0" w:evenHBand="0" w:firstRowFirstColumn="0" w:firstRowLastColumn="0" w:lastRowFirstColumn="0" w:lastRowLastColumn="0"/>
            </w:pPr>
            <w:r>
              <w:t>FM19 Generate Financial Report</w:t>
            </w:r>
          </w:p>
        </w:tc>
        <w:tc>
          <w:tcPr>
            <w:tcW w:w="3660" w:type="dxa"/>
            <w:noWrap/>
            <w:hideMark/>
          </w:tcPr>
          <w:p w:rsidR="003A5E05" w:rsidP="003A5E05" w:rsidRDefault="003A5E05" w14:paraId="75620076"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4BB8B2D1" w14:textId="77777777">
            <w:pPr>
              <w:pStyle w:val="NormalTable"/>
              <w:cnfStyle w:val="000000000000" w:firstRow="0" w:lastRow="0" w:firstColumn="0" w:lastColumn="0" w:oddVBand="0" w:evenVBand="0" w:oddHBand="0" w:evenHBand="0" w:firstRowFirstColumn="0" w:firstRowLastColumn="0" w:lastRowFirstColumn="0" w:lastRowLastColumn="0"/>
            </w:pPr>
            <w:r>
              <w:t>Financial Resources</w:t>
            </w:r>
          </w:p>
        </w:tc>
      </w:tr>
      <w:tr w:rsidR="003A5E05" w:rsidTr="003A5E05" w14:paraId="1D419E32"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547DA6A" w14:textId="77777777">
            <w:pPr>
              <w:pStyle w:val="NormalTable"/>
            </w:pPr>
            <w:r>
              <w:t>Operations Management</w:t>
            </w:r>
          </w:p>
        </w:tc>
        <w:tc>
          <w:tcPr>
            <w:tcW w:w="4160" w:type="dxa"/>
            <w:noWrap/>
            <w:hideMark/>
          </w:tcPr>
          <w:p w:rsidR="003A5E05" w:rsidP="003A5E05" w:rsidRDefault="003A5E05" w14:paraId="5092CAFB" w14:textId="77777777">
            <w:pPr>
              <w:pStyle w:val="NormalTable"/>
              <w:cnfStyle w:val="000000100000" w:firstRow="0" w:lastRow="0" w:firstColumn="0" w:lastColumn="0" w:oddVBand="0" w:evenVBand="0" w:oddHBand="1" w:evenHBand="0" w:firstRowFirstColumn="0" w:firstRowLastColumn="0" w:lastRowFirstColumn="0" w:lastRowLastColumn="0"/>
            </w:pPr>
            <w:r>
              <w:t>Payment and Reporting</w:t>
            </w:r>
          </w:p>
        </w:tc>
        <w:tc>
          <w:tcPr>
            <w:tcW w:w="5800" w:type="dxa"/>
            <w:noWrap/>
            <w:hideMark/>
          </w:tcPr>
          <w:p w:rsidR="003A5E05" w:rsidP="003A5E05" w:rsidRDefault="003A5E05" w14:paraId="2A81DB0C" w14:textId="77777777">
            <w:pPr>
              <w:pStyle w:val="NormalTable"/>
              <w:cnfStyle w:val="000000100000" w:firstRow="0" w:lastRow="0" w:firstColumn="0" w:lastColumn="0" w:oddVBand="0" w:evenVBand="0" w:oddHBand="1" w:evenHBand="0" w:firstRowFirstColumn="0" w:firstRowLastColumn="0" w:lastRowFirstColumn="0" w:lastRowLastColumn="0"/>
            </w:pPr>
            <w:r>
              <w:t>OM14 Generate Remittance Advice</w:t>
            </w:r>
          </w:p>
        </w:tc>
        <w:tc>
          <w:tcPr>
            <w:tcW w:w="3660" w:type="dxa"/>
            <w:noWrap/>
            <w:hideMark/>
          </w:tcPr>
          <w:p w:rsidR="003A5E05" w:rsidP="003A5E05" w:rsidRDefault="003A5E05" w14:paraId="52BD295C"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3DE88BA2" w14:textId="0A691CA0">
            <w:pPr>
              <w:pStyle w:val="NormalTable"/>
              <w:cnfStyle w:val="000000100000" w:firstRow="0" w:lastRow="0" w:firstColumn="0" w:lastColumn="0" w:oddVBand="0" w:evenVBand="0" w:oddHBand="1" w:evenHBand="0" w:firstRowFirstColumn="0" w:firstRowLastColumn="0" w:lastRowFirstColumn="0" w:lastRowLastColumn="0"/>
            </w:pPr>
            <w:r>
              <w:t>Claim Adjudication</w:t>
            </w:r>
          </w:p>
        </w:tc>
      </w:tr>
      <w:tr w:rsidR="003A5E05" w:rsidTr="003A5E05" w14:paraId="419DBDA5"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795E9D8E" w14:textId="77777777">
            <w:pPr>
              <w:pStyle w:val="NormalTable"/>
            </w:pPr>
            <w:r>
              <w:t>Operations Management</w:t>
            </w:r>
          </w:p>
        </w:tc>
        <w:tc>
          <w:tcPr>
            <w:tcW w:w="4160" w:type="dxa"/>
            <w:noWrap/>
            <w:hideMark/>
          </w:tcPr>
          <w:p w:rsidR="003A5E05" w:rsidP="003A5E05" w:rsidRDefault="003A5E05" w14:paraId="3DCF5609" w14:textId="77777777">
            <w:pPr>
              <w:pStyle w:val="NormalTable"/>
              <w:cnfStyle w:val="000000000000" w:firstRow="0" w:lastRow="0" w:firstColumn="0" w:lastColumn="0" w:oddVBand="0" w:evenVBand="0" w:oddHBand="0" w:evenHBand="0" w:firstRowFirstColumn="0" w:firstRowLastColumn="0" w:lastRowFirstColumn="0" w:lastRowLastColumn="0"/>
            </w:pPr>
            <w:r>
              <w:t>Payment and Reporting</w:t>
            </w:r>
          </w:p>
        </w:tc>
        <w:tc>
          <w:tcPr>
            <w:tcW w:w="5800" w:type="dxa"/>
            <w:noWrap/>
            <w:hideMark/>
          </w:tcPr>
          <w:p w:rsidR="003A5E05" w:rsidP="003A5E05" w:rsidRDefault="003A5E05" w14:paraId="56245E13" w14:textId="77777777">
            <w:pPr>
              <w:pStyle w:val="NormalTable"/>
              <w:cnfStyle w:val="000000000000" w:firstRow="0" w:lastRow="0" w:firstColumn="0" w:lastColumn="0" w:oddVBand="0" w:evenVBand="0" w:oddHBand="0" w:evenHBand="0" w:firstRowFirstColumn="0" w:firstRowLastColumn="0" w:lastRowFirstColumn="0" w:lastRowLastColumn="0"/>
            </w:pPr>
            <w:r>
              <w:t>OM18 Inquire Payment Status</w:t>
            </w:r>
          </w:p>
        </w:tc>
        <w:tc>
          <w:tcPr>
            <w:tcW w:w="3660" w:type="dxa"/>
            <w:noWrap/>
            <w:hideMark/>
          </w:tcPr>
          <w:p w:rsidR="003A5E05" w:rsidP="003A5E05" w:rsidRDefault="003A5E05" w14:paraId="4C39F1B1"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65F9F7A1" w14:textId="4AD40ACB">
            <w:pPr>
              <w:pStyle w:val="NormalTable"/>
              <w:cnfStyle w:val="000000000000" w:firstRow="0" w:lastRow="0" w:firstColumn="0" w:lastColumn="0" w:oddVBand="0" w:evenVBand="0" w:oddHBand="0" w:evenHBand="0" w:firstRowFirstColumn="0" w:firstRowLastColumn="0" w:lastRowFirstColumn="0" w:lastRowLastColumn="0"/>
            </w:pPr>
            <w:r>
              <w:t>Claim Adjudication</w:t>
            </w:r>
          </w:p>
        </w:tc>
      </w:tr>
      <w:tr w:rsidR="003A5E05" w:rsidTr="003A5E05" w14:paraId="3A314E98"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B813AD5" w14:textId="77777777">
            <w:pPr>
              <w:pStyle w:val="NormalTable"/>
            </w:pPr>
            <w:r>
              <w:t>Operations Management</w:t>
            </w:r>
          </w:p>
        </w:tc>
        <w:tc>
          <w:tcPr>
            <w:tcW w:w="4160" w:type="dxa"/>
            <w:noWrap/>
            <w:hideMark/>
          </w:tcPr>
          <w:p w:rsidR="003A5E05" w:rsidP="003A5E05" w:rsidRDefault="003A5E05" w14:paraId="07BAD9B2" w14:textId="77777777">
            <w:pPr>
              <w:pStyle w:val="NormalTable"/>
              <w:cnfStyle w:val="000000100000" w:firstRow="0" w:lastRow="0" w:firstColumn="0" w:lastColumn="0" w:oddVBand="0" w:evenVBand="0" w:oddHBand="1" w:evenHBand="0" w:firstRowFirstColumn="0" w:firstRowLastColumn="0" w:lastRowFirstColumn="0" w:lastRowLastColumn="0"/>
            </w:pPr>
            <w:r>
              <w:t>Payment and Reporting</w:t>
            </w:r>
          </w:p>
        </w:tc>
        <w:tc>
          <w:tcPr>
            <w:tcW w:w="5800" w:type="dxa"/>
            <w:noWrap/>
            <w:hideMark/>
          </w:tcPr>
          <w:p w:rsidR="003A5E05" w:rsidP="003A5E05" w:rsidRDefault="003A5E05" w14:paraId="263E2CC0" w14:textId="77777777">
            <w:pPr>
              <w:pStyle w:val="NormalTable"/>
              <w:cnfStyle w:val="000000100000" w:firstRow="0" w:lastRow="0" w:firstColumn="0" w:lastColumn="0" w:oddVBand="0" w:evenVBand="0" w:oddHBand="1" w:evenHBand="0" w:firstRowFirstColumn="0" w:firstRowLastColumn="0" w:lastRowFirstColumn="0" w:lastRowLastColumn="0"/>
            </w:pPr>
            <w:r>
              <w:t>OM27 Prepare Provider Payment</w:t>
            </w:r>
          </w:p>
        </w:tc>
        <w:tc>
          <w:tcPr>
            <w:tcW w:w="3660" w:type="dxa"/>
            <w:noWrap/>
            <w:hideMark/>
          </w:tcPr>
          <w:p w:rsidR="003A5E05" w:rsidP="003A5E05" w:rsidRDefault="003A5E05" w14:paraId="3A47863C"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64F58662" w14:textId="77777777">
            <w:pPr>
              <w:pStyle w:val="NormalTable"/>
              <w:cnfStyle w:val="000000100000" w:firstRow="0" w:lastRow="0" w:firstColumn="0" w:lastColumn="0" w:oddVBand="0" w:evenVBand="0" w:oddHBand="1" w:evenHBand="0" w:firstRowFirstColumn="0" w:firstRowLastColumn="0" w:lastRowFirstColumn="0" w:lastRowLastColumn="0"/>
            </w:pPr>
            <w:r>
              <w:t>All</w:t>
            </w:r>
          </w:p>
        </w:tc>
      </w:tr>
      <w:tr w:rsidR="003A5E05" w:rsidTr="003A5E05" w14:paraId="416E3202"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0A0F3C4" w14:textId="77777777">
            <w:pPr>
              <w:pStyle w:val="NormalTable"/>
            </w:pPr>
            <w:r>
              <w:t>Operations Management</w:t>
            </w:r>
          </w:p>
        </w:tc>
        <w:tc>
          <w:tcPr>
            <w:tcW w:w="4160" w:type="dxa"/>
            <w:noWrap/>
            <w:hideMark/>
          </w:tcPr>
          <w:p w:rsidR="003A5E05" w:rsidP="003A5E05" w:rsidRDefault="003A5E05" w14:paraId="09B451D1" w14:textId="77777777">
            <w:pPr>
              <w:pStyle w:val="NormalTable"/>
              <w:cnfStyle w:val="000000000000" w:firstRow="0" w:lastRow="0" w:firstColumn="0" w:lastColumn="0" w:oddVBand="0" w:evenVBand="0" w:oddHBand="0" w:evenHBand="0" w:firstRowFirstColumn="0" w:firstRowLastColumn="0" w:lastRowFirstColumn="0" w:lastRowLastColumn="0"/>
            </w:pPr>
            <w:r>
              <w:t>Payment and Reporting</w:t>
            </w:r>
          </w:p>
        </w:tc>
        <w:tc>
          <w:tcPr>
            <w:tcW w:w="5800" w:type="dxa"/>
            <w:noWrap/>
            <w:hideMark/>
          </w:tcPr>
          <w:p w:rsidR="003A5E05" w:rsidP="003A5E05" w:rsidRDefault="003A5E05" w14:paraId="65B36776" w14:textId="77777777">
            <w:pPr>
              <w:pStyle w:val="NormalTable"/>
              <w:cnfStyle w:val="000000000000" w:firstRow="0" w:lastRow="0" w:firstColumn="0" w:lastColumn="0" w:oddVBand="0" w:evenVBand="0" w:oddHBand="0" w:evenHBand="0" w:firstRowFirstColumn="0" w:firstRowLastColumn="0" w:lastRowFirstColumn="0" w:lastRowLastColumn="0"/>
            </w:pPr>
            <w:r>
              <w:t>OM28 Manage Data</w:t>
            </w:r>
          </w:p>
        </w:tc>
        <w:tc>
          <w:tcPr>
            <w:tcW w:w="3660" w:type="dxa"/>
            <w:noWrap/>
            <w:hideMark/>
          </w:tcPr>
          <w:p w:rsidR="003A5E05" w:rsidP="003A5E05" w:rsidRDefault="003A5E05" w14:paraId="2E94FDF9" w14:textId="77777777">
            <w:pPr>
              <w:pStyle w:val="NormalTable"/>
              <w:cnfStyle w:val="000000000000" w:firstRow="0" w:lastRow="0" w:firstColumn="0" w:lastColumn="0" w:oddVBand="0" w:evenVBand="0" w:oddHBand="0" w:evenHBand="0" w:firstRowFirstColumn="0" w:firstRowLastColumn="0" w:lastRowFirstColumn="0" w:lastRowLastColumn="0"/>
            </w:pPr>
            <w:r>
              <w:t>Supporting Resource</w:t>
            </w:r>
          </w:p>
        </w:tc>
        <w:tc>
          <w:tcPr>
            <w:tcW w:w="3780" w:type="dxa"/>
            <w:noWrap/>
            <w:hideMark/>
          </w:tcPr>
          <w:p w:rsidR="003A5E05" w:rsidP="003A5E05" w:rsidRDefault="003A5E05" w14:paraId="24E006B6" w14:textId="77777777">
            <w:pPr>
              <w:pStyle w:val="NormalTable"/>
              <w:cnfStyle w:val="000000000000" w:firstRow="0" w:lastRow="0" w:firstColumn="0" w:lastColumn="0" w:oddVBand="0" w:evenVBand="0" w:oddHBand="0" w:evenHBand="0" w:firstRowFirstColumn="0" w:firstRowLastColumn="0" w:lastRowFirstColumn="0" w:lastRowLastColumn="0"/>
            </w:pPr>
            <w:r>
              <w:t>Information Resources</w:t>
            </w:r>
          </w:p>
        </w:tc>
      </w:tr>
      <w:tr w:rsidR="003A5E05" w:rsidTr="003A5E05" w14:paraId="04432574"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B8151EA" w14:textId="77777777">
            <w:pPr>
              <w:pStyle w:val="NormalTable"/>
            </w:pPr>
            <w:r>
              <w:t>Operations Management</w:t>
            </w:r>
          </w:p>
        </w:tc>
        <w:tc>
          <w:tcPr>
            <w:tcW w:w="4160" w:type="dxa"/>
            <w:noWrap/>
            <w:hideMark/>
          </w:tcPr>
          <w:p w:rsidR="003A5E05" w:rsidP="003A5E05" w:rsidRDefault="003A5E05" w14:paraId="6B305A04" w14:textId="77777777">
            <w:pPr>
              <w:pStyle w:val="NormalTable"/>
              <w:cnfStyle w:val="000000100000" w:firstRow="0" w:lastRow="0" w:firstColumn="0" w:lastColumn="0" w:oddVBand="0" w:evenVBand="0" w:oddHBand="1" w:evenHBand="0" w:firstRowFirstColumn="0" w:firstRowLastColumn="0" w:lastRowFirstColumn="0" w:lastRowLastColumn="0"/>
            </w:pPr>
            <w:r>
              <w:t>Claims Adjudication</w:t>
            </w:r>
          </w:p>
        </w:tc>
        <w:tc>
          <w:tcPr>
            <w:tcW w:w="5800" w:type="dxa"/>
            <w:noWrap/>
            <w:hideMark/>
          </w:tcPr>
          <w:p w:rsidR="003A5E05" w:rsidP="003A5E05" w:rsidRDefault="003A5E05" w14:paraId="38FA4DC1" w14:textId="77777777">
            <w:pPr>
              <w:pStyle w:val="NormalTable"/>
              <w:cnfStyle w:val="000000100000" w:firstRow="0" w:lastRow="0" w:firstColumn="0" w:lastColumn="0" w:oddVBand="0" w:evenVBand="0" w:oddHBand="1" w:evenHBand="0" w:firstRowFirstColumn="0" w:firstRowLastColumn="0" w:lastRowFirstColumn="0" w:lastRowLastColumn="0"/>
            </w:pPr>
            <w:r>
              <w:t>OM07 Process Claims</w:t>
            </w:r>
          </w:p>
        </w:tc>
        <w:tc>
          <w:tcPr>
            <w:tcW w:w="3660" w:type="dxa"/>
            <w:noWrap/>
            <w:hideMark/>
          </w:tcPr>
          <w:p w:rsidR="003A5E05" w:rsidP="003A5E05" w:rsidRDefault="003A5E05" w14:paraId="7585BA27"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26437097" w14:textId="309EF49A">
            <w:pPr>
              <w:pStyle w:val="NormalTable"/>
              <w:cnfStyle w:val="000000100000" w:firstRow="0" w:lastRow="0" w:firstColumn="0" w:lastColumn="0" w:oddVBand="0" w:evenVBand="0" w:oddHBand="1" w:evenHBand="0" w:firstRowFirstColumn="0" w:firstRowLastColumn="0" w:lastRowFirstColumn="0" w:lastRowLastColumn="0"/>
            </w:pPr>
            <w:r>
              <w:t>Claim Adjudication</w:t>
            </w:r>
          </w:p>
        </w:tc>
      </w:tr>
      <w:tr w:rsidR="003A5E05" w:rsidTr="003A5E05" w14:paraId="07E048D2"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F008964" w14:textId="77777777">
            <w:pPr>
              <w:pStyle w:val="NormalTable"/>
            </w:pPr>
            <w:r>
              <w:t>Operations Management</w:t>
            </w:r>
          </w:p>
        </w:tc>
        <w:tc>
          <w:tcPr>
            <w:tcW w:w="4160" w:type="dxa"/>
            <w:noWrap/>
            <w:hideMark/>
          </w:tcPr>
          <w:p w:rsidR="003A5E05" w:rsidP="003A5E05" w:rsidRDefault="003A5E05" w14:paraId="72A38848" w14:textId="77777777">
            <w:pPr>
              <w:pStyle w:val="NormalTable"/>
              <w:cnfStyle w:val="000000000000" w:firstRow="0" w:lastRow="0" w:firstColumn="0" w:lastColumn="0" w:oddVBand="0" w:evenVBand="0" w:oddHBand="0" w:evenHBand="0" w:firstRowFirstColumn="0" w:firstRowLastColumn="0" w:lastRowFirstColumn="0" w:lastRowLastColumn="0"/>
            </w:pPr>
            <w:r>
              <w:t>Claims Adjudication</w:t>
            </w:r>
          </w:p>
        </w:tc>
        <w:tc>
          <w:tcPr>
            <w:tcW w:w="5800" w:type="dxa"/>
            <w:noWrap/>
            <w:hideMark/>
          </w:tcPr>
          <w:p w:rsidR="003A5E05" w:rsidP="003A5E05" w:rsidRDefault="003A5E05" w14:paraId="06B032E3" w14:textId="77777777">
            <w:pPr>
              <w:pStyle w:val="NormalTable"/>
              <w:cnfStyle w:val="000000000000" w:firstRow="0" w:lastRow="0" w:firstColumn="0" w:lastColumn="0" w:oddVBand="0" w:evenVBand="0" w:oddHBand="0" w:evenHBand="0" w:firstRowFirstColumn="0" w:firstRowLastColumn="0" w:lastRowFirstColumn="0" w:lastRowLastColumn="0"/>
            </w:pPr>
            <w:r>
              <w:t>OM29 Process Encounters</w:t>
            </w:r>
          </w:p>
        </w:tc>
        <w:tc>
          <w:tcPr>
            <w:tcW w:w="3660" w:type="dxa"/>
            <w:noWrap/>
            <w:hideMark/>
          </w:tcPr>
          <w:p w:rsidR="003A5E05" w:rsidP="003A5E05" w:rsidRDefault="003A5E05" w14:paraId="309CE431"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0DEAE859" w14:textId="53857466">
            <w:pPr>
              <w:pStyle w:val="NormalTable"/>
              <w:cnfStyle w:val="000000000000" w:firstRow="0" w:lastRow="0" w:firstColumn="0" w:lastColumn="0" w:oddVBand="0" w:evenVBand="0" w:oddHBand="0" w:evenHBand="0" w:firstRowFirstColumn="0" w:firstRowLastColumn="0" w:lastRowFirstColumn="0" w:lastRowLastColumn="0"/>
            </w:pPr>
            <w:r>
              <w:t>Claim Adjudication</w:t>
            </w:r>
          </w:p>
        </w:tc>
      </w:tr>
      <w:tr w:rsidR="003A5E05" w:rsidTr="003A5E05" w14:paraId="760422EC"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42565364" w14:textId="77777777">
            <w:pPr>
              <w:pStyle w:val="NormalTable"/>
            </w:pPr>
            <w:r>
              <w:t>Operations Management</w:t>
            </w:r>
          </w:p>
        </w:tc>
        <w:tc>
          <w:tcPr>
            <w:tcW w:w="4160" w:type="dxa"/>
            <w:noWrap/>
            <w:hideMark/>
          </w:tcPr>
          <w:p w:rsidR="003A5E05" w:rsidP="003A5E05" w:rsidRDefault="003A5E05" w14:paraId="04C9F887" w14:textId="77777777">
            <w:pPr>
              <w:pStyle w:val="NormalTable"/>
              <w:cnfStyle w:val="000000100000" w:firstRow="0" w:lastRow="0" w:firstColumn="0" w:lastColumn="0" w:oddVBand="0" w:evenVBand="0" w:oddHBand="1" w:evenHBand="0" w:firstRowFirstColumn="0" w:firstRowLastColumn="0" w:lastRowFirstColumn="0" w:lastRowLastColumn="0"/>
            </w:pPr>
            <w:r>
              <w:t>Claims Adjudication</w:t>
            </w:r>
          </w:p>
        </w:tc>
        <w:tc>
          <w:tcPr>
            <w:tcW w:w="5800" w:type="dxa"/>
            <w:noWrap/>
            <w:hideMark/>
          </w:tcPr>
          <w:p w:rsidR="003A5E05" w:rsidP="003A5E05" w:rsidRDefault="003A5E05" w14:paraId="534FF44F" w14:textId="77777777">
            <w:pPr>
              <w:pStyle w:val="NormalTable"/>
              <w:cnfStyle w:val="000000100000" w:firstRow="0" w:lastRow="0" w:firstColumn="0" w:lastColumn="0" w:oddVBand="0" w:evenVBand="0" w:oddHBand="1" w:evenHBand="0" w:firstRowFirstColumn="0" w:firstRowLastColumn="0" w:lastRowFirstColumn="0" w:lastRowLastColumn="0"/>
            </w:pPr>
            <w:r>
              <w:t>OM20 Calculate Spend-Down Amount</w:t>
            </w:r>
          </w:p>
        </w:tc>
        <w:tc>
          <w:tcPr>
            <w:tcW w:w="3660" w:type="dxa"/>
            <w:noWrap/>
            <w:hideMark/>
          </w:tcPr>
          <w:p w:rsidR="003A5E05" w:rsidP="003A5E05" w:rsidRDefault="003A5E05" w14:paraId="3D5C6D6A"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1DDE58DF" w14:textId="2DCABD38">
            <w:pPr>
              <w:pStyle w:val="NormalTable"/>
              <w:cnfStyle w:val="000000100000" w:firstRow="0" w:lastRow="0" w:firstColumn="0" w:lastColumn="0" w:oddVBand="0" w:evenVBand="0" w:oddHBand="1" w:evenHBand="0" w:firstRowFirstColumn="0" w:firstRowLastColumn="0" w:lastRowFirstColumn="0" w:lastRowLastColumn="0"/>
            </w:pPr>
            <w:r>
              <w:t>Claim Adjudication</w:t>
            </w:r>
          </w:p>
        </w:tc>
      </w:tr>
      <w:tr w:rsidR="003A5E05" w:rsidTr="003A5E05" w14:paraId="1EE46418"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7BCB59E" w14:textId="77777777">
            <w:pPr>
              <w:pStyle w:val="NormalTable"/>
            </w:pPr>
            <w:r>
              <w:t>Operations Management</w:t>
            </w:r>
          </w:p>
        </w:tc>
        <w:tc>
          <w:tcPr>
            <w:tcW w:w="4160" w:type="dxa"/>
            <w:noWrap/>
            <w:hideMark/>
          </w:tcPr>
          <w:p w:rsidR="003A5E05" w:rsidP="003A5E05" w:rsidRDefault="003A5E05" w14:paraId="3D9027DE" w14:textId="77777777">
            <w:pPr>
              <w:pStyle w:val="NormalTable"/>
              <w:cnfStyle w:val="000000000000" w:firstRow="0" w:lastRow="0" w:firstColumn="0" w:lastColumn="0" w:oddVBand="0" w:evenVBand="0" w:oddHBand="0" w:evenHBand="0" w:firstRowFirstColumn="0" w:firstRowLastColumn="0" w:lastRowFirstColumn="0" w:lastRowLastColumn="0"/>
            </w:pPr>
            <w:r>
              <w:t>Claims Adjudication</w:t>
            </w:r>
          </w:p>
        </w:tc>
        <w:tc>
          <w:tcPr>
            <w:tcW w:w="5800" w:type="dxa"/>
            <w:noWrap/>
            <w:hideMark/>
          </w:tcPr>
          <w:p w:rsidR="003A5E05" w:rsidP="003A5E05" w:rsidRDefault="003A5E05" w14:paraId="5E5655B3" w14:textId="77777777">
            <w:pPr>
              <w:pStyle w:val="NormalTable"/>
              <w:cnfStyle w:val="000000000000" w:firstRow="0" w:lastRow="0" w:firstColumn="0" w:lastColumn="0" w:oddVBand="0" w:evenVBand="0" w:oddHBand="0" w:evenHBand="0" w:firstRowFirstColumn="0" w:firstRowLastColumn="0" w:lastRowFirstColumn="0" w:lastRowLastColumn="0"/>
            </w:pPr>
            <w:r>
              <w:t>OM04 Submit Electronic Attachment</w:t>
            </w:r>
          </w:p>
        </w:tc>
        <w:tc>
          <w:tcPr>
            <w:tcW w:w="3660" w:type="dxa"/>
            <w:noWrap/>
            <w:hideMark/>
          </w:tcPr>
          <w:p w:rsidR="003A5E05" w:rsidP="003A5E05" w:rsidRDefault="003A5E05" w14:paraId="31229D01" w14:textId="77777777">
            <w:pPr>
              <w:pStyle w:val="NormalTable"/>
              <w:cnfStyle w:val="000000000000" w:firstRow="0" w:lastRow="0" w:firstColumn="0" w:lastColumn="0" w:oddVBand="0" w:evenVBand="0" w:oddHBand="0" w:evenHBand="0" w:firstRowFirstColumn="0" w:firstRowLastColumn="0" w:lastRowFirstColumn="0" w:lastRowLastColumn="0"/>
            </w:pPr>
            <w:r>
              <w:t>Healthcare Payment</w:t>
            </w:r>
          </w:p>
        </w:tc>
        <w:tc>
          <w:tcPr>
            <w:tcW w:w="3780" w:type="dxa"/>
            <w:noWrap/>
            <w:hideMark/>
          </w:tcPr>
          <w:p w:rsidR="003A5E05" w:rsidP="003A5E05" w:rsidRDefault="003A5E05" w14:paraId="17EDF533" w14:textId="5366BA77">
            <w:pPr>
              <w:pStyle w:val="NormalTable"/>
              <w:cnfStyle w:val="000000000000" w:firstRow="0" w:lastRow="0" w:firstColumn="0" w:lastColumn="0" w:oddVBand="0" w:evenVBand="0" w:oddHBand="0" w:evenHBand="0" w:firstRowFirstColumn="0" w:firstRowLastColumn="0" w:lastRowFirstColumn="0" w:lastRowLastColumn="0"/>
            </w:pPr>
            <w:r>
              <w:t>Claim Adjudication</w:t>
            </w:r>
          </w:p>
        </w:tc>
      </w:tr>
      <w:tr w:rsidR="003A5E05" w:rsidTr="003A5E05" w14:paraId="69F4A033"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AE0B9E5" w14:textId="77777777">
            <w:pPr>
              <w:pStyle w:val="NormalTable"/>
            </w:pPr>
            <w:r>
              <w:t>Operations Management</w:t>
            </w:r>
          </w:p>
        </w:tc>
        <w:tc>
          <w:tcPr>
            <w:tcW w:w="4160" w:type="dxa"/>
            <w:noWrap/>
            <w:hideMark/>
          </w:tcPr>
          <w:p w:rsidR="003A5E05" w:rsidP="003A5E05" w:rsidRDefault="003A5E05" w14:paraId="5A48637A" w14:textId="77777777">
            <w:pPr>
              <w:pStyle w:val="NormalTable"/>
              <w:cnfStyle w:val="000000100000" w:firstRow="0" w:lastRow="0" w:firstColumn="0" w:lastColumn="0" w:oddVBand="0" w:evenVBand="0" w:oddHBand="1" w:evenHBand="0" w:firstRowFirstColumn="0" w:firstRowLastColumn="0" w:lastRowFirstColumn="0" w:lastRowLastColumn="0"/>
            </w:pPr>
            <w:r>
              <w:t>Claims Adjudication</w:t>
            </w:r>
          </w:p>
        </w:tc>
        <w:tc>
          <w:tcPr>
            <w:tcW w:w="5800" w:type="dxa"/>
            <w:noWrap/>
            <w:hideMark/>
          </w:tcPr>
          <w:p w:rsidR="003A5E05" w:rsidP="003A5E05" w:rsidRDefault="003A5E05" w14:paraId="261D1EA2" w14:textId="77777777">
            <w:pPr>
              <w:pStyle w:val="NormalTable"/>
              <w:cnfStyle w:val="000000100000" w:firstRow="0" w:lastRow="0" w:firstColumn="0" w:lastColumn="0" w:oddVBand="0" w:evenVBand="0" w:oddHBand="1" w:evenHBand="0" w:firstRowFirstColumn="0" w:firstRowLastColumn="0" w:lastRowFirstColumn="0" w:lastRowLastColumn="0"/>
            </w:pPr>
            <w:r>
              <w:t>OM05 Apply Mass Adjustment</w:t>
            </w:r>
          </w:p>
        </w:tc>
        <w:tc>
          <w:tcPr>
            <w:tcW w:w="3660" w:type="dxa"/>
            <w:noWrap/>
            <w:hideMark/>
          </w:tcPr>
          <w:p w:rsidR="003A5E05" w:rsidP="003A5E05" w:rsidRDefault="003A5E05" w14:paraId="462CE220" w14:textId="77777777">
            <w:pPr>
              <w:pStyle w:val="NormalTable"/>
              <w:cnfStyle w:val="000000100000" w:firstRow="0" w:lastRow="0" w:firstColumn="0" w:lastColumn="0" w:oddVBand="0" w:evenVBand="0" w:oddHBand="1" w:evenHBand="0" w:firstRowFirstColumn="0" w:firstRowLastColumn="0" w:lastRowFirstColumn="0" w:lastRowLastColumn="0"/>
            </w:pPr>
            <w:r>
              <w:t>Healthcare Payment</w:t>
            </w:r>
          </w:p>
        </w:tc>
        <w:tc>
          <w:tcPr>
            <w:tcW w:w="3780" w:type="dxa"/>
            <w:noWrap/>
            <w:hideMark/>
          </w:tcPr>
          <w:p w:rsidR="003A5E05" w:rsidP="003A5E05" w:rsidRDefault="003A5E05" w14:paraId="42EBC515" w14:textId="04CAA266">
            <w:pPr>
              <w:pStyle w:val="NormalTable"/>
              <w:cnfStyle w:val="000000100000" w:firstRow="0" w:lastRow="0" w:firstColumn="0" w:lastColumn="0" w:oddVBand="0" w:evenVBand="0" w:oddHBand="1" w:evenHBand="0" w:firstRowFirstColumn="0" w:firstRowLastColumn="0" w:lastRowFirstColumn="0" w:lastRowLastColumn="0"/>
            </w:pPr>
            <w:r>
              <w:t>Claim Adjudication</w:t>
            </w:r>
          </w:p>
        </w:tc>
      </w:tr>
      <w:tr w:rsidR="003A5E05" w:rsidTr="003A5E05" w14:paraId="5F744467"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8B2C21B" w14:textId="77777777">
            <w:pPr>
              <w:pStyle w:val="NormalTable"/>
            </w:pPr>
            <w:r>
              <w:t>Performance Management</w:t>
            </w:r>
          </w:p>
        </w:tc>
        <w:tc>
          <w:tcPr>
            <w:tcW w:w="4160" w:type="dxa"/>
            <w:noWrap/>
            <w:hideMark/>
          </w:tcPr>
          <w:p w:rsidR="003A5E05" w:rsidP="003A5E05" w:rsidRDefault="003A5E05" w14:paraId="2CCD7022" w14:textId="77777777">
            <w:pPr>
              <w:pStyle w:val="NormalTable"/>
              <w:cnfStyle w:val="000000000000" w:firstRow="0" w:lastRow="0" w:firstColumn="0" w:lastColumn="0" w:oddVBand="0" w:evenVBand="0" w:oddHBand="0" w:evenHBand="0" w:firstRowFirstColumn="0" w:firstRowLastColumn="0" w:lastRowFirstColumn="0" w:lastRowLastColumn="0"/>
            </w:pPr>
            <w:r>
              <w:t>Compliance Management</w:t>
            </w:r>
          </w:p>
        </w:tc>
        <w:tc>
          <w:tcPr>
            <w:tcW w:w="5800" w:type="dxa"/>
            <w:noWrap/>
            <w:hideMark/>
          </w:tcPr>
          <w:p w:rsidR="003A5E05" w:rsidP="003A5E05" w:rsidRDefault="003A5E05" w14:paraId="60539886" w14:textId="77777777">
            <w:pPr>
              <w:pStyle w:val="NormalTable"/>
              <w:cnfStyle w:val="000000000000" w:firstRow="0" w:lastRow="0" w:firstColumn="0" w:lastColumn="0" w:oddVBand="0" w:evenVBand="0" w:oddHBand="0" w:evenHBand="0" w:firstRowFirstColumn="0" w:firstRowLastColumn="0" w:lastRowFirstColumn="0" w:lastRowLastColumn="0"/>
            </w:pPr>
            <w:r>
              <w:t>PE01 Identify Utilization Anomalies</w:t>
            </w:r>
          </w:p>
        </w:tc>
        <w:tc>
          <w:tcPr>
            <w:tcW w:w="3660" w:type="dxa"/>
            <w:noWrap/>
            <w:hideMark/>
          </w:tcPr>
          <w:p w:rsidR="003A5E05" w:rsidP="003A5E05" w:rsidRDefault="003A5E05" w14:paraId="020F3429" w14:textId="77777777">
            <w:pPr>
              <w:pStyle w:val="NormalTable"/>
              <w:cnfStyle w:val="000000000000" w:firstRow="0" w:lastRow="0" w:firstColumn="0" w:lastColumn="0" w:oddVBand="0" w:evenVBand="0" w:oddHBand="0" w:evenHBand="0" w:firstRowFirstColumn="0" w:firstRowLastColumn="0" w:lastRowFirstColumn="0" w:lastRowLastColumn="0"/>
            </w:pPr>
            <w:r>
              <w:t>Health Insurance Program</w:t>
            </w:r>
          </w:p>
        </w:tc>
        <w:tc>
          <w:tcPr>
            <w:tcW w:w="3780" w:type="dxa"/>
            <w:noWrap/>
            <w:hideMark/>
          </w:tcPr>
          <w:p w:rsidR="003A5E05" w:rsidP="003A5E05" w:rsidRDefault="003A5E05" w14:paraId="1C50B674" w14:textId="77777777">
            <w:pPr>
              <w:pStyle w:val="NormalTable"/>
              <w:cnfStyle w:val="000000000000" w:firstRow="0" w:lastRow="0" w:firstColumn="0" w:lastColumn="0" w:oddVBand="0" w:evenVBand="0" w:oddHBand="0" w:evenHBand="0" w:firstRowFirstColumn="0" w:firstRowLastColumn="0" w:lastRowFirstColumn="0" w:lastRowLastColumn="0"/>
            </w:pPr>
            <w:r>
              <w:t>Program Integrity</w:t>
            </w:r>
          </w:p>
        </w:tc>
      </w:tr>
      <w:tr w:rsidR="003A5E05" w:rsidTr="003A5E05" w14:paraId="25FCD18E"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A71001C" w14:textId="77777777">
            <w:pPr>
              <w:pStyle w:val="NormalTable"/>
            </w:pPr>
            <w:r>
              <w:t>Performance Management</w:t>
            </w:r>
          </w:p>
        </w:tc>
        <w:tc>
          <w:tcPr>
            <w:tcW w:w="4160" w:type="dxa"/>
            <w:noWrap/>
            <w:hideMark/>
          </w:tcPr>
          <w:p w:rsidR="003A5E05" w:rsidP="003A5E05" w:rsidRDefault="003A5E05" w14:paraId="2C1DD9BC" w14:textId="77777777">
            <w:pPr>
              <w:pStyle w:val="NormalTable"/>
              <w:cnfStyle w:val="000000100000" w:firstRow="0" w:lastRow="0" w:firstColumn="0" w:lastColumn="0" w:oddVBand="0" w:evenVBand="0" w:oddHBand="1" w:evenHBand="0" w:firstRowFirstColumn="0" w:firstRowLastColumn="0" w:lastRowFirstColumn="0" w:lastRowLastColumn="0"/>
            </w:pPr>
            <w:r>
              <w:t>Compliance Management</w:t>
            </w:r>
          </w:p>
        </w:tc>
        <w:tc>
          <w:tcPr>
            <w:tcW w:w="5800" w:type="dxa"/>
            <w:noWrap/>
            <w:hideMark/>
          </w:tcPr>
          <w:p w:rsidR="003A5E05" w:rsidP="003A5E05" w:rsidRDefault="003A5E05" w14:paraId="1036D78B" w14:textId="77777777">
            <w:pPr>
              <w:pStyle w:val="NormalTable"/>
              <w:cnfStyle w:val="000000100000" w:firstRow="0" w:lastRow="0" w:firstColumn="0" w:lastColumn="0" w:oddVBand="0" w:evenVBand="0" w:oddHBand="1" w:evenHBand="0" w:firstRowFirstColumn="0" w:firstRowLastColumn="0" w:lastRowFirstColumn="0" w:lastRowLastColumn="0"/>
            </w:pPr>
            <w:r>
              <w:t>PE02 Establish Compliance Incident</w:t>
            </w:r>
          </w:p>
        </w:tc>
        <w:tc>
          <w:tcPr>
            <w:tcW w:w="3660" w:type="dxa"/>
            <w:noWrap/>
            <w:hideMark/>
          </w:tcPr>
          <w:p w:rsidR="003A5E05" w:rsidP="003A5E05" w:rsidRDefault="003A5E05" w14:paraId="22F7A599" w14:textId="77777777">
            <w:pPr>
              <w:pStyle w:val="NormalTable"/>
              <w:cnfStyle w:val="000000100000" w:firstRow="0" w:lastRow="0" w:firstColumn="0" w:lastColumn="0" w:oddVBand="0" w:evenVBand="0" w:oddHBand="1" w:evenHBand="0" w:firstRowFirstColumn="0" w:firstRowLastColumn="0" w:lastRowFirstColumn="0" w:lastRowLastColumn="0"/>
            </w:pPr>
            <w:r>
              <w:t>Health Insurance Program</w:t>
            </w:r>
          </w:p>
        </w:tc>
        <w:tc>
          <w:tcPr>
            <w:tcW w:w="3780" w:type="dxa"/>
            <w:noWrap/>
            <w:hideMark/>
          </w:tcPr>
          <w:p w:rsidR="003A5E05" w:rsidP="003A5E05" w:rsidRDefault="003A5E05" w14:paraId="1198979B" w14:textId="77777777">
            <w:pPr>
              <w:pStyle w:val="NormalTable"/>
              <w:cnfStyle w:val="000000100000" w:firstRow="0" w:lastRow="0" w:firstColumn="0" w:lastColumn="0" w:oddVBand="0" w:evenVBand="0" w:oddHBand="1" w:evenHBand="0" w:firstRowFirstColumn="0" w:firstRowLastColumn="0" w:lastRowFirstColumn="0" w:lastRowLastColumn="0"/>
            </w:pPr>
            <w:r>
              <w:t>Program Integrity</w:t>
            </w:r>
          </w:p>
        </w:tc>
      </w:tr>
      <w:tr w:rsidR="003A5E05" w:rsidTr="003A5E05" w14:paraId="018EC5F3"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EFFE98F" w14:textId="77777777">
            <w:pPr>
              <w:pStyle w:val="NormalTable"/>
            </w:pPr>
            <w:r>
              <w:t>Performance Management</w:t>
            </w:r>
          </w:p>
        </w:tc>
        <w:tc>
          <w:tcPr>
            <w:tcW w:w="4160" w:type="dxa"/>
            <w:noWrap/>
            <w:hideMark/>
          </w:tcPr>
          <w:p w:rsidR="003A5E05" w:rsidP="003A5E05" w:rsidRDefault="003A5E05" w14:paraId="6AAFFCE5" w14:textId="77777777">
            <w:pPr>
              <w:pStyle w:val="NormalTable"/>
              <w:cnfStyle w:val="000000000000" w:firstRow="0" w:lastRow="0" w:firstColumn="0" w:lastColumn="0" w:oddVBand="0" w:evenVBand="0" w:oddHBand="0" w:evenHBand="0" w:firstRowFirstColumn="0" w:firstRowLastColumn="0" w:lastRowFirstColumn="0" w:lastRowLastColumn="0"/>
            </w:pPr>
            <w:r>
              <w:t>Compliance Management</w:t>
            </w:r>
          </w:p>
        </w:tc>
        <w:tc>
          <w:tcPr>
            <w:tcW w:w="5800" w:type="dxa"/>
            <w:noWrap/>
            <w:hideMark/>
          </w:tcPr>
          <w:p w:rsidR="003A5E05" w:rsidP="003A5E05" w:rsidRDefault="003A5E05" w14:paraId="7C85D73F" w14:textId="77777777">
            <w:pPr>
              <w:pStyle w:val="NormalTable"/>
              <w:cnfStyle w:val="000000000000" w:firstRow="0" w:lastRow="0" w:firstColumn="0" w:lastColumn="0" w:oddVBand="0" w:evenVBand="0" w:oddHBand="0" w:evenHBand="0" w:firstRowFirstColumn="0" w:firstRowLastColumn="0" w:lastRowFirstColumn="0" w:lastRowLastColumn="0"/>
            </w:pPr>
            <w:r>
              <w:t>PE03 Manage Compliance Incident Information</w:t>
            </w:r>
          </w:p>
        </w:tc>
        <w:tc>
          <w:tcPr>
            <w:tcW w:w="3660" w:type="dxa"/>
            <w:noWrap/>
            <w:hideMark/>
          </w:tcPr>
          <w:p w:rsidR="003A5E05" w:rsidP="003A5E05" w:rsidRDefault="003A5E05" w14:paraId="359F87F8" w14:textId="77777777">
            <w:pPr>
              <w:pStyle w:val="NormalTable"/>
              <w:cnfStyle w:val="000000000000" w:firstRow="0" w:lastRow="0" w:firstColumn="0" w:lastColumn="0" w:oddVBand="0" w:evenVBand="0" w:oddHBand="0" w:evenHBand="0" w:firstRowFirstColumn="0" w:firstRowLastColumn="0" w:lastRowFirstColumn="0" w:lastRowLastColumn="0"/>
            </w:pPr>
            <w:r>
              <w:t>Health Insurance Program</w:t>
            </w:r>
          </w:p>
        </w:tc>
        <w:tc>
          <w:tcPr>
            <w:tcW w:w="3780" w:type="dxa"/>
            <w:noWrap/>
            <w:hideMark/>
          </w:tcPr>
          <w:p w:rsidR="003A5E05" w:rsidP="003A5E05" w:rsidRDefault="003A5E05" w14:paraId="44300724" w14:textId="77777777">
            <w:pPr>
              <w:pStyle w:val="NormalTable"/>
              <w:cnfStyle w:val="000000000000" w:firstRow="0" w:lastRow="0" w:firstColumn="0" w:lastColumn="0" w:oddVBand="0" w:evenVBand="0" w:oddHBand="0" w:evenHBand="0" w:firstRowFirstColumn="0" w:firstRowLastColumn="0" w:lastRowFirstColumn="0" w:lastRowLastColumn="0"/>
            </w:pPr>
            <w:r>
              <w:t>Program Integrity</w:t>
            </w:r>
          </w:p>
        </w:tc>
      </w:tr>
      <w:tr w:rsidR="003A5E05" w:rsidTr="003A5E05" w14:paraId="7F3AD707"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D4CB4E5" w14:textId="77777777">
            <w:pPr>
              <w:pStyle w:val="NormalTable"/>
            </w:pPr>
            <w:r>
              <w:t>Performance Management</w:t>
            </w:r>
          </w:p>
        </w:tc>
        <w:tc>
          <w:tcPr>
            <w:tcW w:w="4160" w:type="dxa"/>
            <w:noWrap/>
            <w:hideMark/>
          </w:tcPr>
          <w:p w:rsidR="003A5E05" w:rsidP="003A5E05" w:rsidRDefault="003A5E05" w14:paraId="62C4A92E" w14:textId="77777777">
            <w:pPr>
              <w:pStyle w:val="NormalTable"/>
              <w:cnfStyle w:val="000000100000" w:firstRow="0" w:lastRow="0" w:firstColumn="0" w:lastColumn="0" w:oddVBand="0" w:evenVBand="0" w:oddHBand="1" w:evenHBand="0" w:firstRowFirstColumn="0" w:firstRowLastColumn="0" w:lastRowFirstColumn="0" w:lastRowLastColumn="0"/>
            </w:pPr>
            <w:r>
              <w:t>Compliance Management</w:t>
            </w:r>
          </w:p>
        </w:tc>
        <w:tc>
          <w:tcPr>
            <w:tcW w:w="5800" w:type="dxa"/>
            <w:noWrap/>
            <w:hideMark/>
          </w:tcPr>
          <w:p w:rsidR="003A5E05" w:rsidP="003A5E05" w:rsidRDefault="003A5E05" w14:paraId="2D9B35E9" w14:textId="77777777">
            <w:pPr>
              <w:pStyle w:val="NormalTable"/>
              <w:cnfStyle w:val="000000100000" w:firstRow="0" w:lastRow="0" w:firstColumn="0" w:lastColumn="0" w:oddVBand="0" w:evenVBand="0" w:oddHBand="1" w:evenHBand="0" w:firstRowFirstColumn="0" w:firstRowLastColumn="0" w:lastRowFirstColumn="0" w:lastRowLastColumn="0"/>
            </w:pPr>
            <w:r>
              <w:t>PE04 Determine Adverse Action Incident</w:t>
            </w:r>
          </w:p>
        </w:tc>
        <w:tc>
          <w:tcPr>
            <w:tcW w:w="3660" w:type="dxa"/>
            <w:noWrap/>
            <w:hideMark/>
          </w:tcPr>
          <w:p w:rsidR="003A5E05" w:rsidP="003A5E05" w:rsidRDefault="003A5E05" w14:paraId="366FEA36" w14:textId="77777777">
            <w:pPr>
              <w:pStyle w:val="NormalTable"/>
              <w:cnfStyle w:val="000000100000" w:firstRow="0" w:lastRow="0" w:firstColumn="0" w:lastColumn="0" w:oddVBand="0" w:evenVBand="0" w:oddHBand="1" w:evenHBand="0" w:firstRowFirstColumn="0" w:firstRowLastColumn="0" w:lastRowFirstColumn="0" w:lastRowLastColumn="0"/>
            </w:pPr>
            <w:r>
              <w:t>Health Insurance Program</w:t>
            </w:r>
          </w:p>
        </w:tc>
        <w:tc>
          <w:tcPr>
            <w:tcW w:w="3780" w:type="dxa"/>
            <w:noWrap/>
            <w:hideMark/>
          </w:tcPr>
          <w:p w:rsidR="003A5E05" w:rsidP="003A5E05" w:rsidRDefault="003A5E05" w14:paraId="7E78E6CA" w14:textId="77777777">
            <w:pPr>
              <w:pStyle w:val="NormalTable"/>
              <w:cnfStyle w:val="000000100000" w:firstRow="0" w:lastRow="0" w:firstColumn="0" w:lastColumn="0" w:oddVBand="0" w:evenVBand="0" w:oddHBand="1" w:evenHBand="0" w:firstRowFirstColumn="0" w:firstRowLastColumn="0" w:lastRowFirstColumn="0" w:lastRowLastColumn="0"/>
            </w:pPr>
            <w:r>
              <w:t>Program Integrity</w:t>
            </w:r>
          </w:p>
        </w:tc>
      </w:tr>
      <w:tr w:rsidR="003A5E05" w:rsidTr="003A5E05" w14:paraId="462B3346"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F582D4B" w14:textId="77777777">
            <w:pPr>
              <w:pStyle w:val="NormalTable"/>
            </w:pPr>
            <w:r>
              <w:t>Performance Management</w:t>
            </w:r>
          </w:p>
        </w:tc>
        <w:tc>
          <w:tcPr>
            <w:tcW w:w="4160" w:type="dxa"/>
            <w:noWrap/>
            <w:hideMark/>
          </w:tcPr>
          <w:p w:rsidR="003A5E05" w:rsidP="003A5E05" w:rsidRDefault="003A5E05" w14:paraId="44CE5290" w14:textId="77777777">
            <w:pPr>
              <w:pStyle w:val="NormalTable"/>
              <w:cnfStyle w:val="000000000000" w:firstRow="0" w:lastRow="0" w:firstColumn="0" w:lastColumn="0" w:oddVBand="0" w:evenVBand="0" w:oddHBand="0" w:evenHBand="0" w:firstRowFirstColumn="0" w:firstRowLastColumn="0" w:lastRowFirstColumn="0" w:lastRowLastColumn="0"/>
            </w:pPr>
            <w:r>
              <w:t>Compliance Management</w:t>
            </w:r>
          </w:p>
        </w:tc>
        <w:tc>
          <w:tcPr>
            <w:tcW w:w="5800" w:type="dxa"/>
            <w:noWrap/>
            <w:hideMark/>
          </w:tcPr>
          <w:p w:rsidR="003A5E05" w:rsidP="003A5E05" w:rsidRDefault="003A5E05" w14:paraId="3A42409E" w14:textId="77777777">
            <w:pPr>
              <w:pStyle w:val="NormalTable"/>
              <w:cnfStyle w:val="000000000000" w:firstRow="0" w:lastRow="0" w:firstColumn="0" w:lastColumn="0" w:oddVBand="0" w:evenVBand="0" w:oddHBand="0" w:evenHBand="0" w:firstRowFirstColumn="0" w:firstRowLastColumn="0" w:lastRowFirstColumn="0" w:lastRowLastColumn="0"/>
            </w:pPr>
            <w:r>
              <w:t>PE05 Prepare REOMB</w:t>
            </w:r>
          </w:p>
        </w:tc>
        <w:tc>
          <w:tcPr>
            <w:tcW w:w="3660" w:type="dxa"/>
            <w:noWrap/>
            <w:hideMark/>
          </w:tcPr>
          <w:p w:rsidR="003A5E05" w:rsidP="003A5E05" w:rsidRDefault="003A5E05" w14:paraId="1AB5D33B" w14:textId="77777777">
            <w:pPr>
              <w:pStyle w:val="NormalTable"/>
              <w:cnfStyle w:val="000000000000" w:firstRow="0" w:lastRow="0" w:firstColumn="0" w:lastColumn="0" w:oddVBand="0" w:evenVBand="0" w:oddHBand="0" w:evenHBand="0" w:firstRowFirstColumn="0" w:firstRowLastColumn="0" w:lastRowFirstColumn="0" w:lastRowLastColumn="0"/>
            </w:pPr>
            <w:r>
              <w:t>Health Insurance Program</w:t>
            </w:r>
          </w:p>
        </w:tc>
        <w:tc>
          <w:tcPr>
            <w:tcW w:w="3780" w:type="dxa"/>
            <w:noWrap/>
            <w:hideMark/>
          </w:tcPr>
          <w:p w:rsidR="003A5E05" w:rsidP="003A5E05" w:rsidRDefault="003A5E05" w14:paraId="4C752C24" w14:textId="77777777">
            <w:pPr>
              <w:pStyle w:val="NormalTable"/>
              <w:cnfStyle w:val="000000000000" w:firstRow="0" w:lastRow="0" w:firstColumn="0" w:lastColumn="0" w:oddVBand="0" w:evenVBand="0" w:oddHBand="0" w:evenHBand="0" w:firstRowFirstColumn="0" w:firstRowLastColumn="0" w:lastRowFirstColumn="0" w:lastRowLastColumn="0"/>
            </w:pPr>
            <w:r>
              <w:t>Program Integrity</w:t>
            </w:r>
          </w:p>
        </w:tc>
      </w:tr>
      <w:tr w:rsidR="003A5E05" w:rsidTr="003A5E05" w14:paraId="4BE7BBFC"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025AE83D" w14:textId="77777777">
            <w:pPr>
              <w:pStyle w:val="NormalTable"/>
            </w:pPr>
            <w:r>
              <w:t>Performance Management</w:t>
            </w:r>
          </w:p>
        </w:tc>
        <w:tc>
          <w:tcPr>
            <w:tcW w:w="4160" w:type="dxa"/>
            <w:noWrap/>
            <w:hideMark/>
          </w:tcPr>
          <w:p w:rsidR="003A5E05" w:rsidP="003A5E05" w:rsidRDefault="003A5E05" w14:paraId="748C1D89" w14:textId="77777777">
            <w:pPr>
              <w:pStyle w:val="NormalTable"/>
              <w:cnfStyle w:val="000000100000" w:firstRow="0" w:lastRow="0" w:firstColumn="0" w:lastColumn="0" w:oddVBand="0" w:evenVBand="0" w:oddHBand="1" w:evenHBand="0" w:firstRowFirstColumn="0" w:firstRowLastColumn="0" w:lastRowFirstColumn="0" w:lastRowLastColumn="0"/>
            </w:pPr>
            <w:r>
              <w:t>Plan Administration</w:t>
            </w:r>
          </w:p>
        </w:tc>
        <w:tc>
          <w:tcPr>
            <w:tcW w:w="5800" w:type="dxa"/>
            <w:noWrap/>
            <w:hideMark/>
          </w:tcPr>
          <w:p w:rsidR="003A5E05" w:rsidP="003A5E05" w:rsidRDefault="003A5E05" w14:paraId="3E560583" w14:textId="77777777">
            <w:pPr>
              <w:pStyle w:val="NormalTable"/>
              <w:cnfStyle w:val="000000100000" w:firstRow="0" w:lastRow="0" w:firstColumn="0" w:lastColumn="0" w:oddVBand="0" w:evenVBand="0" w:oddHBand="1" w:evenHBand="0" w:firstRowFirstColumn="0" w:firstRowLastColumn="0" w:lastRowFirstColumn="0" w:lastRowLastColumn="0"/>
            </w:pPr>
            <w:r>
              <w:t>PL01 Develop Agency Goals and Objectives</w:t>
            </w:r>
          </w:p>
        </w:tc>
        <w:tc>
          <w:tcPr>
            <w:tcW w:w="3660" w:type="dxa"/>
            <w:noWrap/>
            <w:hideMark/>
          </w:tcPr>
          <w:p w:rsidR="003A5E05" w:rsidP="003A5E05" w:rsidRDefault="003A5E05" w14:paraId="051E3CD9" w14:textId="77777777">
            <w:pPr>
              <w:pStyle w:val="NormalTable"/>
              <w:cnfStyle w:val="000000100000" w:firstRow="0" w:lastRow="0" w:firstColumn="0" w:lastColumn="0" w:oddVBand="0" w:evenVBand="0" w:oddHBand="1" w:evenHBand="0" w:firstRowFirstColumn="0" w:firstRowLastColumn="0" w:lastRowFirstColumn="0" w:lastRowLastColumn="0"/>
            </w:pPr>
            <w:r>
              <w:t>Health Insurance Program</w:t>
            </w:r>
          </w:p>
        </w:tc>
        <w:tc>
          <w:tcPr>
            <w:tcW w:w="3780" w:type="dxa"/>
            <w:noWrap/>
            <w:hideMark/>
          </w:tcPr>
          <w:p w:rsidR="003A5E05" w:rsidP="003A5E05" w:rsidRDefault="003A5E05" w14:paraId="74110488" w14:textId="77777777">
            <w:pPr>
              <w:pStyle w:val="NormalTable"/>
              <w:cnfStyle w:val="000000100000" w:firstRow="0" w:lastRow="0" w:firstColumn="0" w:lastColumn="0" w:oddVBand="0" w:evenVBand="0" w:oddHBand="1" w:evenHBand="0" w:firstRowFirstColumn="0" w:firstRowLastColumn="0" w:lastRowFirstColumn="0" w:lastRowLastColumn="0"/>
            </w:pPr>
            <w:r>
              <w:t>Program Evaluation</w:t>
            </w:r>
          </w:p>
        </w:tc>
      </w:tr>
      <w:tr w:rsidR="003A5E05" w:rsidTr="003A5E05" w14:paraId="17BF3291"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4237FA7" w14:textId="77777777">
            <w:pPr>
              <w:pStyle w:val="NormalTable"/>
            </w:pPr>
            <w:r>
              <w:t>Performance Management</w:t>
            </w:r>
          </w:p>
        </w:tc>
        <w:tc>
          <w:tcPr>
            <w:tcW w:w="4160" w:type="dxa"/>
            <w:noWrap/>
            <w:hideMark/>
          </w:tcPr>
          <w:p w:rsidR="003A5E05" w:rsidP="003A5E05" w:rsidRDefault="003A5E05" w14:paraId="30E4D9A0" w14:textId="77777777">
            <w:pPr>
              <w:pStyle w:val="NormalTable"/>
              <w:cnfStyle w:val="000000000000" w:firstRow="0" w:lastRow="0" w:firstColumn="0" w:lastColumn="0" w:oddVBand="0" w:evenVBand="0" w:oddHBand="0" w:evenHBand="0" w:firstRowFirstColumn="0" w:firstRowLastColumn="0" w:lastRowFirstColumn="0" w:lastRowLastColumn="0"/>
            </w:pPr>
            <w:r>
              <w:t>Plan Administration</w:t>
            </w:r>
          </w:p>
        </w:tc>
        <w:tc>
          <w:tcPr>
            <w:tcW w:w="5800" w:type="dxa"/>
            <w:noWrap/>
            <w:hideMark/>
          </w:tcPr>
          <w:p w:rsidR="003A5E05" w:rsidP="003A5E05" w:rsidRDefault="003A5E05" w14:paraId="567D8C31" w14:textId="77777777">
            <w:pPr>
              <w:pStyle w:val="NormalTable"/>
              <w:cnfStyle w:val="000000000000" w:firstRow="0" w:lastRow="0" w:firstColumn="0" w:lastColumn="0" w:oddVBand="0" w:evenVBand="0" w:oddHBand="0" w:evenHBand="0" w:firstRowFirstColumn="0" w:firstRowLastColumn="0" w:lastRowFirstColumn="0" w:lastRowLastColumn="0"/>
            </w:pPr>
            <w:r>
              <w:t>PL02 Maintain Program Policy</w:t>
            </w:r>
          </w:p>
        </w:tc>
        <w:tc>
          <w:tcPr>
            <w:tcW w:w="3660" w:type="dxa"/>
            <w:noWrap/>
            <w:hideMark/>
          </w:tcPr>
          <w:p w:rsidR="003A5E05" w:rsidP="003A5E05" w:rsidRDefault="003A5E05" w14:paraId="29780F11" w14:textId="77777777">
            <w:pPr>
              <w:pStyle w:val="NormalTable"/>
              <w:cnfStyle w:val="000000000000" w:firstRow="0" w:lastRow="0" w:firstColumn="0" w:lastColumn="0" w:oddVBand="0" w:evenVBand="0" w:oddHBand="0" w:evenHBand="0" w:firstRowFirstColumn="0" w:firstRowLastColumn="0" w:lastRowFirstColumn="0" w:lastRowLastColumn="0"/>
            </w:pPr>
            <w:r>
              <w:t>Health Insurance Program</w:t>
            </w:r>
          </w:p>
        </w:tc>
        <w:tc>
          <w:tcPr>
            <w:tcW w:w="3780" w:type="dxa"/>
            <w:noWrap/>
            <w:hideMark/>
          </w:tcPr>
          <w:p w:rsidR="003A5E05" w:rsidP="003A5E05" w:rsidRDefault="003A5E05" w14:paraId="7DE6BBCA" w14:textId="77777777">
            <w:pPr>
              <w:pStyle w:val="NormalTable"/>
              <w:cnfStyle w:val="000000000000" w:firstRow="0" w:lastRow="0" w:firstColumn="0" w:lastColumn="0" w:oddVBand="0" w:evenVBand="0" w:oddHBand="0" w:evenHBand="0" w:firstRowFirstColumn="0" w:firstRowLastColumn="0" w:lastRowFirstColumn="0" w:lastRowLastColumn="0"/>
            </w:pPr>
            <w:r>
              <w:t>Policies</w:t>
            </w:r>
          </w:p>
        </w:tc>
      </w:tr>
      <w:tr w:rsidR="003A5E05" w:rsidTr="003A5E05" w14:paraId="36F6C6B9"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1D0393A9" w14:textId="77777777">
            <w:pPr>
              <w:pStyle w:val="NormalTable"/>
            </w:pPr>
            <w:r>
              <w:t>Performance Management</w:t>
            </w:r>
          </w:p>
        </w:tc>
        <w:tc>
          <w:tcPr>
            <w:tcW w:w="4160" w:type="dxa"/>
            <w:noWrap/>
            <w:hideMark/>
          </w:tcPr>
          <w:p w:rsidR="003A5E05" w:rsidP="003A5E05" w:rsidRDefault="003A5E05" w14:paraId="2D44699A" w14:textId="77777777">
            <w:pPr>
              <w:pStyle w:val="NormalTable"/>
              <w:cnfStyle w:val="000000100000" w:firstRow="0" w:lastRow="0" w:firstColumn="0" w:lastColumn="0" w:oddVBand="0" w:evenVBand="0" w:oddHBand="1" w:evenHBand="0" w:firstRowFirstColumn="0" w:firstRowLastColumn="0" w:lastRowFirstColumn="0" w:lastRowLastColumn="0"/>
            </w:pPr>
            <w:r>
              <w:t>Plan Administration</w:t>
            </w:r>
          </w:p>
        </w:tc>
        <w:tc>
          <w:tcPr>
            <w:tcW w:w="5800" w:type="dxa"/>
            <w:noWrap/>
            <w:hideMark/>
          </w:tcPr>
          <w:p w:rsidR="003A5E05" w:rsidP="003A5E05" w:rsidRDefault="003A5E05" w14:paraId="3493FD0E" w14:textId="77777777">
            <w:pPr>
              <w:pStyle w:val="NormalTable"/>
              <w:cnfStyle w:val="000000100000" w:firstRow="0" w:lastRow="0" w:firstColumn="0" w:lastColumn="0" w:oddVBand="0" w:evenVBand="0" w:oddHBand="1" w:evenHBand="0" w:firstRowFirstColumn="0" w:firstRowLastColumn="0" w:lastRowFirstColumn="0" w:lastRowLastColumn="0"/>
            </w:pPr>
            <w:r>
              <w:t>PL03 Maintain State Plan</w:t>
            </w:r>
          </w:p>
        </w:tc>
        <w:tc>
          <w:tcPr>
            <w:tcW w:w="3660" w:type="dxa"/>
            <w:noWrap/>
            <w:hideMark/>
          </w:tcPr>
          <w:p w:rsidR="003A5E05" w:rsidP="003A5E05" w:rsidRDefault="003A5E05" w14:paraId="2C5FE033" w14:textId="77777777">
            <w:pPr>
              <w:pStyle w:val="NormalTable"/>
              <w:cnfStyle w:val="000000100000" w:firstRow="0" w:lastRow="0" w:firstColumn="0" w:lastColumn="0" w:oddVBand="0" w:evenVBand="0" w:oddHBand="1" w:evenHBand="0" w:firstRowFirstColumn="0" w:firstRowLastColumn="0" w:lastRowFirstColumn="0" w:lastRowLastColumn="0"/>
            </w:pPr>
            <w:r>
              <w:t>Health Insurance Program</w:t>
            </w:r>
          </w:p>
        </w:tc>
        <w:tc>
          <w:tcPr>
            <w:tcW w:w="3780" w:type="dxa"/>
            <w:noWrap/>
            <w:hideMark/>
          </w:tcPr>
          <w:p w:rsidR="003A5E05" w:rsidP="003A5E05" w:rsidRDefault="003A5E05" w14:paraId="7528BD65" w14:textId="77777777">
            <w:pPr>
              <w:pStyle w:val="NormalTable"/>
              <w:cnfStyle w:val="000000100000" w:firstRow="0" w:lastRow="0" w:firstColumn="0" w:lastColumn="0" w:oddVBand="0" w:evenVBand="0" w:oddHBand="1" w:evenHBand="0" w:firstRowFirstColumn="0" w:firstRowLastColumn="0" w:lastRowFirstColumn="0" w:lastRowLastColumn="0"/>
            </w:pPr>
            <w:r>
              <w:t>All</w:t>
            </w:r>
          </w:p>
        </w:tc>
      </w:tr>
      <w:tr w:rsidR="003A5E05" w:rsidTr="003A5E05" w14:paraId="4CF836F3"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4328ACA" w14:textId="77777777">
            <w:pPr>
              <w:pStyle w:val="NormalTable"/>
            </w:pPr>
            <w:r>
              <w:t>Performance Management</w:t>
            </w:r>
          </w:p>
        </w:tc>
        <w:tc>
          <w:tcPr>
            <w:tcW w:w="4160" w:type="dxa"/>
            <w:noWrap/>
            <w:hideMark/>
          </w:tcPr>
          <w:p w:rsidR="003A5E05" w:rsidP="003A5E05" w:rsidRDefault="003A5E05" w14:paraId="12032A39" w14:textId="77777777">
            <w:pPr>
              <w:pStyle w:val="NormalTable"/>
              <w:cnfStyle w:val="000000000000" w:firstRow="0" w:lastRow="0" w:firstColumn="0" w:lastColumn="0" w:oddVBand="0" w:evenVBand="0" w:oddHBand="0" w:evenHBand="0" w:firstRowFirstColumn="0" w:firstRowLastColumn="0" w:lastRowFirstColumn="0" w:lastRowLastColumn="0"/>
            </w:pPr>
            <w:r>
              <w:t>Health Plan Administration</w:t>
            </w:r>
          </w:p>
        </w:tc>
        <w:tc>
          <w:tcPr>
            <w:tcW w:w="5800" w:type="dxa"/>
            <w:noWrap/>
            <w:hideMark/>
          </w:tcPr>
          <w:p w:rsidR="003A5E05" w:rsidP="003A5E05" w:rsidRDefault="003A5E05" w14:paraId="1E778116" w14:textId="77777777">
            <w:pPr>
              <w:pStyle w:val="NormalTable"/>
              <w:cnfStyle w:val="000000000000" w:firstRow="0" w:lastRow="0" w:firstColumn="0" w:lastColumn="0" w:oddVBand="0" w:evenVBand="0" w:oddHBand="0" w:evenHBand="0" w:firstRowFirstColumn="0" w:firstRowLastColumn="0" w:lastRowFirstColumn="0" w:lastRowLastColumn="0"/>
            </w:pPr>
            <w:r>
              <w:t>PL04 Manage Health Plan Information</w:t>
            </w:r>
          </w:p>
        </w:tc>
        <w:tc>
          <w:tcPr>
            <w:tcW w:w="3660" w:type="dxa"/>
            <w:noWrap/>
            <w:hideMark/>
          </w:tcPr>
          <w:p w:rsidR="003A5E05" w:rsidP="003A5E05" w:rsidRDefault="003A5E05" w14:paraId="699FDB31" w14:textId="77777777">
            <w:pPr>
              <w:pStyle w:val="NormalTable"/>
              <w:cnfStyle w:val="000000000000" w:firstRow="0" w:lastRow="0" w:firstColumn="0" w:lastColumn="0" w:oddVBand="0" w:evenVBand="0" w:oddHBand="0" w:evenHBand="0" w:firstRowFirstColumn="0" w:firstRowLastColumn="0" w:lastRowFirstColumn="0" w:lastRowLastColumn="0"/>
            </w:pPr>
            <w:r>
              <w:t>Health Plan</w:t>
            </w:r>
          </w:p>
        </w:tc>
        <w:tc>
          <w:tcPr>
            <w:tcW w:w="3780" w:type="dxa"/>
            <w:noWrap/>
            <w:hideMark/>
          </w:tcPr>
          <w:p w:rsidR="003A5E05" w:rsidP="003A5E05" w:rsidRDefault="003A5E05" w14:paraId="34A8DB77" w14:textId="77777777">
            <w:pPr>
              <w:pStyle w:val="NormalTable"/>
              <w:cnfStyle w:val="000000000000" w:firstRow="0" w:lastRow="0" w:firstColumn="0" w:lastColumn="0" w:oddVBand="0" w:evenVBand="0" w:oddHBand="0" w:evenHBand="0" w:firstRowFirstColumn="0" w:firstRowLastColumn="0" w:lastRowFirstColumn="0" w:lastRowLastColumn="0"/>
            </w:pPr>
            <w:r>
              <w:t>All</w:t>
            </w:r>
          </w:p>
        </w:tc>
      </w:tr>
      <w:tr w:rsidR="003A5E05" w:rsidTr="003A5E05" w14:paraId="4D266954"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960F67F" w14:textId="77777777">
            <w:pPr>
              <w:pStyle w:val="NormalTable"/>
            </w:pPr>
            <w:r>
              <w:t>Performance Management</w:t>
            </w:r>
          </w:p>
        </w:tc>
        <w:tc>
          <w:tcPr>
            <w:tcW w:w="4160" w:type="dxa"/>
            <w:noWrap/>
            <w:hideMark/>
          </w:tcPr>
          <w:p w:rsidR="003A5E05" w:rsidP="003A5E05" w:rsidRDefault="003A5E05" w14:paraId="47DD4765" w14:textId="77777777">
            <w:pPr>
              <w:pStyle w:val="NormalTable"/>
              <w:cnfStyle w:val="000000100000" w:firstRow="0" w:lastRow="0" w:firstColumn="0" w:lastColumn="0" w:oddVBand="0" w:evenVBand="0" w:oddHBand="1" w:evenHBand="0" w:firstRowFirstColumn="0" w:firstRowLastColumn="0" w:lastRowFirstColumn="0" w:lastRowLastColumn="0"/>
            </w:pPr>
            <w:r>
              <w:t>Health Plan Administration</w:t>
            </w:r>
          </w:p>
        </w:tc>
        <w:tc>
          <w:tcPr>
            <w:tcW w:w="5800" w:type="dxa"/>
            <w:noWrap/>
            <w:hideMark/>
          </w:tcPr>
          <w:p w:rsidR="003A5E05" w:rsidP="003A5E05" w:rsidRDefault="003A5E05" w14:paraId="0F08BEB1" w14:textId="77777777">
            <w:pPr>
              <w:pStyle w:val="NormalTable"/>
              <w:cnfStyle w:val="000000100000" w:firstRow="0" w:lastRow="0" w:firstColumn="0" w:lastColumn="0" w:oddVBand="0" w:evenVBand="0" w:oddHBand="1" w:evenHBand="0" w:firstRowFirstColumn="0" w:firstRowLastColumn="0" w:lastRowFirstColumn="0" w:lastRowLastColumn="0"/>
            </w:pPr>
            <w:r>
              <w:t>PL05 Manage Performance Measures</w:t>
            </w:r>
          </w:p>
        </w:tc>
        <w:tc>
          <w:tcPr>
            <w:tcW w:w="3660" w:type="dxa"/>
            <w:noWrap/>
            <w:hideMark/>
          </w:tcPr>
          <w:p w:rsidR="003A5E05" w:rsidP="003A5E05" w:rsidRDefault="003A5E05" w14:paraId="5D884D56" w14:textId="77777777">
            <w:pPr>
              <w:pStyle w:val="NormalTable"/>
              <w:cnfStyle w:val="000000100000" w:firstRow="0" w:lastRow="0" w:firstColumn="0" w:lastColumn="0" w:oddVBand="0" w:evenVBand="0" w:oddHBand="1" w:evenHBand="0" w:firstRowFirstColumn="0" w:firstRowLastColumn="0" w:lastRowFirstColumn="0" w:lastRowLastColumn="0"/>
            </w:pPr>
            <w:r>
              <w:t>Health Insurance Program</w:t>
            </w:r>
          </w:p>
        </w:tc>
        <w:tc>
          <w:tcPr>
            <w:tcW w:w="3780" w:type="dxa"/>
            <w:noWrap/>
            <w:hideMark/>
          </w:tcPr>
          <w:p w:rsidR="003A5E05" w:rsidP="003A5E05" w:rsidRDefault="003A5E05" w14:paraId="510BCF8E" w14:textId="77777777">
            <w:pPr>
              <w:pStyle w:val="NormalTable"/>
              <w:cnfStyle w:val="000000100000" w:firstRow="0" w:lastRow="0" w:firstColumn="0" w:lastColumn="0" w:oddVBand="0" w:evenVBand="0" w:oddHBand="1" w:evenHBand="0" w:firstRowFirstColumn="0" w:firstRowLastColumn="0" w:lastRowFirstColumn="0" w:lastRowLastColumn="0"/>
            </w:pPr>
            <w:r>
              <w:t>Program Evaluation</w:t>
            </w:r>
          </w:p>
        </w:tc>
      </w:tr>
      <w:tr w:rsidR="003A5E05" w:rsidTr="003A5E05" w14:paraId="38DABA48"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55A3A730" w14:textId="77777777">
            <w:pPr>
              <w:pStyle w:val="NormalTable"/>
            </w:pPr>
            <w:r>
              <w:t>Performance Management</w:t>
            </w:r>
          </w:p>
        </w:tc>
        <w:tc>
          <w:tcPr>
            <w:tcW w:w="4160" w:type="dxa"/>
            <w:noWrap/>
            <w:hideMark/>
          </w:tcPr>
          <w:p w:rsidR="003A5E05" w:rsidP="003A5E05" w:rsidRDefault="003A5E05" w14:paraId="0251B6F4" w14:textId="77777777">
            <w:pPr>
              <w:pStyle w:val="NormalTable"/>
              <w:cnfStyle w:val="000000000000" w:firstRow="0" w:lastRow="0" w:firstColumn="0" w:lastColumn="0" w:oddVBand="0" w:evenVBand="0" w:oddHBand="0" w:evenHBand="0" w:firstRowFirstColumn="0" w:firstRowLastColumn="0" w:lastRowFirstColumn="0" w:lastRowLastColumn="0"/>
            </w:pPr>
            <w:r>
              <w:t>Health Benefits Administration</w:t>
            </w:r>
          </w:p>
        </w:tc>
        <w:tc>
          <w:tcPr>
            <w:tcW w:w="5800" w:type="dxa"/>
            <w:noWrap/>
            <w:hideMark/>
          </w:tcPr>
          <w:p w:rsidR="003A5E05" w:rsidP="003A5E05" w:rsidRDefault="003A5E05" w14:paraId="13E4724E" w14:textId="77777777">
            <w:pPr>
              <w:pStyle w:val="NormalTable"/>
              <w:cnfStyle w:val="000000000000" w:firstRow="0" w:lastRow="0" w:firstColumn="0" w:lastColumn="0" w:oddVBand="0" w:evenVBand="0" w:oddHBand="0" w:evenHBand="0" w:firstRowFirstColumn="0" w:firstRowLastColumn="0" w:lastRowFirstColumn="0" w:lastRowLastColumn="0"/>
            </w:pPr>
            <w:r>
              <w:t>PL06 Manage Health Benefit Information</w:t>
            </w:r>
          </w:p>
        </w:tc>
        <w:tc>
          <w:tcPr>
            <w:tcW w:w="3660" w:type="dxa"/>
            <w:noWrap/>
            <w:hideMark/>
          </w:tcPr>
          <w:p w:rsidR="003A5E05" w:rsidP="003A5E05" w:rsidRDefault="003A5E05" w14:paraId="3E01CEA4" w14:textId="77777777">
            <w:pPr>
              <w:pStyle w:val="NormalTable"/>
              <w:cnfStyle w:val="000000000000" w:firstRow="0" w:lastRow="0" w:firstColumn="0" w:lastColumn="0" w:oddVBand="0" w:evenVBand="0" w:oddHBand="0" w:evenHBand="0" w:firstRowFirstColumn="0" w:firstRowLastColumn="0" w:lastRowFirstColumn="0" w:lastRowLastColumn="0"/>
            </w:pPr>
            <w:r>
              <w:t>Health Plan</w:t>
            </w:r>
          </w:p>
        </w:tc>
        <w:tc>
          <w:tcPr>
            <w:tcW w:w="3780" w:type="dxa"/>
            <w:noWrap/>
            <w:hideMark/>
          </w:tcPr>
          <w:p w:rsidR="003A5E05" w:rsidP="003A5E05" w:rsidRDefault="003A5E05" w14:paraId="66612BD0" w14:textId="77777777">
            <w:pPr>
              <w:pStyle w:val="NormalTable"/>
              <w:cnfStyle w:val="000000000000" w:firstRow="0" w:lastRow="0" w:firstColumn="0" w:lastColumn="0" w:oddVBand="0" w:evenVBand="0" w:oddHBand="0" w:evenHBand="0" w:firstRowFirstColumn="0" w:firstRowLastColumn="0" w:lastRowFirstColumn="0" w:lastRowLastColumn="0"/>
            </w:pPr>
            <w:r>
              <w:t>Benefits</w:t>
            </w:r>
          </w:p>
        </w:tc>
      </w:tr>
      <w:tr w:rsidR="003A5E05" w:rsidTr="003A5E05" w14:paraId="3FEEF368"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A292F54" w14:textId="77777777">
            <w:pPr>
              <w:pStyle w:val="NormalTable"/>
            </w:pPr>
            <w:r>
              <w:t>Performance Management</w:t>
            </w:r>
          </w:p>
        </w:tc>
        <w:tc>
          <w:tcPr>
            <w:tcW w:w="4160" w:type="dxa"/>
            <w:noWrap/>
            <w:hideMark/>
          </w:tcPr>
          <w:p w:rsidR="003A5E05" w:rsidP="003A5E05" w:rsidRDefault="003A5E05" w14:paraId="590974D1" w14:textId="77777777">
            <w:pPr>
              <w:pStyle w:val="NormalTable"/>
              <w:cnfStyle w:val="000000100000" w:firstRow="0" w:lastRow="0" w:firstColumn="0" w:lastColumn="0" w:oddVBand="0" w:evenVBand="0" w:oddHBand="1" w:evenHBand="0" w:firstRowFirstColumn="0" w:firstRowLastColumn="0" w:lastRowFirstColumn="0" w:lastRowLastColumn="0"/>
            </w:pPr>
            <w:r>
              <w:t>Health Benefits Administration</w:t>
            </w:r>
          </w:p>
        </w:tc>
        <w:tc>
          <w:tcPr>
            <w:tcW w:w="5800" w:type="dxa"/>
            <w:noWrap/>
            <w:hideMark/>
          </w:tcPr>
          <w:p w:rsidR="003A5E05" w:rsidP="003A5E05" w:rsidRDefault="003A5E05" w14:paraId="5AD364D1" w14:textId="77777777">
            <w:pPr>
              <w:pStyle w:val="NormalTable"/>
              <w:cnfStyle w:val="000000100000" w:firstRow="0" w:lastRow="0" w:firstColumn="0" w:lastColumn="0" w:oddVBand="0" w:evenVBand="0" w:oddHBand="1" w:evenHBand="0" w:firstRowFirstColumn="0" w:firstRowLastColumn="0" w:lastRowFirstColumn="0" w:lastRowLastColumn="0"/>
            </w:pPr>
            <w:r>
              <w:t>PL07 Manage Reference Information</w:t>
            </w:r>
          </w:p>
        </w:tc>
        <w:tc>
          <w:tcPr>
            <w:tcW w:w="3660" w:type="dxa"/>
            <w:noWrap/>
            <w:hideMark/>
          </w:tcPr>
          <w:p w:rsidR="003A5E05" w:rsidP="003A5E05" w:rsidRDefault="003A5E05" w14:paraId="7ACF9F88" w14:textId="77777777">
            <w:pPr>
              <w:pStyle w:val="NormalTable"/>
              <w:cnfStyle w:val="000000100000" w:firstRow="0" w:lastRow="0" w:firstColumn="0" w:lastColumn="0" w:oddVBand="0" w:evenVBand="0" w:oddHBand="1" w:evenHBand="0" w:firstRowFirstColumn="0" w:firstRowLastColumn="0" w:lastRowFirstColumn="0" w:lastRowLastColumn="0"/>
            </w:pPr>
            <w:r>
              <w:t>Supporting Resource</w:t>
            </w:r>
          </w:p>
        </w:tc>
        <w:tc>
          <w:tcPr>
            <w:tcW w:w="3780" w:type="dxa"/>
            <w:noWrap/>
            <w:hideMark/>
          </w:tcPr>
          <w:p w:rsidR="003A5E05" w:rsidP="003A5E05" w:rsidRDefault="003A5E05" w14:paraId="0A281D0B" w14:textId="77777777">
            <w:pPr>
              <w:pStyle w:val="NormalTable"/>
              <w:cnfStyle w:val="000000100000" w:firstRow="0" w:lastRow="0" w:firstColumn="0" w:lastColumn="0" w:oddVBand="0" w:evenVBand="0" w:oddHBand="1" w:evenHBand="0" w:firstRowFirstColumn="0" w:firstRowLastColumn="0" w:lastRowFirstColumn="0" w:lastRowLastColumn="0"/>
            </w:pPr>
            <w:r>
              <w:t>Information Resources</w:t>
            </w:r>
          </w:p>
        </w:tc>
      </w:tr>
      <w:tr w:rsidR="003A5E05" w:rsidTr="003A5E05" w14:paraId="3F5AF8D7"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4CFCB067" w14:textId="77777777">
            <w:pPr>
              <w:pStyle w:val="NormalTable"/>
            </w:pPr>
            <w:r>
              <w:t>Performance Management</w:t>
            </w:r>
          </w:p>
        </w:tc>
        <w:tc>
          <w:tcPr>
            <w:tcW w:w="4160" w:type="dxa"/>
            <w:noWrap/>
            <w:hideMark/>
          </w:tcPr>
          <w:p w:rsidR="003A5E05" w:rsidP="003A5E05" w:rsidRDefault="003A5E05" w14:paraId="15082E2C" w14:textId="77777777">
            <w:pPr>
              <w:pStyle w:val="NormalTable"/>
              <w:cnfStyle w:val="000000000000" w:firstRow="0" w:lastRow="0" w:firstColumn="0" w:lastColumn="0" w:oddVBand="0" w:evenVBand="0" w:oddHBand="0" w:evenHBand="0" w:firstRowFirstColumn="0" w:firstRowLastColumn="0" w:lastRowFirstColumn="0" w:lastRowLastColumn="0"/>
            </w:pPr>
            <w:r>
              <w:t>Health Benefits Administration</w:t>
            </w:r>
          </w:p>
        </w:tc>
        <w:tc>
          <w:tcPr>
            <w:tcW w:w="5800" w:type="dxa"/>
            <w:noWrap/>
            <w:hideMark/>
          </w:tcPr>
          <w:p w:rsidR="003A5E05" w:rsidP="003A5E05" w:rsidRDefault="003A5E05" w14:paraId="75DFFDC9" w14:textId="77777777">
            <w:pPr>
              <w:pStyle w:val="NormalTable"/>
              <w:cnfStyle w:val="000000000000" w:firstRow="0" w:lastRow="0" w:firstColumn="0" w:lastColumn="0" w:oddVBand="0" w:evenVBand="0" w:oddHBand="0" w:evenHBand="0" w:firstRowFirstColumn="0" w:firstRowLastColumn="0" w:lastRowFirstColumn="0" w:lastRowLastColumn="0"/>
            </w:pPr>
            <w:r>
              <w:t>PL08 Manage Rate Setting</w:t>
            </w:r>
          </w:p>
        </w:tc>
        <w:tc>
          <w:tcPr>
            <w:tcW w:w="3660" w:type="dxa"/>
            <w:noWrap/>
            <w:hideMark/>
          </w:tcPr>
          <w:p w:rsidR="003A5E05" w:rsidP="003A5E05" w:rsidRDefault="003A5E05" w14:paraId="2D1803E1" w14:textId="77777777">
            <w:pPr>
              <w:pStyle w:val="NormalTable"/>
              <w:cnfStyle w:val="000000000000" w:firstRow="0" w:lastRow="0" w:firstColumn="0" w:lastColumn="0" w:oddVBand="0" w:evenVBand="0" w:oddHBand="0" w:evenHBand="0" w:firstRowFirstColumn="0" w:firstRowLastColumn="0" w:lastRowFirstColumn="0" w:lastRowLastColumn="0"/>
            </w:pPr>
            <w:r>
              <w:t>Health Insurance Program</w:t>
            </w:r>
          </w:p>
        </w:tc>
        <w:tc>
          <w:tcPr>
            <w:tcW w:w="3780" w:type="dxa"/>
            <w:noWrap/>
            <w:hideMark/>
          </w:tcPr>
          <w:p w:rsidR="003A5E05" w:rsidP="003A5E05" w:rsidRDefault="003A5E05" w14:paraId="0D598BF5" w14:textId="77777777">
            <w:pPr>
              <w:pStyle w:val="NormalTable"/>
              <w:cnfStyle w:val="000000000000" w:firstRow="0" w:lastRow="0" w:firstColumn="0" w:lastColumn="0" w:oddVBand="0" w:evenVBand="0" w:oddHBand="0" w:evenHBand="0" w:firstRowFirstColumn="0" w:firstRowLastColumn="0" w:lastRowFirstColumn="0" w:lastRowLastColumn="0"/>
            </w:pPr>
            <w:r>
              <w:t>Rates</w:t>
            </w:r>
          </w:p>
        </w:tc>
      </w:tr>
      <w:tr w:rsidR="003A5E05" w:rsidTr="003A5E05" w14:paraId="19ECA4EC"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0092AD9" w14:textId="77777777">
            <w:pPr>
              <w:pStyle w:val="NormalTable"/>
              <w:rPr>
                <w:b w:val="0"/>
                <w:bCs w:val="0"/>
              </w:rPr>
            </w:pPr>
            <w:r>
              <w:t>Provider Management</w:t>
            </w:r>
          </w:p>
        </w:tc>
        <w:tc>
          <w:tcPr>
            <w:tcW w:w="4160" w:type="dxa"/>
            <w:noWrap/>
            <w:hideMark/>
          </w:tcPr>
          <w:p w:rsidR="003A5E05" w:rsidP="003A5E05" w:rsidRDefault="003A5E05" w14:paraId="1ABD7909" w14:textId="77777777">
            <w:pPr>
              <w:pStyle w:val="NormalTable"/>
              <w:cnfStyle w:val="000000100000" w:firstRow="0" w:lastRow="0" w:firstColumn="0" w:lastColumn="0" w:oddVBand="0" w:evenVBand="0" w:oddHBand="1" w:evenHBand="0" w:firstRowFirstColumn="0" w:firstRowLastColumn="0" w:lastRowFirstColumn="0" w:lastRowLastColumn="0"/>
            </w:pPr>
            <w:r>
              <w:t>Provider Support</w:t>
            </w:r>
          </w:p>
        </w:tc>
        <w:tc>
          <w:tcPr>
            <w:tcW w:w="5800" w:type="dxa"/>
            <w:noWrap/>
            <w:hideMark/>
          </w:tcPr>
          <w:p w:rsidR="003A5E05" w:rsidP="003A5E05" w:rsidRDefault="003A5E05" w14:paraId="71D91C91" w14:textId="77777777">
            <w:pPr>
              <w:pStyle w:val="NormalTable"/>
              <w:cnfStyle w:val="000000100000" w:firstRow="0" w:lastRow="0" w:firstColumn="0" w:lastColumn="0" w:oddVBand="0" w:evenVBand="0" w:oddHBand="1" w:evenHBand="0" w:firstRowFirstColumn="0" w:firstRowLastColumn="0" w:lastRowFirstColumn="0" w:lastRowLastColumn="0"/>
            </w:pPr>
            <w:r>
              <w:t>Manage Provider Communication</w:t>
            </w:r>
          </w:p>
        </w:tc>
        <w:tc>
          <w:tcPr>
            <w:tcW w:w="3660" w:type="dxa"/>
            <w:noWrap/>
            <w:hideMark/>
          </w:tcPr>
          <w:p w:rsidR="003A5E05" w:rsidP="003A5E05" w:rsidRDefault="003A5E05" w14:paraId="3129DFC3" w14:textId="77777777">
            <w:pPr>
              <w:pStyle w:val="NormalTable"/>
              <w:cnfStyle w:val="000000100000" w:firstRow="0" w:lastRow="0" w:firstColumn="0" w:lastColumn="0" w:oddVBand="0" w:evenVBand="0" w:oddHBand="1" w:evenHBand="0" w:firstRowFirstColumn="0" w:firstRowLastColumn="0" w:lastRowFirstColumn="0" w:lastRowLastColumn="0"/>
            </w:pPr>
            <w:r>
              <w:t>Provider</w:t>
            </w:r>
          </w:p>
        </w:tc>
        <w:tc>
          <w:tcPr>
            <w:tcW w:w="3780" w:type="dxa"/>
            <w:noWrap/>
            <w:hideMark/>
          </w:tcPr>
          <w:p w:rsidR="003A5E05" w:rsidP="003A5E05" w:rsidRDefault="003A5E05" w14:paraId="2E7A03B3" w14:textId="77777777">
            <w:pPr>
              <w:pStyle w:val="NormalTable"/>
              <w:cnfStyle w:val="000000100000" w:firstRow="0" w:lastRow="0" w:firstColumn="0" w:lastColumn="0" w:oddVBand="0" w:evenVBand="0" w:oddHBand="1" w:evenHBand="0" w:firstRowFirstColumn="0" w:firstRowLastColumn="0" w:lastRowFirstColumn="0" w:lastRowLastColumn="0"/>
            </w:pPr>
            <w:r>
              <w:t>Provider Contact</w:t>
            </w:r>
          </w:p>
        </w:tc>
      </w:tr>
      <w:tr w:rsidR="003A5E05" w:rsidTr="003A5E05" w14:paraId="2CF28923"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67FC2BC" w14:textId="77777777">
            <w:pPr>
              <w:pStyle w:val="NormalTable"/>
            </w:pPr>
            <w:r>
              <w:t>Provider Management</w:t>
            </w:r>
          </w:p>
        </w:tc>
        <w:tc>
          <w:tcPr>
            <w:tcW w:w="4160" w:type="dxa"/>
            <w:noWrap/>
            <w:hideMark/>
          </w:tcPr>
          <w:p w:rsidR="003A5E05" w:rsidP="003A5E05" w:rsidRDefault="003A5E05" w14:paraId="0E5E6757" w14:textId="77777777">
            <w:pPr>
              <w:pStyle w:val="NormalTable"/>
              <w:cnfStyle w:val="000000000000" w:firstRow="0" w:lastRow="0" w:firstColumn="0" w:lastColumn="0" w:oddVBand="0" w:evenVBand="0" w:oddHBand="0" w:evenHBand="0" w:firstRowFirstColumn="0" w:firstRowLastColumn="0" w:lastRowFirstColumn="0" w:lastRowLastColumn="0"/>
            </w:pPr>
            <w:r>
              <w:t>Provider Support</w:t>
            </w:r>
          </w:p>
        </w:tc>
        <w:tc>
          <w:tcPr>
            <w:tcW w:w="5800" w:type="dxa"/>
            <w:noWrap/>
            <w:hideMark/>
          </w:tcPr>
          <w:p w:rsidR="003A5E05" w:rsidP="003A5E05" w:rsidRDefault="003A5E05" w14:paraId="56AF1B31" w14:textId="77777777">
            <w:pPr>
              <w:pStyle w:val="NormalTable"/>
              <w:cnfStyle w:val="000000000000" w:firstRow="0" w:lastRow="0" w:firstColumn="0" w:lastColumn="0" w:oddVBand="0" w:evenVBand="0" w:oddHBand="0" w:evenHBand="0" w:firstRowFirstColumn="0" w:firstRowLastColumn="0" w:lastRowFirstColumn="0" w:lastRowLastColumn="0"/>
            </w:pPr>
            <w:r>
              <w:t>Manage Provider Grievance and Appeal</w:t>
            </w:r>
          </w:p>
        </w:tc>
        <w:tc>
          <w:tcPr>
            <w:tcW w:w="3660" w:type="dxa"/>
            <w:noWrap/>
            <w:hideMark/>
          </w:tcPr>
          <w:p w:rsidR="003A5E05" w:rsidP="003A5E05" w:rsidRDefault="003A5E05" w14:paraId="16B3158C" w14:textId="77777777">
            <w:pPr>
              <w:pStyle w:val="NormalTable"/>
              <w:cnfStyle w:val="000000000000" w:firstRow="0" w:lastRow="0" w:firstColumn="0" w:lastColumn="0" w:oddVBand="0" w:evenVBand="0" w:oddHBand="0" w:evenHBand="0" w:firstRowFirstColumn="0" w:firstRowLastColumn="0" w:lastRowFirstColumn="0" w:lastRowLastColumn="0"/>
            </w:pPr>
            <w:r>
              <w:t>Provider</w:t>
            </w:r>
          </w:p>
        </w:tc>
        <w:tc>
          <w:tcPr>
            <w:tcW w:w="3780" w:type="dxa"/>
            <w:noWrap/>
            <w:hideMark/>
          </w:tcPr>
          <w:p w:rsidR="003A5E05" w:rsidP="003A5E05" w:rsidRDefault="003A5E05" w14:paraId="6F4E612A" w14:textId="77777777">
            <w:pPr>
              <w:pStyle w:val="NormalTable"/>
              <w:cnfStyle w:val="000000000000" w:firstRow="0" w:lastRow="0" w:firstColumn="0" w:lastColumn="0" w:oddVBand="0" w:evenVBand="0" w:oddHBand="0" w:evenHBand="0" w:firstRowFirstColumn="0" w:firstRowLastColumn="0" w:lastRowFirstColumn="0" w:lastRowLastColumn="0"/>
            </w:pPr>
            <w:r>
              <w:t>Provider Grievance and Appeal</w:t>
            </w:r>
          </w:p>
        </w:tc>
      </w:tr>
      <w:tr w:rsidR="003A5E05" w:rsidTr="003A5E05" w14:paraId="5F6AFD3C"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6F83C75F" w14:textId="77777777">
            <w:pPr>
              <w:pStyle w:val="NormalTable"/>
            </w:pPr>
            <w:r>
              <w:t>Provider Management</w:t>
            </w:r>
          </w:p>
        </w:tc>
        <w:tc>
          <w:tcPr>
            <w:tcW w:w="4160" w:type="dxa"/>
            <w:noWrap/>
            <w:hideMark/>
          </w:tcPr>
          <w:p w:rsidR="003A5E05" w:rsidP="003A5E05" w:rsidRDefault="003A5E05" w14:paraId="2D84888A" w14:textId="77777777">
            <w:pPr>
              <w:pStyle w:val="NormalTable"/>
              <w:cnfStyle w:val="000000100000" w:firstRow="0" w:lastRow="0" w:firstColumn="0" w:lastColumn="0" w:oddVBand="0" w:evenVBand="0" w:oddHBand="1" w:evenHBand="0" w:firstRowFirstColumn="0" w:firstRowLastColumn="0" w:lastRowFirstColumn="0" w:lastRowLastColumn="0"/>
            </w:pPr>
            <w:r>
              <w:t>Provider Support</w:t>
            </w:r>
          </w:p>
        </w:tc>
        <w:tc>
          <w:tcPr>
            <w:tcW w:w="5800" w:type="dxa"/>
            <w:noWrap/>
            <w:hideMark/>
          </w:tcPr>
          <w:p w:rsidR="003A5E05" w:rsidP="003A5E05" w:rsidRDefault="003A5E05" w14:paraId="5076E7BB" w14:textId="77777777">
            <w:pPr>
              <w:pStyle w:val="NormalTable"/>
              <w:cnfStyle w:val="000000100000" w:firstRow="0" w:lastRow="0" w:firstColumn="0" w:lastColumn="0" w:oddVBand="0" w:evenVBand="0" w:oddHBand="1" w:evenHBand="0" w:firstRowFirstColumn="0" w:firstRowLastColumn="0" w:lastRowFirstColumn="0" w:lastRowLastColumn="0"/>
            </w:pPr>
            <w:r>
              <w:t>Perform Provider Outreach</w:t>
            </w:r>
          </w:p>
        </w:tc>
        <w:tc>
          <w:tcPr>
            <w:tcW w:w="3660" w:type="dxa"/>
            <w:noWrap/>
            <w:hideMark/>
          </w:tcPr>
          <w:p w:rsidR="003A5E05" w:rsidP="003A5E05" w:rsidRDefault="003A5E05" w14:paraId="7CA4C35A" w14:textId="77777777">
            <w:pPr>
              <w:pStyle w:val="NormalTable"/>
              <w:cnfStyle w:val="000000100000" w:firstRow="0" w:lastRow="0" w:firstColumn="0" w:lastColumn="0" w:oddVBand="0" w:evenVBand="0" w:oddHBand="1" w:evenHBand="0" w:firstRowFirstColumn="0" w:firstRowLastColumn="0" w:lastRowFirstColumn="0" w:lastRowLastColumn="0"/>
            </w:pPr>
            <w:r>
              <w:t>Provider</w:t>
            </w:r>
          </w:p>
        </w:tc>
        <w:tc>
          <w:tcPr>
            <w:tcW w:w="3780" w:type="dxa"/>
            <w:noWrap/>
            <w:hideMark/>
          </w:tcPr>
          <w:p w:rsidR="003A5E05" w:rsidP="003A5E05" w:rsidRDefault="003A5E05" w14:paraId="57E74C67" w14:textId="77777777">
            <w:pPr>
              <w:pStyle w:val="NormalTable"/>
              <w:cnfStyle w:val="000000100000" w:firstRow="0" w:lastRow="0" w:firstColumn="0" w:lastColumn="0" w:oddVBand="0" w:evenVBand="0" w:oddHBand="1" w:evenHBand="0" w:firstRowFirstColumn="0" w:firstRowLastColumn="0" w:lastRowFirstColumn="0" w:lastRowLastColumn="0"/>
            </w:pPr>
            <w:r>
              <w:t>Provider Contact</w:t>
            </w:r>
          </w:p>
        </w:tc>
      </w:tr>
      <w:tr w:rsidR="003A5E05" w:rsidTr="003A5E05" w14:paraId="64C33D1D"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681BD44" w14:textId="77777777">
            <w:pPr>
              <w:pStyle w:val="NormalTable"/>
            </w:pPr>
            <w:r>
              <w:t>Provider Management</w:t>
            </w:r>
          </w:p>
        </w:tc>
        <w:tc>
          <w:tcPr>
            <w:tcW w:w="4160" w:type="dxa"/>
            <w:noWrap/>
            <w:hideMark/>
          </w:tcPr>
          <w:p w:rsidR="003A5E05" w:rsidP="003A5E05" w:rsidRDefault="003A5E05" w14:paraId="5A46A4B4" w14:textId="77777777">
            <w:pPr>
              <w:pStyle w:val="NormalTable"/>
              <w:cnfStyle w:val="000000000000" w:firstRow="0" w:lastRow="0" w:firstColumn="0" w:lastColumn="0" w:oddVBand="0" w:evenVBand="0" w:oddHBand="0" w:evenHBand="0" w:firstRowFirstColumn="0" w:firstRowLastColumn="0" w:lastRowFirstColumn="0" w:lastRowLastColumn="0"/>
            </w:pPr>
            <w:r>
              <w:t>Provider Information Management</w:t>
            </w:r>
          </w:p>
        </w:tc>
        <w:tc>
          <w:tcPr>
            <w:tcW w:w="5800" w:type="dxa"/>
            <w:noWrap/>
            <w:hideMark/>
          </w:tcPr>
          <w:p w:rsidR="003A5E05" w:rsidP="003A5E05" w:rsidRDefault="003A5E05" w14:paraId="632986C6" w14:textId="77777777">
            <w:pPr>
              <w:pStyle w:val="NormalTable"/>
              <w:cnfStyle w:val="000000000000" w:firstRow="0" w:lastRow="0" w:firstColumn="0" w:lastColumn="0" w:oddVBand="0" w:evenVBand="0" w:oddHBand="0" w:evenHBand="0" w:firstRowFirstColumn="0" w:firstRowLastColumn="0" w:lastRowFirstColumn="0" w:lastRowLastColumn="0"/>
            </w:pPr>
            <w:r>
              <w:t>PM01 Manage Provider Information</w:t>
            </w:r>
          </w:p>
        </w:tc>
        <w:tc>
          <w:tcPr>
            <w:tcW w:w="3660" w:type="dxa"/>
            <w:noWrap/>
            <w:hideMark/>
          </w:tcPr>
          <w:p w:rsidR="003A5E05" w:rsidP="003A5E05" w:rsidRDefault="003A5E05" w14:paraId="4B243DA9" w14:textId="77777777">
            <w:pPr>
              <w:pStyle w:val="NormalTable"/>
              <w:cnfStyle w:val="000000000000" w:firstRow="0" w:lastRow="0" w:firstColumn="0" w:lastColumn="0" w:oddVBand="0" w:evenVBand="0" w:oddHBand="0" w:evenHBand="0" w:firstRowFirstColumn="0" w:firstRowLastColumn="0" w:lastRowFirstColumn="0" w:lastRowLastColumn="0"/>
            </w:pPr>
            <w:r>
              <w:t>Provider</w:t>
            </w:r>
          </w:p>
        </w:tc>
        <w:tc>
          <w:tcPr>
            <w:tcW w:w="3780" w:type="dxa"/>
            <w:noWrap/>
            <w:hideMark/>
          </w:tcPr>
          <w:p w:rsidR="003A5E05" w:rsidP="003A5E05" w:rsidRDefault="003A5E05" w14:paraId="485E4D2B" w14:textId="77777777">
            <w:pPr>
              <w:pStyle w:val="NormalTable"/>
              <w:cnfStyle w:val="000000000000" w:firstRow="0" w:lastRow="0" w:firstColumn="0" w:lastColumn="0" w:oddVBand="0" w:evenVBand="0" w:oddHBand="0" w:evenHBand="0" w:firstRowFirstColumn="0" w:firstRowLastColumn="0" w:lastRowFirstColumn="0" w:lastRowLastColumn="0"/>
            </w:pPr>
            <w:r>
              <w:t>All</w:t>
            </w:r>
          </w:p>
        </w:tc>
      </w:tr>
      <w:tr w:rsidR="003A5E05" w:rsidTr="003A5E05" w14:paraId="25E108A2"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310C8137" w14:textId="77777777">
            <w:pPr>
              <w:pStyle w:val="NormalTable"/>
            </w:pPr>
            <w:r>
              <w:t>Provider Management</w:t>
            </w:r>
          </w:p>
        </w:tc>
        <w:tc>
          <w:tcPr>
            <w:tcW w:w="4160" w:type="dxa"/>
            <w:noWrap/>
            <w:hideMark/>
          </w:tcPr>
          <w:p w:rsidR="003A5E05" w:rsidP="003A5E05" w:rsidRDefault="003A5E05" w14:paraId="47C5E23D" w14:textId="77777777">
            <w:pPr>
              <w:pStyle w:val="NormalTable"/>
              <w:cnfStyle w:val="000000100000" w:firstRow="0" w:lastRow="0" w:firstColumn="0" w:lastColumn="0" w:oddVBand="0" w:evenVBand="0" w:oddHBand="1" w:evenHBand="0" w:firstRowFirstColumn="0" w:firstRowLastColumn="0" w:lastRowFirstColumn="0" w:lastRowLastColumn="0"/>
            </w:pPr>
            <w:r>
              <w:t>Provider Information Management</w:t>
            </w:r>
          </w:p>
        </w:tc>
        <w:tc>
          <w:tcPr>
            <w:tcW w:w="5800" w:type="dxa"/>
            <w:noWrap/>
            <w:hideMark/>
          </w:tcPr>
          <w:p w:rsidR="003A5E05" w:rsidP="003A5E05" w:rsidRDefault="003A5E05" w14:paraId="0D850E0A" w14:textId="77777777">
            <w:pPr>
              <w:pStyle w:val="NormalTable"/>
              <w:cnfStyle w:val="000000100000" w:firstRow="0" w:lastRow="0" w:firstColumn="0" w:lastColumn="0" w:oddVBand="0" w:evenVBand="0" w:oddHBand="1" w:evenHBand="0" w:firstRowFirstColumn="0" w:firstRowLastColumn="0" w:lastRowFirstColumn="0" w:lastRowLastColumn="0"/>
            </w:pPr>
            <w:r>
              <w:t>PM08 Terminate Provider</w:t>
            </w:r>
          </w:p>
        </w:tc>
        <w:tc>
          <w:tcPr>
            <w:tcW w:w="3660" w:type="dxa"/>
            <w:noWrap/>
            <w:hideMark/>
          </w:tcPr>
          <w:p w:rsidR="003A5E05" w:rsidP="003A5E05" w:rsidRDefault="003A5E05" w14:paraId="44783ADF" w14:textId="77777777">
            <w:pPr>
              <w:pStyle w:val="NormalTable"/>
              <w:cnfStyle w:val="000000100000" w:firstRow="0" w:lastRow="0" w:firstColumn="0" w:lastColumn="0" w:oddVBand="0" w:evenVBand="0" w:oddHBand="1" w:evenHBand="0" w:firstRowFirstColumn="0" w:firstRowLastColumn="0" w:lastRowFirstColumn="0" w:lastRowLastColumn="0"/>
            </w:pPr>
            <w:r>
              <w:t>Provider</w:t>
            </w:r>
          </w:p>
        </w:tc>
        <w:tc>
          <w:tcPr>
            <w:tcW w:w="3780" w:type="dxa"/>
            <w:noWrap/>
            <w:hideMark/>
          </w:tcPr>
          <w:p w:rsidR="003A5E05" w:rsidP="003A5E05" w:rsidRDefault="003A5E05" w14:paraId="5377616A" w14:textId="77777777">
            <w:pPr>
              <w:pStyle w:val="NormalTable"/>
              <w:cnfStyle w:val="000000100000" w:firstRow="0" w:lastRow="0" w:firstColumn="0" w:lastColumn="0" w:oddVBand="0" w:evenVBand="0" w:oddHBand="1" w:evenHBand="0" w:firstRowFirstColumn="0" w:firstRowLastColumn="0" w:lastRowFirstColumn="0" w:lastRowLastColumn="0"/>
            </w:pPr>
            <w:r>
              <w:t>Provider Eligibility &amp; Enrollment</w:t>
            </w:r>
          </w:p>
        </w:tc>
      </w:tr>
      <w:tr w:rsidR="003A5E05" w:rsidTr="003A5E05" w14:paraId="3529D172"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4515029F" w14:textId="77777777">
            <w:pPr>
              <w:pStyle w:val="NormalTable"/>
            </w:pPr>
            <w:r>
              <w:t>Provider Management</w:t>
            </w:r>
          </w:p>
        </w:tc>
        <w:tc>
          <w:tcPr>
            <w:tcW w:w="4160" w:type="dxa"/>
            <w:noWrap/>
            <w:hideMark/>
          </w:tcPr>
          <w:p w:rsidR="003A5E05" w:rsidP="003A5E05" w:rsidRDefault="003A5E05" w14:paraId="52126A72" w14:textId="77777777">
            <w:pPr>
              <w:pStyle w:val="NormalTable"/>
              <w:cnfStyle w:val="000000000000" w:firstRow="0" w:lastRow="0" w:firstColumn="0" w:lastColumn="0" w:oddVBand="0" w:evenVBand="0" w:oddHBand="0" w:evenHBand="0" w:firstRowFirstColumn="0" w:firstRowLastColumn="0" w:lastRowFirstColumn="0" w:lastRowLastColumn="0"/>
            </w:pPr>
            <w:r>
              <w:t>Provider Support</w:t>
            </w:r>
          </w:p>
        </w:tc>
        <w:tc>
          <w:tcPr>
            <w:tcW w:w="5800" w:type="dxa"/>
            <w:noWrap/>
            <w:hideMark/>
          </w:tcPr>
          <w:p w:rsidR="003A5E05" w:rsidP="003A5E05" w:rsidRDefault="003A5E05" w14:paraId="278A8BB4" w14:textId="77777777">
            <w:pPr>
              <w:pStyle w:val="NormalTable"/>
              <w:cnfStyle w:val="000000000000" w:firstRow="0" w:lastRow="0" w:firstColumn="0" w:lastColumn="0" w:oddVBand="0" w:evenVBand="0" w:oddHBand="0" w:evenHBand="0" w:firstRowFirstColumn="0" w:firstRowLastColumn="0" w:lastRowFirstColumn="0" w:lastRowLastColumn="0"/>
            </w:pPr>
            <w:r>
              <w:t>PM02 Manage Provider Communication</w:t>
            </w:r>
          </w:p>
        </w:tc>
        <w:tc>
          <w:tcPr>
            <w:tcW w:w="3660" w:type="dxa"/>
            <w:noWrap/>
            <w:hideMark/>
          </w:tcPr>
          <w:p w:rsidR="003A5E05" w:rsidP="003A5E05" w:rsidRDefault="003A5E05" w14:paraId="091E4EA3" w14:textId="77777777">
            <w:pPr>
              <w:pStyle w:val="NormalTable"/>
              <w:cnfStyle w:val="000000000000" w:firstRow="0" w:lastRow="0" w:firstColumn="0" w:lastColumn="0" w:oddVBand="0" w:evenVBand="0" w:oddHBand="0" w:evenHBand="0" w:firstRowFirstColumn="0" w:firstRowLastColumn="0" w:lastRowFirstColumn="0" w:lastRowLastColumn="0"/>
            </w:pPr>
            <w:r>
              <w:t>Provider</w:t>
            </w:r>
          </w:p>
        </w:tc>
        <w:tc>
          <w:tcPr>
            <w:tcW w:w="3780" w:type="dxa"/>
            <w:noWrap/>
            <w:hideMark/>
          </w:tcPr>
          <w:p w:rsidR="003A5E05" w:rsidP="003A5E05" w:rsidRDefault="003A5E05" w14:paraId="6ABB7950" w14:textId="77777777">
            <w:pPr>
              <w:pStyle w:val="NormalTable"/>
              <w:cnfStyle w:val="000000000000" w:firstRow="0" w:lastRow="0" w:firstColumn="0" w:lastColumn="0" w:oddVBand="0" w:evenVBand="0" w:oddHBand="0" w:evenHBand="0" w:firstRowFirstColumn="0" w:firstRowLastColumn="0" w:lastRowFirstColumn="0" w:lastRowLastColumn="0"/>
            </w:pPr>
            <w:r>
              <w:t>Provider Contact</w:t>
            </w:r>
          </w:p>
        </w:tc>
      </w:tr>
      <w:tr w:rsidR="003A5E05" w:rsidTr="003A5E05" w14:paraId="69962D3B"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2054E506" w14:textId="77777777">
            <w:pPr>
              <w:pStyle w:val="NormalTable"/>
            </w:pPr>
            <w:r>
              <w:t>Provider Management</w:t>
            </w:r>
          </w:p>
        </w:tc>
        <w:tc>
          <w:tcPr>
            <w:tcW w:w="4160" w:type="dxa"/>
            <w:noWrap/>
            <w:hideMark/>
          </w:tcPr>
          <w:p w:rsidR="003A5E05" w:rsidP="003A5E05" w:rsidRDefault="003A5E05" w14:paraId="73E2CC27" w14:textId="77777777">
            <w:pPr>
              <w:pStyle w:val="NormalTable"/>
              <w:cnfStyle w:val="000000100000" w:firstRow="0" w:lastRow="0" w:firstColumn="0" w:lastColumn="0" w:oddVBand="0" w:evenVBand="0" w:oddHBand="1" w:evenHBand="0" w:firstRowFirstColumn="0" w:firstRowLastColumn="0" w:lastRowFirstColumn="0" w:lastRowLastColumn="0"/>
            </w:pPr>
            <w:r>
              <w:t>Provider Support</w:t>
            </w:r>
          </w:p>
        </w:tc>
        <w:tc>
          <w:tcPr>
            <w:tcW w:w="5800" w:type="dxa"/>
            <w:noWrap/>
            <w:hideMark/>
          </w:tcPr>
          <w:p w:rsidR="003A5E05" w:rsidP="003A5E05" w:rsidRDefault="003A5E05" w14:paraId="5EBEDE1D" w14:textId="77777777">
            <w:pPr>
              <w:pStyle w:val="NormalTable"/>
              <w:cnfStyle w:val="000000100000" w:firstRow="0" w:lastRow="0" w:firstColumn="0" w:lastColumn="0" w:oddVBand="0" w:evenVBand="0" w:oddHBand="1" w:evenHBand="0" w:firstRowFirstColumn="0" w:firstRowLastColumn="0" w:lastRowFirstColumn="0" w:lastRowLastColumn="0"/>
            </w:pPr>
            <w:r>
              <w:t>PM07 Manage Provider Grievance and Appeal</w:t>
            </w:r>
          </w:p>
        </w:tc>
        <w:tc>
          <w:tcPr>
            <w:tcW w:w="3660" w:type="dxa"/>
            <w:noWrap/>
            <w:hideMark/>
          </w:tcPr>
          <w:p w:rsidR="003A5E05" w:rsidP="003A5E05" w:rsidRDefault="003A5E05" w14:paraId="5B5BF898" w14:textId="77777777">
            <w:pPr>
              <w:pStyle w:val="NormalTable"/>
              <w:cnfStyle w:val="000000100000" w:firstRow="0" w:lastRow="0" w:firstColumn="0" w:lastColumn="0" w:oddVBand="0" w:evenVBand="0" w:oddHBand="1" w:evenHBand="0" w:firstRowFirstColumn="0" w:firstRowLastColumn="0" w:lastRowFirstColumn="0" w:lastRowLastColumn="0"/>
            </w:pPr>
            <w:r>
              <w:t>Provider</w:t>
            </w:r>
          </w:p>
        </w:tc>
        <w:tc>
          <w:tcPr>
            <w:tcW w:w="3780" w:type="dxa"/>
            <w:noWrap/>
            <w:hideMark/>
          </w:tcPr>
          <w:p w:rsidR="003A5E05" w:rsidP="003A5E05" w:rsidRDefault="003A5E05" w14:paraId="725CB4EF" w14:textId="77777777">
            <w:pPr>
              <w:pStyle w:val="NormalTable"/>
              <w:cnfStyle w:val="000000100000" w:firstRow="0" w:lastRow="0" w:firstColumn="0" w:lastColumn="0" w:oddVBand="0" w:evenVBand="0" w:oddHBand="1" w:evenHBand="0" w:firstRowFirstColumn="0" w:firstRowLastColumn="0" w:lastRowFirstColumn="0" w:lastRowLastColumn="0"/>
            </w:pPr>
            <w:r>
              <w:t>Provider Grievance and Appeal</w:t>
            </w:r>
          </w:p>
        </w:tc>
      </w:tr>
      <w:tr w:rsidR="003A5E05" w:rsidTr="003A5E05" w14:paraId="6F2F18C5" w14:textId="77777777">
        <w:trPr>
          <w:trHeight w:val="320"/>
        </w:trPr>
        <w:tc>
          <w:tcPr>
            <w:cnfStyle w:val="001000000000" w:firstRow="0" w:lastRow="0" w:firstColumn="1" w:lastColumn="0" w:oddVBand="0" w:evenVBand="0" w:oddHBand="0" w:evenHBand="0" w:firstRowFirstColumn="0" w:firstRowLastColumn="0" w:lastRowFirstColumn="0" w:lastRowLastColumn="0"/>
            <w:tcW w:w="4880" w:type="dxa"/>
            <w:noWrap/>
            <w:hideMark/>
          </w:tcPr>
          <w:p w:rsidR="003A5E05" w:rsidP="003A5E05" w:rsidRDefault="003A5E05" w14:paraId="41522CBD" w14:textId="77777777">
            <w:pPr>
              <w:pStyle w:val="NormalTable"/>
            </w:pPr>
            <w:r>
              <w:t>Provider Management</w:t>
            </w:r>
          </w:p>
        </w:tc>
        <w:tc>
          <w:tcPr>
            <w:tcW w:w="4160" w:type="dxa"/>
            <w:noWrap/>
            <w:hideMark/>
          </w:tcPr>
          <w:p w:rsidR="003A5E05" w:rsidP="003A5E05" w:rsidRDefault="003A5E05" w14:paraId="088B359E" w14:textId="77777777">
            <w:pPr>
              <w:pStyle w:val="NormalTable"/>
              <w:cnfStyle w:val="000000000000" w:firstRow="0" w:lastRow="0" w:firstColumn="0" w:lastColumn="0" w:oddVBand="0" w:evenVBand="0" w:oddHBand="0" w:evenHBand="0" w:firstRowFirstColumn="0" w:firstRowLastColumn="0" w:lastRowFirstColumn="0" w:lastRowLastColumn="0"/>
            </w:pPr>
            <w:r>
              <w:t>Provider Support</w:t>
            </w:r>
          </w:p>
        </w:tc>
        <w:tc>
          <w:tcPr>
            <w:tcW w:w="5800" w:type="dxa"/>
            <w:noWrap/>
            <w:hideMark/>
          </w:tcPr>
          <w:p w:rsidR="003A5E05" w:rsidP="003A5E05" w:rsidRDefault="003A5E05" w14:paraId="5F94918A" w14:textId="77777777">
            <w:pPr>
              <w:pStyle w:val="NormalTable"/>
              <w:cnfStyle w:val="000000000000" w:firstRow="0" w:lastRow="0" w:firstColumn="0" w:lastColumn="0" w:oddVBand="0" w:evenVBand="0" w:oddHBand="0" w:evenHBand="0" w:firstRowFirstColumn="0" w:firstRowLastColumn="0" w:lastRowFirstColumn="0" w:lastRowLastColumn="0"/>
            </w:pPr>
            <w:r>
              <w:t>PM03 Perform Provider Outreach</w:t>
            </w:r>
          </w:p>
        </w:tc>
        <w:tc>
          <w:tcPr>
            <w:tcW w:w="3660" w:type="dxa"/>
            <w:noWrap/>
            <w:hideMark/>
          </w:tcPr>
          <w:p w:rsidR="003A5E05" w:rsidP="003A5E05" w:rsidRDefault="003A5E05" w14:paraId="61A03C3D" w14:textId="77777777">
            <w:pPr>
              <w:pStyle w:val="NormalTable"/>
              <w:cnfStyle w:val="000000000000" w:firstRow="0" w:lastRow="0" w:firstColumn="0" w:lastColumn="0" w:oddVBand="0" w:evenVBand="0" w:oddHBand="0" w:evenHBand="0" w:firstRowFirstColumn="0" w:firstRowLastColumn="0" w:lastRowFirstColumn="0" w:lastRowLastColumn="0"/>
            </w:pPr>
            <w:r>
              <w:t>Provider</w:t>
            </w:r>
          </w:p>
        </w:tc>
        <w:tc>
          <w:tcPr>
            <w:tcW w:w="3780" w:type="dxa"/>
            <w:noWrap/>
            <w:hideMark/>
          </w:tcPr>
          <w:p w:rsidR="003A5E05" w:rsidP="003A5E05" w:rsidRDefault="003A5E05" w14:paraId="5B33D995" w14:textId="77777777">
            <w:pPr>
              <w:pStyle w:val="NormalTable"/>
              <w:cnfStyle w:val="000000000000" w:firstRow="0" w:lastRow="0" w:firstColumn="0" w:lastColumn="0" w:oddVBand="0" w:evenVBand="0" w:oddHBand="0" w:evenHBand="0" w:firstRowFirstColumn="0" w:firstRowLastColumn="0" w:lastRowFirstColumn="0" w:lastRowLastColumn="0"/>
            </w:pPr>
            <w:r>
              <w:t>Provider Contact</w:t>
            </w:r>
          </w:p>
        </w:tc>
      </w:tr>
    </w:tbl>
    <w:p w:rsidR="003A5E05" w:rsidP="00AE1F23" w:rsidRDefault="003A5E05" w14:paraId="4DB8624F" w14:textId="77777777"/>
    <w:p w:rsidR="003B7A94" w:rsidP="003B7A94" w:rsidRDefault="00EB021B" w14:paraId="1F50ED13" w14:textId="1804B6EE">
      <w:pPr>
        <w:pStyle w:val="Heading2"/>
      </w:pPr>
      <w:bookmarkStart w:name="_Toc222506491" w:id="659"/>
      <w:r>
        <w:t>IRM</w:t>
      </w:r>
      <w:r w:rsidR="003B7A94">
        <w:t xml:space="preserve">/MITA 4.0 </w:t>
      </w:r>
      <w:r w:rsidR="005977CC">
        <w:t>Capability</w:t>
      </w:r>
      <w:r w:rsidR="003A5E05">
        <w:t xml:space="preserve"> Model</w:t>
      </w:r>
      <w:r w:rsidR="00804ADB">
        <w:t xml:space="preserve"> </w:t>
      </w:r>
      <w:r w:rsidR="003B7A94">
        <w:t>Matrix</w:t>
      </w:r>
      <w:bookmarkEnd w:id="659"/>
    </w:p>
    <w:p w:rsidR="005977CC" w:rsidP="00AE1F23" w:rsidRDefault="0BDF0A77" w14:paraId="510EF244" w14:textId="565826ED">
      <w:r>
        <w:t xml:space="preserve">The </w:t>
      </w:r>
      <w:r w:rsidR="00EB021B">
        <w:t>IRM</w:t>
      </w:r>
      <w:r>
        <w:t xml:space="preserve"> was developed prior to the development of the MITA 4.0 BRM. As a result, it leverages other source such as the MITA 3.0 Business Process Model, T-MSIS, CMS </w:t>
      </w:r>
      <w:r w:rsidR="00EB021B">
        <w:t>Information Reference Model</w:t>
      </w:r>
      <w:r>
        <w:t xml:space="preserve">, etc. </w:t>
      </w:r>
    </w:p>
    <w:p w:rsidR="00EB0DBB" w:rsidP="00AE1F23" w:rsidRDefault="00EB0DBB" w14:paraId="6955E905" w14:textId="657830F7"/>
    <w:p w:rsidR="00EB0DBB" w:rsidP="00AE1F23" w:rsidRDefault="00EB0DBB" w14:paraId="5C6148F4" w14:textId="7027AC0B">
      <w:r>
        <w:t xml:space="preserve">Each </w:t>
      </w:r>
      <w:r w:rsidR="004F1A44">
        <w:t xml:space="preserve">subject area will be aligned to the capabilities that create, read, update or delete the data. The following key </w:t>
      </w:r>
    </w:p>
    <w:p w:rsidR="00EB0DBB" w:rsidP="008763A9" w:rsidRDefault="00EB0DBB" w14:paraId="3502C81B" w14:textId="53F9A505">
      <w:pPr>
        <w:pStyle w:val="ListParagraph"/>
        <w:numPr>
          <w:ilvl w:val="0"/>
          <w:numId w:val="18"/>
        </w:numPr>
      </w:pPr>
      <w:r>
        <w:t>C – Capability responsible for creating the data</w:t>
      </w:r>
    </w:p>
    <w:p w:rsidR="00EB0DBB" w:rsidP="008763A9" w:rsidRDefault="00EB0DBB" w14:paraId="46D7F8AE" w14:textId="5F25DE9B">
      <w:pPr>
        <w:pStyle w:val="ListParagraph"/>
        <w:numPr>
          <w:ilvl w:val="0"/>
          <w:numId w:val="18"/>
        </w:numPr>
      </w:pPr>
      <w:r>
        <w:t>R – Capability required to read and use the data</w:t>
      </w:r>
    </w:p>
    <w:p w:rsidR="00EB0DBB" w:rsidP="008763A9" w:rsidRDefault="00EB0DBB" w14:paraId="4FE51674" w14:textId="62C25EBA">
      <w:pPr>
        <w:pStyle w:val="ListParagraph"/>
        <w:numPr>
          <w:ilvl w:val="0"/>
          <w:numId w:val="18"/>
        </w:numPr>
      </w:pPr>
      <w:r>
        <w:t>U – Capability required to update the data</w:t>
      </w:r>
    </w:p>
    <w:p w:rsidR="00EB0DBB" w:rsidP="008763A9" w:rsidRDefault="00EB0DBB" w14:paraId="4CDA525F" w14:textId="094F1001">
      <w:pPr>
        <w:pStyle w:val="ListParagraph"/>
        <w:numPr>
          <w:ilvl w:val="0"/>
          <w:numId w:val="18"/>
        </w:numPr>
      </w:pPr>
      <w:r>
        <w:t>D – Capability required to delete the data</w:t>
      </w:r>
    </w:p>
    <w:p w:rsidR="005977CC" w:rsidP="00AE1F23" w:rsidRDefault="005977CC" w14:paraId="16FDE0E4" w14:textId="3199408A"/>
    <w:tbl>
      <w:tblPr>
        <w:tblStyle w:val="GridTable4"/>
        <w:tblW w:w="5000" w:type="pct"/>
        <w:tblLook w:val="04A0" w:firstRow="1" w:lastRow="0" w:firstColumn="1" w:lastColumn="0" w:noHBand="0" w:noVBand="1"/>
      </w:tblPr>
      <w:tblGrid>
        <w:gridCol w:w="1634"/>
        <w:gridCol w:w="539"/>
        <w:gridCol w:w="709"/>
        <w:gridCol w:w="539"/>
        <w:gridCol w:w="539"/>
        <w:gridCol w:w="539"/>
        <w:gridCol w:w="539"/>
        <w:gridCol w:w="539"/>
        <w:gridCol w:w="539"/>
        <w:gridCol w:w="539"/>
        <w:gridCol w:w="539"/>
        <w:gridCol w:w="539"/>
        <w:gridCol w:w="539"/>
        <w:gridCol w:w="539"/>
        <w:gridCol w:w="539"/>
      </w:tblGrid>
      <w:tr w:rsidR="0016203B" w:rsidTr="008763A9" w14:paraId="3D08F301" w14:textId="79C089C0">
        <w:trPr>
          <w:cnfStyle w:val="100000000000" w:firstRow="1" w:lastRow="0" w:firstColumn="0" w:lastColumn="0" w:oddVBand="0" w:evenVBand="0" w:oddHBand="0" w:evenHBand="0" w:firstRowFirstColumn="0" w:firstRowLastColumn="0" w:lastRowFirstColumn="0" w:lastRowLastColumn="0"/>
          <w:cantSplit/>
          <w:trHeight w:val="2726"/>
          <w:tblHeader/>
        </w:trPr>
        <w:tc>
          <w:tcPr>
            <w:cnfStyle w:val="001000000000" w:firstRow="0" w:lastRow="0" w:firstColumn="1" w:lastColumn="0" w:oddVBand="0" w:evenVBand="0" w:oddHBand="0" w:evenHBand="0" w:firstRowFirstColumn="0" w:firstRowLastColumn="0" w:lastRowFirstColumn="0" w:lastRowLastColumn="0"/>
            <w:tcW w:w="1705" w:type="dxa"/>
            <w:noWrap/>
          </w:tcPr>
          <w:p w:rsidRPr="003A5E05" w:rsidR="0016203B" w:rsidP="00525BD8" w:rsidRDefault="0016203B" w14:paraId="10177A3B" w14:textId="09A98EC9">
            <w:pPr>
              <w:pStyle w:val="HeaderTable"/>
            </w:pPr>
            <w:r>
              <w:t>Subject Area</w:t>
            </w:r>
          </w:p>
        </w:tc>
        <w:tc>
          <w:tcPr>
            <w:tcW w:w="262" w:type="dxa"/>
            <w:noWrap/>
            <w:textDirection w:val="btLr"/>
          </w:tcPr>
          <w:p w:rsidRPr="008763A9" w:rsidR="0016203B" w:rsidP="008763A9" w:rsidRDefault="0016203B" w14:paraId="6FB8EE97" w14:textId="4BF5CFEC">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Provider Management</w:t>
            </w:r>
          </w:p>
        </w:tc>
        <w:tc>
          <w:tcPr>
            <w:tcW w:w="733" w:type="dxa"/>
            <w:noWrap/>
            <w:textDirection w:val="btLr"/>
          </w:tcPr>
          <w:p w:rsidRPr="008763A9" w:rsidR="0016203B" w:rsidP="008763A9" w:rsidRDefault="0016203B" w14:paraId="24A609CC" w14:textId="55C92910">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Claims &amp; Encounter Management</w:t>
            </w:r>
          </w:p>
        </w:tc>
        <w:tc>
          <w:tcPr>
            <w:tcW w:w="555" w:type="dxa"/>
            <w:noWrap/>
            <w:textDirection w:val="btLr"/>
          </w:tcPr>
          <w:p w:rsidRPr="008763A9" w:rsidR="0016203B" w:rsidP="008763A9" w:rsidRDefault="0016203B" w14:paraId="10D2A304" w14:textId="1616E37F">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Care and Service Management</w:t>
            </w:r>
          </w:p>
        </w:tc>
        <w:tc>
          <w:tcPr>
            <w:tcW w:w="555" w:type="dxa"/>
            <w:noWrap/>
            <w:textDirection w:val="btLr"/>
          </w:tcPr>
          <w:p w:rsidRPr="008763A9" w:rsidR="0016203B" w:rsidP="008763A9" w:rsidRDefault="0016203B" w14:paraId="7BC48400" w14:textId="0349FD97">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Financial Management</w:t>
            </w:r>
          </w:p>
        </w:tc>
        <w:tc>
          <w:tcPr>
            <w:tcW w:w="554" w:type="dxa"/>
            <w:textDirection w:val="btLr"/>
          </w:tcPr>
          <w:p w:rsidRPr="008763A9" w:rsidR="0016203B" w:rsidP="008763A9" w:rsidRDefault="0016203B" w14:paraId="3D85540B" w14:textId="12A81C45">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Pharmacy Management</w:t>
            </w:r>
          </w:p>
        </w:tc>
        <w:tc>
          <w:tcPr>
            <w:tcW w:w="554" w:type="dxa"/>
            <w:textDirection w:val="btLr"/>
          </w:tcPr>
          <w:p w:rsidRPr="008763A9" w:rsidR="0016203B" w:rsidP="008763A9" w:rsidRDefault="0016203B" w14:paraId="6A25E3B7" w14:textId="11224136">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Business Relationship Management</w:t>
            </w:r>
          </w:p>
        </w:tc>
        <w:tc>
          <w:tcPr>
            <w:tcW w:w="554" w:type="dxa"/>
            <w:textDirection w:val="btLr"/>
          </w:tcPr>
          <w:p w:rsidRPr="008763A9" w:rsidR="0016203B" w:rsidP="008763A9" w:rsidRDefault="0016203B" w14:paraId="737BAF9E" w14:textId="28EFF7DB">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Contract Management</w:t>
            </w:r>
          </w:p>
        </w:tc>
        <w:tc>
          <w:tcPr>
            <w:tcW w:w="554" w:type="dxa"/>
            <w:textDirection w:val="btLr"/>
          </w:tcPr>
          <w:p w:rsidRPr="008763A9" w:rsidR="0016203B" w:rsidP="008763A9" w:rsidRDefault="0016203B" w14:paraId="156EC974" w14:textId="2EBB0677">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Member Mana</w:t>
            </w:r>
            <w:r w:rsidR="00EC5BF0">
              <w:rPr>
                <w:sz w:val="16"/>
                <w:szCs w:val="18"/>
              </w:rPr>
              <w:t>g</w:t>
            </w:r>
            <w:r w:rsidRPr="008763A9">
              <w:rPr>
                <w:sz w:val="16"/>
                <w:szCs w:val="18"/>
              </w:rPr>
              <w:t>ement</w:t>
            </w:r>
          </w:p>
        </w:tc>
        <w:tc>
          <w:tcPr>
            <w:tcW w:w="554" w:type="dxa"/>
            <w:textDirection w:val="btLr"/>
          </w:tcPr>
          <w:p w:rsidRPr="008763A9" w:rsidR="0016203B" w:rsidP="008763A9" w:rsidRDefault="0016203B" w14:paraId="3A5A7BB8" w14:textId="6CE11A2A">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 xml:space="preserve">Plan &amp; Policy </w:t>
            </w:r>
          </w:p>
        </w:tc>
        <w:tc>
          <w:tcPr>
            <w:tcW w:w="554" w:type="dxa"/>
            <w:textDirection w:val="btLr"/>
          </w:tcPr>
          <w:p w:rsidRPr="008763A9" w:rsidR="0016203B" w:rsidP="008763A9" w:rsidRDefault="0016203B" w14:paraId="10523135" w14:textId="0BC19B9A">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Strategy &amp; Planning</w:t>
            </w:r>
          </w:p>
        </w:tc>
        <w:tc>
          <w:tcPr>
            <w:tcW w:w="554" w:type="dxa"/>
            <w:textDirection w:val="btLr"/>
          </w:tcPr>
          <w:p w:rsidRPr="008763A9" w:rsidR="0016203B" w:rsidP="008763A9" w:rsidRDefault="0016203B" w14:paraId="5C03F2C2" w14:textId="7CD03F94">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Data Management</w:t>
            </w:r>
          </w:p>
        </w:tc>
        <w:tc>
          <w:tcPr>
            <w:tcW w:w="554" w:type="dxa"/>
            <w:textDirection w:val="btLr"/>
          </w:tcPr>
          <w:p w:rsidRPr="008763A9" w:rsidR="0016203B" w:rsidP="005977CC" w:rsidRDefault="0016203B" w14:paraId="56B5A35A" w14:textId="09CF5E56">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Compliance Management</w:t>
            </w:r>
          </w:p>
        </w:tc>
        <w:tc>
          <w:tcPr>
            <w:tcW w:w="554" w:type="dxa"/>
            <w:textDirection w:val="btLr"/>
          </w:tcPr>
          <w:p w:rsidRPr="008763A9" w:rsidR="0016203B" w:rsidP="005977CC" w:rsidRDefault="0016203B" w14:paraId="3A0A65F9" w14:textId="1772F0EE">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Communication Management</w:t>
            </w:r>
          </w:p>
        </w:tc>
        <w:tc>
          <w:tcPr>
            <w:tcW w:w="554" w:type="dxa"/>
            <w:textDirection w:val="btLr"/>
          </w:tcPr>
          <w:p w:rsidRPr="008763A9" w:rsidR="0016203B" w:rsidP="005977CC" w:rsidRDefault="0016203B" w14:paraId="6A71743F" w14:textId="5A7699A5">
            <w:pPr>
              <w:pStyle w:val="HeaderTable"/>
              <w:ind w:left="113" w:right="113"/>
              <w:cnfStyle w:val="100000000000" w:firstRow="1" w:lastRow="0" w:firstColumn="0" w:lastColumn="0" w:oddVBand="0" w:evenVBand="0" w:oddHBand="0" w:evenHBand="0" w:firstRowFirstColumn="0" w:firstRowLastColumn="0" w:lastRowFirstColumn="0" w:lastRowLastColumn="0"/>
              <w:rPr>
                <w:sz w:val="16"/>
                <w:szCs w:val="18"/>
              </w:rPr>
            </w:pPr>
            <w:r w:rsidRPr="008763A9">
              <w:rPr>
                <w:sz w:val="16"/>
                <w:szCs w:val="18"/>
              </w:rPr>
              <w:t>Technology Management</w:t>
            </w:r>
          </w:p>
        </w:tc>
      </w:tr>
      <w:tr w:rsidR="0016203B" w:rsidTr="008763A9" w14:paraId="4E3B61C2" w14:textId="1D858B80">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16203B" w14:paraId="1B5F42B6" w14:textId="4623DDFA">
            <w:pPr>
              <w:pStyle w:val="NormalTable"/>
            </w:pPr>
            <w:r>
              <w:t>Member</w:t>
            </w:r>
          </w:p>
        </w:tc>
        <w:tc>
          <w:tcPr>
            <w:tcW w:w="262" w:type="dxa"/>
            <w:noWrap/>
          </w:tcPr>
          <w:p w:rsidR="0016203B" w:rsidP="008763A9" w:rsidRDefault="004C030E" w14:paraId="308EEF53" w14:textId="014D1DB8">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733" w:type="dxa"/>
            <w:noWrap/>
          </w:tcPr>
          <w:p w:rsidR="0016203B" w:rsidP="008763A9" w:rsidRDefault="004C030E" w14:paraId="76800742" w14:textId="4AB7FD3F">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5" w:type="dxa"/>
            <w:noWrap/>
          </w:tcPr>
          <w:p w:rsidR="0016203B" w:rsidP="008763A9" w:rsidRDefault="004C030E" w14:paraId="28A37374" w14:textId="0BF52BF6">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5" w:type="dxa"/>
            <w:noWrap/>
          </w:tcPr>
          <w:p w:rsidR="0016203B" w:rsidP="008763A9" w:rsidRDefault="004C030E" w14:paraId="2190E203" w14:textId="410C0F4A">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4C030E" w14:paraId="00D84514" w14:textId="1683F5DB">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4C030E" w14:paraId="26769F46" w14:textId="2FD300C0">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4C030E" w14:paraId="754EF2E1" w14:textId="71B063B3">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4C030E" w14:paraId="0220AA9C" w14:textId="78242064">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4C030E" w14:paraId="5CF12C26" w14:textId="61B7A266">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4C030E" w14:paraId="0DFB3886" w14:textId="6404A023">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16203B" w14:paraId="6A1E8796" w14:textId="6DA8C796">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4C030E" w14:paraId="2BBA60C8" w14:textId="7A9A2D11">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4C030E" w14:paraId="06CC555B" w14:textId="4A738BFA">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525BD8" w:rsidRDefault="0016203B" w14:paraId="27457595"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16203B" w:rsidTr="008763A9" w14:paraId="47B9B356"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272FA373" w14:paraId="11F1F1AF" w14:textId="3ABD4A36">
            <w:pPr>
              <w:pStyle w:val="NormalTable"/>
            </w:pPr>
            <w:commentRangeStart w:id="660"/>
            <w:r>
              <w:t>Provider</w:t>
            </w:r>
            <w:commentRangeEnd w:id="660"/>
            <w:r w:rsidR="0016203B">
              <w:rPr>
                <w:rStyle w:val="CommentReference"/>
                <w:sz w:val="20"/>
                <w:szCs w:val="24"/>
              </w:rPr>
              <w:commentReference w:id="660"/>
            </w:r>
          </w:p>
        </w:tc>
        <w:tc>
          <w:tcPr>
            <w:tcW w:w="262" w:type="dxa"/>
            <w:noWrap/>
          </w:tcPr>
          <w:p w:rsidR="0016203B" w:rsidP="008763A9" w:rsidRDefault="004C030E" w14:paraId="09D18538" w14:textId="2C4BD94E">
            <w:pPr>
              <w:pStyle w:val="NormalTable"/>
              <w:jc w:val="center"/>
              <w:cnfStyle w:val="000000000000" w:firstRow="0" w:lastRow="0" w:firstColumn="0" w:lastColumn="0" w:oddVBand="0" w:evenVBand="0" w:oddHBand="0" w:evenHBand="0" w:firstRowFirstColumn="0" w:firstRowLastColumn="0" w:lastRowFirstColumn="0" w:lastRowLastColumn="0"/>
            </w:pPr>
            <w:r>
              <w:t>C</w:t>
            </w:r>
          </w:p>
        </w:tc>
        <w:tc>
          <w:tcPr>
            <w:tcW w:w="733" w:type="dxa"/>
            <w:noWrap/>
          </w:tcPr>
          <w:p w:rsidR="0016203B" w:rsidP="008763A9" w:rsidRDefault="004C030E" w14:paraId="45F06320" w14:textId="57401E74">
            <w:pPr>
              <w:pStyle w:val="NormalTable"/>
              <w:jc w:val="center"/>
              <w:cnfStyle w:val="000000000000" w:firstRow="0" w:lastRow="0" w:firstColumn="0" w:lastColumn="0" w:oddVBand="0" w:evenVBand="0" w:oddHBand="0" w:evenHBand="0" w:firstRowFirstColumn="0" w:firstRowLastColumn="0" w:lastRowFirstColumn="0" w:lastRowLastColumn="0"/>
            </w:pPr>
            <w:r>
              <w:t>R</w:t>
            </w:r>
          </w:p>
        </w:tc>
        <w:tc>
          <w:tcPr>
            <w:tcW w:w="555" w:type="dxa"/>
            <w:noWrap/>
          </w:tcPr>
          <w:p w:rsidR="0016203B" w:rsidP="008763A9" w:rsidRDefault="004C030E" w14:paraId="32179BCA" w14:textId="1AF77D56">
            <w:pPr>
              <w:pStyle w:val="NormalTable"/>
              <w:jc w:val="center"/>
              <w:cnfStyle w:val="000000000000" w:firstRow="0" w:lastRow="0" w:firstColumn="0" w:lastColumn="0" w:oddVBand="0" w:evenVBand="0" w:oddHBand="0" w:evenHBand="0" w:firstRowFirstColumn="0" w:firstRowLastColumn="0" w:lastRowFirstColumn="0" w:lastRowLastColumn="0"/>
            </w:pPr>
            <w:r>
              <w:t>R</w:t>
            </w:r>
          </w:p>
        </w:tc>
        <w:tc>
          <w:tcPr>
            <w:tcW w:w="555" w:type="dxa"/>
            <w:noWrap/>
          </w:tcPr>
          <w:p w:rsidR="0016203B" w:rsidP="008763A9" w:rsidRDefault="004C030E" w14:paraId="4EC07411" w14:textId="511D9CE4">
            <w:pPr>
              <w:pStyle w:val="NormalTable"/>
              <w:jc w:val="center"/>
              <w:cnfStyle w:val="000000000000" w:firstRow="0" w:lastRow="0" w:firstColumn="0" w:lastColumn="0" w:oddVBand="0" w:evenVBand="0" w:oddHBand="0" w:evenHBand="0" w:firstRowFirstColumn="0" w:firstRowLastColumn="0" w:lastRowFirstColumn="0" w:lastRowLastColumn="0"/>
            </w:pPr>
            <w:r>
              <w:t>R</w:t>
            </w:r>
          </w:p>
        </w:tc>
        <w:tc>
          <w:tcPr>
            <w:tcW w:w="554" w:type="dxa"/>
          </w:tcPr>
          <w:p w:rsidR="0016203B" w:rsidP="008763A9" w:rsidRDefault="004C030E" w14:paraId="4831884B" w14:textId="0A1F2CFF">
            <w:pPr>
              <w:pStyle w:val="NormalTable"/>
              <w:jc w:val="center"/>
              <w:cnfStyle w:val="000000000000" w:firstRow="0" w:lastRow="0" w:firstColumn="0" w:lastColumn="0" w:oddVBand="0" w:evenVBand="0" w:oddHBand="0" w:evenHBand="0" w:firstRowFirstColumn="0" w:firstRowLastColumn="0" w:lastRowFirstColumn="0" w:lastRowLastColumn="0"/>
            </w:pPr>
            <w:r>
              <w:t>R</w:t>
            </w:r>
          </w:p>
        </w:tc>
        <w:tc>
          <w:tcPr>
            <w:tcW w:w="554" w:type="dxa"/>
          </w:tcPr>
          <w:p w:rsidR="0016203B" w:rsidP="008763A9" w:rsidRDefault="004C030E" w14:paraId="2F46701A" w14:textId="77E6F311">
            <w:pPr>
              <w:pStyle w:val="NormalTable"/>
              <w:jc w:val="center"/>
              <w:cnfStyle w:val="000000000000" w:firstRow="0" w:lastRow="0" w:firstColumn="0" w:lastColumn="0" w:oddVBand="0" w:evenVBand="0" w:oddHBand="0" w:evenHBand="0" w:firstRowFirstColumn="0" w:firstRowLastColumn="0" w:lastRowFirstColumn="0" w:lastRowLastColumn="0"/>
            </w:pPr>
            <w:r>
              <w:t>R</w:t>
            </w:r>
          </w:p>
        </w:tc>
        <w:tc>
          <w:tcPr>
            <w:tcW w:w="554" w:type="dxa"/>
          </w:tcPr>
          <w:p w:rsidR="0016203B" w:rsidP="008763A9" w:rsidRDefault="004C030E" w14:paraId="3C475A88" w14:textId="2B1992BB">
            <w:pPr>
              <w:pStyle w:val="NormalTable"/>
              <w:jc w:val="center"/>
              <w:cnfStyle w:val="000000000000" w:firstRow="0" w:lastRow="0" w:firstColumn="0" w:lastColumn="0" w:oddVBand="0" w:evenVBand="0" w:oddHBand="0" w:evenHBand="0" w:firstRowFirstColumn="0" w:firstRowLastColumn="0" w:lastRowFirstColumn="0" w:lastRowLastColumn="0"/>
            </w:pPr>
            <w:r>
              <w:t>R</w:t>
            </w:r>
          </w:p>
        </w:tc>
        <w:tc>
          <w:tcPr>
            <w:tcW w:w="554" w:type="dxa"/>
          </w:tcPr>
          <w:p w:rsidR="0016203B" w:rsidP="008763A9" w:rsidRDefault="004C030E" w14:paraId="1868D904" w14:textId="7A958950">
            <w:pPr>
              <w:pStyle w:val="NormalTable"/>
              <w:jc w:val="center"/>
              <w:cnfStyle w:val="000000000000" w:firstRow="0" w:lastRow="0" w:firstColumn="0" w:lastColumn="0" w:oddVBand="0" w:evenVBand="0" w:oddHBand="0" w:evenHBand="0" w:firstRowFirstColumn="0" w:firstRowLastColumn="0" w:lastRowFirstColumn="0" w:lastRowLastColumn="0"/>
            </w:pPr>
            <w:r>
              <w:t>R</w:t>
            </w:r>
          </w:p>
        </w:tc>
        <w:tc>
          <w:tcPr>
            <w:tcW w:w="554" w:type="dxa"/>
          </w:tcPr>
          <w:p w:rsidR="0016203B" w:rsidP="008763A9" w:rsidRDefault="0016203B" w14:paraId="095A3E7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61BA7DC"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4E037F15"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72F328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8B14B96"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525BD8" w:rsidRDefault="0016203B" w14:paraId="74ADB9B1" w14:textId="77777777">
            <w:pPr>
              <w:pStyle w:val="NormalTable"/>
              <w:cnfStyle w:val="000000000000" w:firstRow="0" w:lastRow="0" w:firstColumn="0" w:lastColumn="0" w:oddVBand="0" w:evenVBand="0" w:oddHBand="0" w:evenHBand="0" w:firstRowFirstColumn="0" w:firstRowLastColumn="0" w:lastRowFirstColumn="0" w:lastRowLastColumn="0"/>
            </w:pPr>
          </w:p>
        </w:tc>
      </w:tr>
      <w:tr w:rsidR="0016203B" w:rsidTr="008763A9" w14:paraId="6C029AF6"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16203B" w14:paraId="3F1C95D6" w14:textId="0F3FA8A4">
            <w:pPr>
              <w:pStyle w:val="NormalTable"/>
            </w:pPr>
            <w:r>
              <w:t>Health Plan</w:t>
            </w:r>
          </w:p>
        </w:tc>
        <w:tc>
          <w:tcPr>
            <w:tcW w:w="262" w:type="dxa"/>
            <w:noWrap/>
          </w:tcPr>
          <w:p w:rsidR="0016203B" w:rsidP="008763A9" w:rsidRDefault="004C030E" w14:paraId="46AD053E" w14:textId="59087236">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733" w:type="dxa"/>
            <w:noWrap/>
          </w:tcPr>
          <w:p w:rsidR="0016203B" w:rsidP="008763A9" w:rsidRDefault="004C030E" w14:paraId="76AEE57A" w14:textId="70E7EC33">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5" w:type="dxa"/>
            <w:noWrap/>
          </w:tcPr>
          <w:p w:rsidR="0016203B" w:rsidP="008763A9" w:rsidRDefault="004C030E" w14:paraId="2EA65DE0" w14:textId="6D0BC029">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5" w:type="dxa"/>
            <w:noWrap/>
          </w:tcPr>
          <w:p w:rsidR="0016203B" w:rsidP="008763A9" w:rsidRDefault="0016203B" w14:paraId="3F6C2B13"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4C030E" w14:paraId="33BD436E" w14:textId="40AAA021">
            <w:pPr>
              <w:pStyle w:val="NormalTable"/>
              <w:jc w:val="center"/>
              <w:cnfStyle w:val="000000100000" w:firstRow="0" w:lastRow="0" w:firstColumn="0" w:lastColumn="0" w:oddVBand="0" w:evenVBand="0" w:oddHBand="1" w:evenHBand="0" w:firstRowFirstColumn="0" w:firstRowLastColumn="0" w:lastRowFirstColumn="0" w:lastRowLastColumn="0"/>
            </w:pPr>
            <w:r>
              <w:t>R</w:t>
            </w:r>
          </w:p>
        </w:tc>
        <w:tc>
          <w:tcPr>
            <w:tcW w:w="554" w:type="dxa"/>
          </w:tcPr>
          <w:p w:rsidR="0016203B" w:rsidP="008763A9" w:rsidRDefault="004C030E" w14:paraId="7ED0B065" w14:textId="7C713BCC">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4" w:type="dxa"/>
          </w:tcPr>
          <w:p w:rsidR="0016203B" w:rsidP="008763A9" w:rsidRDefault="004C030E" w14:paraId="270BFFF0" w14:textId="0B1E74C9">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4" w:type="dxa"/>
          </w:tcPr>
          <w:p w:rsidR="0016203B" w:rsidP="008763A9" w:rsidRDefault="004C030E" w14:paraId="12666D96" w14:textId="24287720">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4" w:type="dxa"/>
          </w:tcPr>
          <w:p w:rsidR="0016203B" w:rsidP="008763A9" w:rsidRDefault="004C030E" w14:paraId="7E86CD55" w14:textId="65460F18">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4C030E" w14:paraId="14803EC7" w14:textId="544D2953">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4" w:type="dxa"/>
          </w:tcPr>
          <w:p w:rsidR="0016203B" w:rsidP="008763A9" w:rsidRDefault="0016203B" w14:paraId="16F50660"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51025F8D"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6318736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525BD8" w:rsidRDefault="0016203B" w14:paraId="3C10CFD9"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16203B" w:rsidTr="008763A9" w14:paraId="23D4F1B3"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16203B" w14:paraId="7F55BDE0" w14:textId="095DCD83">
            <w:pPr>
              <w:pStyle w:val="NormalTable"/>
            </w:pPr>
            <w:r>
              <w:t>Health Insurance Program</w:t>
            </w:r>
          </w:p>
        </w:tc>
        <w:tc>
          <w:tcPr>
            <w:tcW w:w="262" w:type="dxa"/>
            <w:noWrap/>
          </w:tcPr>
          <w:p w:rsidR="0016203B" w:rsidP="008763A9" w:rsidRDefault="00EB0DBB" w14:paraId="176234F6" w14:textId="699423E5">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733" w:type="dxa"/>
            <w:noWrap/>
          </w:tcPr>
          <w:p w:rsidR="0016203B" w:rsidP="008763A9" w:rsidRDefault="00EB0DBB" w14:paraId="2D967B23" w14:textId="053EFF10">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555" w:type="dxa"/>
            <w:noWrap/>
          </w:tcPr>
          <w:p w:rsidR="0016203B" w:rsidP="008763A9" w:rsidRDefault="00EB0DBB" w14:paraId="00FEC948" w14:textId="35AD9EE8">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555" w:type="dxa"/>
            <w:noWrap/>
          </w:tcPr>
          <w:p w:rsidR="0016203B" w:rsidP="008763A9" w:rsidRDefault="00EB0DBB" w14:paraId="497C8148" w14:textId="0DA1D5C9">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554" w:type="dxa"/>
          </w:tcPr>
          <w:p w:rsidR="0016203B" w:rsidP="008763A9" w:rsidRDefault="00EB0DBB" w14:paraId="487894DA" w14:textId="63A4522D">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554" w:type="dxa"/>
          </w:tcPr>
          <w:p w:rsidR="0016203B" w:rsidP="008763A9" w:rsidRDefault="0016203B" w14:paraId="54F3518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EB0DBB" w14:paraId="158A8155" w14:textId="199AB760">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554" w:type="dxa"/>
          </w:tcPr>
          <w:p w:rsidR="0016203B" w:rsidP="008763A9" w:rsidRDefault="00EB0DBB" w14:paraId="7D904795" w14:textId="665A49E9">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554" w:type="dxa"/>
          </w:tcPr>
          <w:p w:rsidR="0016203B" w:rsidP="008763A9" w:rsidRDefault="00EB0DBB" w14:paraId="231717B1" w14:textId="733B5549">
            <w:pPr>
              <w:pStyle w:val="NormalTable"/>
              <w:jc w:val="center"/>
              <w:cnfStyle w:val="000000000000" w:firstRow="0" w:lastRow="0" w:firstColumn="0" w:lastColumn="0" w:oddVBand="0" w:evenVBand="0" w:oddHBand="0" w:evenHBand="0" w:firstRowFirstColumn="0" w:firstRowLastColumn="0" w:lastRowFirstColumn="0" w:lastRowLastColumn="0"/>
            </w:pPr>
            <w:r>
              <w:t>C</w:t>
            </w:r>
          </w:p>
        </w:tc>
        <w:tc>
          <w:tcPr>
            <w:tcW w:w="554" w:type="dxa"/>
          </w:tcPr>
          <w:p w:rsidR="0016203B" w:rsidP="008763A9" w:rsidRDefault="0016203B" w14:paraId="47F49ED1"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0E7D96A3"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0308B57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002696A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525BD8" w:rsidRDefault="0016203B" w14:paraId="636E919C" w14:textId="77777777">
            <w:pPr>
              <w:pStyle w:val="NormalTable"/>
              <w:cnfStyle w:val="000000000000" w:firstRow="0" w:lastRow="0" w:firstColumn="0" w:lastColumn="0" w:oddVBand="0" w:evenVBand="0" w:oddHBand="0" w:evenHBand="0" w:firstRowFirstColumn="0" w:firstRowLastColumn="0" w:lastRowFirstColumn="0" w:lastRowLastColumn="0"/>
            </w:pPr>
          </w:p>
        </w:tc>
      </w:tr>
      <w:tr w:rsidR="0016203B" w:rsidTr="008763A9" w14:paraId="3C18EC69"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16203B" w14:paraId="5D3699C4" w14:textId="3B8F36DC">
            <w:pPr>
              <w:pStyle w:val="NormalTable"/>
            </w:pPr>
            <w:r>
              <w:t>Organization</w:t>
            </w:r>
          </w:p>
        </w:tc>
        <w:tc>
          <w:tcPr>
            <w:tcW w:w="262" w:type="dxa"/>
            <w:noWrap/>
          </w:tcPr>
          <w:p w:rsidR="0016203B" w:rsidP="008763A9" w:rsidRDefault="00EB0DBB" w14:paraId="12B5D2C5" w14:textId="6C433A19">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733" w:type="dxa"/>
            <w:noWrap/>
          </w:tcPr>
          <w:p w:rsidR="0016203B" w:rsidP="008763A9" w:rsidRDefault="00EB0DBB" w14:paraId="64637C86" w14:textId="044B363B">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5" w:type="dxa"/>
            <w:noWrap/>
          </w:tcPr>
          <w:p w:rsidR="0016203B" w:rsidP="008763A9" w:rsidRDefault="00EB0DBB" w14:paraId="57ACF9EB" w14:textId="3E2087A0">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5" w:type="dxa"/>
            <w:noWrap/>
          </w:tcPr>
          <w:p w:rsidR="0016203B" w:rsidP="008763A9" w:rsidRDefault="00EB0DBB" w14:paraId="21FC9306" w14:textId="50C21DF6">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4" w:type="dxa"/>
          </w:tcPr>
          <w:p w:rsidR="0016203B" w:rsidP="008763A9" w:rsidRDefault="0016203B" w14:paraId="71A1212C" w14:textId="6B3F9DC0">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EB0DBB" w14:paraId="4D828693" w14:textId="689188A5">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16203B" w14:paraId="23719D54" w14:textId="22ED71D7">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16203B" w14:paraId="58AD76E1"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EB0DBB" w14:paraId="11B68E00" w14:textId="76896CDC">
            <w:pPr>
              <w:pStyle w:val="NormalTable"/>
              <w:jc w:val="center"/>
              <w:cnfStyle w:val="000000100000" w:firstRow="0" w:lastRow="0" w:firstColumn="0" w:lastColumn="0" w:oddVBand="0" w:evenVBand="0" w:oddHBand="1" w:evenHBand="0" w:firstRowFirstColumn="0" w:firstRowLastColumn="0" w:lastRowFirstColumn="0" w:lastRowLastColumn="0"/>
            </w:pPr>
            <w:r>
              <w:t>U</w:t>
            </w:r>
          </w:p>
        </w:tc>
        <w:tc>
          <w:tcPr>
            <w:tcW w:w="554" w:type="dxa"/>
          </w:tcPr>
          <w:p w:rsidR="0016203B" w:rsidP="008763A9" w:rsidRDefault="0016203B" w14:paraId="23725DEF"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758A5BAF"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57EC3BD0"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1CBF8257"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525BD8" w:rsidRDefault="0016203B" w14:paraId="79F80D08"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16203B" w:rsidTr="008763A9" w14:paraId="35A04C05"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16203B" w14:paraId="62F62F56" w14:textId="07D06575">
            <w:pPr>
              <w:pStyle w:val="NormalTable"/>
            </w:pPr>
            <w:r>
              <w:t>Healthcare Delivery</w:t>
            </w:r>
          </w:p>
        </w:tc>
        <w:tc>
          <w:tcPr>
            <w:tcW w:w="262" w:type="dxa"/>
            <w:noWrap/>
          </w:tcPr>
          <w:p w:rsidR="0016203B" w:rsidP="008763A9" w:rsidRDefault="0016203B" w14:paraId="1982D388" w14:textId="2F88D658">
            <w:pPr>
              <w:pStyle w:val="NormalTable"/>
              <w:jc w:val="center"/>
              <w:cnfStyle w:val="000000000000" w:firstRow="0" w:lastRow="0" w:firstColumn="0" w:lastColumn="0" w:oddVBand="0" w:evenVBand="0" w:oddHBand="0" w:evenHBand="0" w:firstRowFirstColumn="0" w:firstRowLastColumn="0" w:lastRowFirstColumn="0" w:lastRowLastColumn="0"/>
            </w:pPr>
          </w:p>
        </w:tc>
        <w:tc>
          <w:tcPr>
            <w:tcW w:w="733" w:type="dxa"/>
            <w:noWrap/>
          </w:tcPr>
          <w:p w:rsidR="0016203B" w:rsidP="008763A9" w:rsidRDefault="00EB0DBB" w14:paraId="4AF9C15A" w14:textId="7D9C9860">
            <w:pPr>
              <w:pStyle w:val="NormalTable"/>
              <w:jc w:val="center"/>
              <w:cnfStyle w:val="000000000000" w:firstRow="0" w:lastRow="0" w:firstColumn="0" w:lastColumn="0" w:oddVBand="0" w:evenVBand="0" w:oddHBand="0" w:evenHBand="0" w:firstRowFirstColumn="0" w:firstRowLastColumn="0" w:lastRowFirstColumn="0" w:lastRowLastColumn="0"/>
            </w:pPr>
            <w:r>
              <w:t>C</w:t>
            </w:r>
          </w:p>
        </w:tc>
        <w:tc>
          <w:tcPr>
            <w:tcW w:w="555" w:type="dxa"/>
            <w:noWrap/>
          </w:tcPr>
          <w:p w:rsidR="0016203B" w:rsidP="008763A9" w:rsidRDefault="00EB0DBB" w14:paraId="6A7B7555" w14:textId="71FE5F47">
            <w:pPr>
              <w:pStyle w:val="NormalTable"/>
              <w:jc w:val="center"/>
              <w:cnfStyle w:val="000000000000" w:firstRow="0" w:lastRow="0" w:firstColumn="0" w:lastColumn="0" w:oddVBand="0" w:evenVBand="0" w:oddHBand="0" w:evenHBand="0" w:firstRowFirstColumn="0" w:firstRowLastColumn="0" w:lastRowFirstColumn="0" w:lastRowLastColumn="0"/>
            </w:pPr>
            <w:r>
              <w:t>C</w:t>
            </w:r>
          </w:p>
        </w:tc>
        <w:tc>
          <w:tcPr>
            <w:tcW w:w="555" w:type="dxa"/>
            <w:noWrap/>
          </w:tcPr>
          <w:p w:rsidR="0016203B" w:rsidP="008763A9" w:rsidRDefault="0016203B" w14:paraId="1D511D57"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EB0DBB" w14:paraId="4BDF55D1" w14:textId="2137B166">
            <w:pPr>
              <w:pStyle w:val="NormalTable"/>
              <w:jc w:val="center"/>
              <w:cnfStyle w:val="000000000000" w:firstRow="0" w:lastRow="0" w:firstColumn="0" w:lastColumn="0" w:oddVBand="0" w:evenVBand="0" w:oddHBand="0" w:evenHBand="0" w:firstRowFirstColumn="0" w:firstRowLastColumn="0" w:lastRowFirstColumn="0" w:lastRowLastColumn="0"/>
            </w:pPr>
            <w:r>
              <w:t>C</w:t>
            </w:r>
          </w:p>
        </w:tc>
        <w:tc>
          <w:tcPr>
            <w:tcW w:w="554" w:type="dxa"/>
          </w:tcPr>
          <w:p w:rsidR="0016203B" w:rsidP="008763A9" w:rsidRDefault="0016203B" w14:paraId="51EC0A24"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74DF166"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3432CC98" w14:textId="4AFA43AB">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1BDFA455" w14:textId="145639F6">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DB024CC"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198090BC"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43D420D"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D1BF10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525BD8" w:rsidRDefault="0016203B" w14:paraId="63FB2AA8" w14:textId="77777777">
            <w:pPr>
              <w:pStyle w:val="NormalTable"/>
              <w:cnfStyle w:val="000000000000" w:firstRow="0" w:lastRow="0" w:firstColumn="0" w:lastColumn="0" w:oddVBand="0" w:evenVBand="0" w:oddHBand="0" w:evenHBand="0" w:firstRowFirstColumn="0" w:firstRowLastColumn="0" w:lastRowFirstColumn="0" w:lastRowLastColumn="0"/>
            </w:pPr>
          </w:p>
        </w:tc>
      </w:tr>
      <w:tr w:rsidR="0016203B" w:rsidTr="008763A9" w14:paraId="08B6240B"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16203B" w14:paraId="2BC95692" w14:textId="51F45746">
            <w:pPr>
              <w:pStyle w:val="NormalTable"/>
            </w:pPr>
            <w:r>
              <w:t>Healthcare Payment</w:t>
            </w:r>
          </w:p>
        </w:tc>
        <w:tc>
          <w:tcPr>
            <w:tcW w:w="262" w:type="dxa"/>
            <w:noWrap/>
          </w:tcPr>
          <w:p w:rsidR="0016203B" w:rsidP="008763A9" w:rsidRDefault="0016203B" w14:paraId="660AF8A7" w14:textId="1D04E354">
            <w:pPr>
              <w:pStyle w:val="NormalTable"/>
              <w:jc w:val="center"/>
              <w:cnfStyle w:val="000000100000" w:firstRow="0" w:lastRow="0" w:firstColumn="0" w:lastColumn="0" w:oddVBand="0" w:evenVBand="0" w:oddHBand="1" w:evenHBand="0" w:firstRowFirstColumn="0" w:firstRowLastColumn="0" w:lastRowFirstColumn="0" w:lastRowLastColumn="0"/>
            </w:pPr>
          </w:p>
        </w:tc>
        <w:tc>
          <w:tcPr>
            <w:tcW w:w="733" w:type="dxa"/>
            <w:noWrap/>
          </w:tcPr>
          <w:p w:rsidR="0016203B" w:rsidP="008763A9" w:rsidRDefault="0016203B" w14:paraId="4DF201CC" w14:textId="4A17D6DA">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16203B" w14:paraId="583BD4D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EB0DBB" w14:paraId="0A61EF64" w14:textId="6D73C206">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16203B" w14:paraId="6A297F48" w14:textId="3F3EF95B">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5504D096"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34C2E5C1" w14:textId="4EE195DC">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33F50018"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59117089" w14:textId="2F93A9B0">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0D170D1E"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485EE71A"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7BD4BAEA"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2B13A77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525BD8" w:rsidRDefault="0016203B" w14:paraId="2C0CF8EB"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16203B" w:rsidTr="008763A9" w14:paraId="7D807839"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16203B" w14:paraId="4E4D669C" w14:textId="2422D5C6">
            <w:pPr>
              <w:pStyle w:val="NormalTable"/>
            </w:pPr>
            <w:r>
              <w:t>Healthcare Quality</w:t>
            </w:r>
          </w:p>
        </w:tc>
        <w:tc>
          <w:tcPr>
            <w:tcW w:w="262" w:type="dxa"/>
            <w:noWrap/>
          </w:tcPr>
          <w:p w:rsidR="0016203B" w:rsidP="008763A9" w:rsidRDefault="0016203B" w14:paraId="0A665A33" w14:textId="79E15130">
            <w:pPr>
              <w:pStyle w:val="NormalTable"/>
              <w:jc w:val="center"/>
              <w:cnfStyle w:val="000000000000" w:firstRow="0" w:lastRow="0" w:firstColumn="0" w:lastColumn="0" w:oddVBand="0" w:evenVBand="0" w:oddHBand="0" w:evenHBand="0" w:firstRowFirstColumn="0" w:firstRowLastColumn="0" w:lastRowFirstColumn="0" w:lastRowLastColumn="0"/>
            </w:pPr>
          </w:p>
        </w:tc>
        <w:tc>
          <w:tcPr>
            <w:tcW w:w="733" w:type="dxa"/>
            <w:noWrap/>
          </w:tcPr>
          <w:p w:rsidR="0016203B" w:rsidP="008763A9" w:rsidRDefault="0016203B" w14:paraId="139EFCBE" w14:textId="441C4946">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16203B" w:rsidP="008763A9" w:rsidRDefault="0016203B" w14:paraId="5552D0ED" w14:textId="5F91DD3D">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16203B" w:rsidP="008763A9" w:rsidRDefault="0016203B" w14:paraId="6525EE02"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B28C1BA"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59CF833"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51EAB17D"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33A7F701"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4DBBBF1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EB0DBB" w14:paraId="369F04D7" w14:textId="19AD1D9C">
            <w:pPr>
              <w:pStyle w:val="NormalTable"/>
              <w:jc w:val="center"/>
              <w:cnfStyle w:val="000000000000" w:firstRow="0" w:lastRow="0" w:firstColumn="0" w:lastColumn="0" w:oddVBand="0" w:evenVBand="0" w:oddHBand="0" w:evenHBand="0" w:firstRowFirstColumn="0" w:firstRowLastColumn="0" w:lastRowFirstColumn="0" w:lastRowLastColumn="0"/>
            </w:pPr>
            <w:r>
              <w:t>U</w:t>
            </w:r>
          </w:p>
        </w:tc>
        <w:tc>
          <w:tcPr>
            <w:tcW w:w="554" w:type="dxa"/>
          </w:tcPr>
          <w:p w:rsidR="0016203B" w:rsidP="008763A9" w:rsidRDefault="00EB0DBB" w14:paraId="0D896F05" w14:textId="06856EFA">
            <w:pPr>
              <w:pStyle w:val="NormalTable"/>
              <w:jc w:val="center"/>
              <w:cnfStyle w:val="000000000000" w:firstRow="0" w:lastRow="0" w:firstColumn="0" w:lastColumn="0" w:oddVBand="0" w:evenVBand="0" w:oddHBand="0" w:evenHBand="0" w:firstRowFirstColumn="0" w:firstRowLastColumn="0" w:lastRowFirstColumn="0" w:lastRowLastColumn="0"/>
            </w:pPr>
            <w:r>
              <w:t>C</w:t>
            </w:r>
          </w:p>
        </w:tc>
        <w:tc>
          <w:tcPr>
            <w:tcW w:w="554" w:type="dxa"/>
          </w:tcPr>
          <w:p w:rsidR="0016203B" w:rsidP="008763A9" w:rsidRDefault="0016203B" w14:paraId="6C74CE28"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5815CF56"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525BD8" w:rsidRDefault="0016203B" w14:paraId="57C00B5B" w14:textId="77777777">
            <w:pPr>
              <w:pStyle w:val="NormalTable"/>
              <w:cnfStyle w:val="000000000000" w:firstRow="0" w:lastRow="0" w:firstColumn="0" w:lastColumn="0" w:oddVBand="0" w:evenVBand="0" w:oddHBand="0" w:evenHBand="0" w:firstRowFirstColumn="0" w:firstRowLastColumn="0" w:lastRowFirstColumn="0" w:lastRowLastColumn="0"/>
            </w:pPr>
          </w:p>
        </w:tc>
      </w:tr>
      <w:tr w:rsidR="0016203B" w:rsidTr="008763A9" w14:paraId="39047669"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4C030E" w14:paraId="17AFB56B" w14:textId="10DB86D2">
            <w:pPr>
              <w:pStyle w:val="NormalTable"/>
            </w:pPr>
            <w:r>
              <w:t>Agreement</w:t>
            </w:r>
          </w:p>
        </w:tc>
        <w:tc>
          <w:tcPr>
            <w:tcW w:w="262" w:type="dxa"/>
            <w:noWrap/>
          </w:tcPr>
          <w:p w:rsidR="0016203B" w:rsidP="008763A9" w:rsidRDefault="0016203B" w14:paraId="4ACF9386"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733" w:type="dxa"/>
            <w:noWrap/>
          </w:tcPr>
          <w:p w:rsidR="0016203B" w:rsidP="008763A9" w:rsidRDefault="0016203B" w14:paraId="185B6ABA"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16203B" w14:paraId="061A1C65"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16203B" w14:paraId="32BFF25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08C17896"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013BB8B6"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4C030E" w14:paraId="6B29C3A7" w14:textId="59DAD698">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16203B" w14:paraId="3C43DDF2"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12A67119"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164D79F1"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354BCC52"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37EA415A"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30D9F230"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525BD8" w:rsidRDefault="0016203B" w14:paraId="342CE2C5"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16203B" w:rsidTr="008763A9" w14:paraId="79EE6077"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4C030E" w14:paraId="2146AABE" w14:textId="742A7828">
            <w:pPr>
              <w:pStyle w:val="NormalTable"/>
            </w:pPr>
            <w:r>
              <w:t>Financial</w:t>
            </w:r>
          </w:p>
        </w:tc>
        <w:tc>
          <w:tcPr>
            <w:tcW w:w="262" w:type="dxa"/>
            <w:noWrap/>
          </w:tcPr>
          <w:p w:rsidR="0016203B" w:rsidP="008763A9" w:rsidRDefault="0016203B" w14:paraId="2F11032E"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733" w:type="dxa"/>
            <w:noWrap/>
          </w:tcPr>
          <w:p w:rsidR="0016203B" w:rsidP="008763A9" w:rsidRDefault="0016203B" w14:paraId="3AB3D27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16203B" w:rsidP="008763A9" w:rsidRDefault="0016203B" w14:paraId="1F9E7933"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16203B" w:rsidP="008763A9" w:rsidRDefault="004C030E" w14:paraId="1D9C5C11" w14:textId="5FFDE69D">
            <w:pPr>
              <w:pStyle w:val="NormalTable"/>
              <w:jc w:val="center"/>
              <w:cnfStyle w:val="000000000000" w:firstRow="0" w:lastRow="0" w:firstColumn="0" w:lastColumn="0" w:oddVBand="0" w:evenVBand="0" w:oddHBand="0" w:evenHBand="0" w:firstRowFirstColumn="0" w:firstRowLastColumn="0" w:lastRowFirstColumn="0" w:lastRowLastColumn="0"/>
            </w:pPr>
            <w:r>
              <w:t>C</w:t>
            </w:r>
          </w:p>
        </w:tc>
        <w:tc>
          <w:tcPr>
            <w:tcW w:w="554" w:type="dxa"/>
          </w:tcPr>
          <w:p w:rsidR="0016203B" w:rsidP="008763A9" w:rsidRDefault="0016203B" w14:paraId="1284B70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086EE3B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21217D61"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1CD3ACAF"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F94831F"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F773C63"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1C54930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399777D"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189F197"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525BD8" w:rsidRDefault="0016203B" w14:paraId="04061F60" w14:textId="77777777">
            <w:pPr>
              <w:pStyle w:val="NormalTable"/>
              <w:cnfStyle w:val="000000000000" w:firstRow="0" w:lastRow="0" w:firstColumn="0" w:lastColumn="0" w:oddVBand="0" w:evenVBand="0" w:oddHBand="0" w:evenHBand="0" w:firstRowFirstColumn="0" w:firstRowLastColumn="0" w:lastRowFirstColumn="0" w:lastRowLastColumn="0"/>
            </w:pPr>
          </w:p>
        </w:tc>
      </w:tr>
      <w:tr w:rsidR="0016203B" w:rsidTr="008763A9" w14:paraId="3FAF7A16"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4C030E" w14:paraId="5B0E7330" w14:textId="70963D41">
            <w:pPr>
              <w:pStyle w:val="NormalTable"/>
            </w:pPr>
            <w:r>
              <w:t>Planning</w:t>
            </w:r>
          </w:p>
        </w:tc>
        <w:tc>
          <w:tcPr>
            <w:tcW w:w="262" w:type="dxa"/>
            <w:noWrap/>
          </w:tcPr>
          <w:p w:rsidR="0016203B" w:rsidP="008763A9" w:rsidRDefault="0016203B" w14:paraId="5465D007"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733" w:type="dxa"/>
            <w:noWrap/>
          </w:tcPr>
          <w:p w:rsidR="0016203B" w:rsidP="008763A9" w:rsidRDefault="0016203B" w14:paraId="60EA8358"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16203B" w14:paraId="1FBDA8E7"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16203B" w14:paraId="4A0568E7"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4C964E98"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3D51ED8B"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0B12BC8D"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68D81289"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444BFD24"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4C030E" w14:paraId="323B3315" w14:textId="34EB9960">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16203B" w14:paraId="242380C7"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01100519"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5EA04967"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525BD8" w:rsidRDefault="0016203B" w14:paraId="462CCC89"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16203B" w:rsidTr="008763A9" w14:paraId="5339FB35"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4C030E" w14:paraId="7A768C43" w14:textId="55A5D583">
            <w:pPr>
              <w:pStyle w:val="NormalTable"/>
            </w:pPr>
            <w:r>
              <w:t>Technology</w:t>
            </w:r>
          </w:p>
        </w:tc>
        <w:tc>
          <w:tcPr>
            <w:tcW w:w="262" w:type="dxa"/>
            <w:noWrap/>
          </w:tcPr>
          <w:p w:rsidR="0016203B" w:rsidP="008763A9" w:rsidRDefault="0016203B" w14:paraId="30EFF18F"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733" w:type="dxa"/>
            <w:noWrap/>
          </w:tcPr>
          <w:p w:rsidR="0016203B" w:rsidP="008763A9" w:rsidRDefault="0016203B" w14:paraId="0012C12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16203B" w:rsidP="008763A9" w:rsidRDefault="0016203B" w14:paraId="6A88FCF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16203B" w:rsidP="008763A9" w:rsidRDefault="0016203B" w14:paraId="245C622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072D2C1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B000B65"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BC21A9F"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60844C68"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4E741B5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574A4946"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57E9ECC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442C784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8763A9" w:rsidRDefault="0016203B" w14:paraId="790F6FFE"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16203B" w:rsidP="00525BD8" w:rsidRDefault="004C030E" w14:paraId="60485D8E" w14:textId="2EDF233E">
            <w:pPr>
              <w:pStyle w:val="NormalTable"/>
              <w:cnfStyle w:val="000000000000" w:firstRow="0" w:lastRow="0" w:firstColumn="0" w:lastColumn="0" w:oddVBand="0" w:evenVBand="0" w:oddHBand="0" w:evenHBand="0" w:firstRowFirstColumn="0" w:firstRowLastColumn="0" w:lastRowFirstColumn="0" w:lastRowLastColumn="0"/>
            </w:pPr>
            <w:r>
              <w:t>C</w:t>
            </w:r>
          </w:p>
        </w:tc>
      </w:tr>
      <w:tr w:rsidR="0016203B" w:rsidTr="008763A9" w14:paraId="3399650E"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16203B" w:rsidP="00525BD8" w:rsidRDefault="004C030E" w14:paraId="0C927429" w14:textId="7F492881">
            <w:pPr>
              <w:pStyle w:val="NormalTable"/>
            </w:pPr>
            <w:r>
              <w:t>Compliance</w:t>
            </w:r>
          </w:p>
        </w:tc>
        <w:tc>
          <w:tcPr>
            <w:tcW w:w="262" w:type="dxa"/>
            <w:noWrap/>
          </w:tcPr>
          <w:p w:rsidR="0016203B" w:rsidP="008763A9" w:rsidRDefault="0016203B" w14:paraId="697F073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733" w:type="dxa"/>
            <w:noWrap/>
          </w:tcPr>
          <w:p w:rsidR="0016203B" w:rsidP="008763A9" w:rsidRDefault="0016203B" w14:paraId="4945676E"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16203B" w14:paraId="069DD09D"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16203B" w:rsidP="008763A9" w:rsidRDefault="0016203B" w14:paraId="6F58CEDB"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3D048DC3"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72BF4263"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2E62B3E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1B9D240D"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767CCCDA"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2CCBC800"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16203B" w14:paraId="20C464C5"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8763A9" w:rsidRDefault="004C030E" w14:paraId="295A98F5" w14:textId="2130D65F">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16203B" w:rsidP="008763A9" w:rsidRDefault="0016203B" w14:paraId="13AABC1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16203B" w:rsidP="00525BD8" w:rsidRDefault="0016203B" w14:paraId="17FF2E21"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4C030E" w:rsidTr="008763A9" w14:paraId="7FA0A4D4"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4C030E" w:rsidP="00525BD8" w:rsidRDefault="004C030E" w14:paraId="5F9FB94A" w14:textId="70004FBB">
            <w:pPr>
              <w:pStyle w:val="NormalTable"/>
            </w:pPr>
            <w:r>
              <w:t>Administrative</w:t>
            </w:r>
          </w:p>
        </w:tc>
        <w:tc>
          <w:tcPr>
            <w:tcW w:w="262" w:type="dxa"/>
            <w:noWrap/>
          </w:tcPr>
          <w:p w:rsidR="004C030E" w:rsidRDefault="004C030E" w14:paraId="0D94285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733" w:type="dxa"/>
            <w:noWrap/>
          </w:tcPr>
          <w:p w:rsidR="004C030E" w:rsidRDefault="004C030E" w14:paraId="07DC975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4C030E" w:rsidRDefault="004C030E" w14:paraId="34A73A4D"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4C030E" w:rsidRDefault="004C030E" w14:paraId="0E74775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2511FBA6"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3DEFE30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36E44CB8"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6F6000E3"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510F00B2"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479A8CA6"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0F1289EF"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55425031"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6C0B54BF"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P="00525BD8" w:rsidRDefault="004C030E" w14:paraId="09BF0147" w14:textId="77777777">
            <w:pPr>
              <w:pStyle w:val="NormalTable"/>
              <w:cnfStyle w:val="000000000000" w:firstRow="0" w:lastRow="0" w:firstColumn="0" w:lastColumn="0" w:oddVBand="0" w:evenVBand="0" w:oddHBand="0" w:evenHBand="0" w:firstRowFirstColumn="0" w:firstRowLastColumn="0" w:lastRowFirstColumn="0" w:lastRowLastColumn="0"/>
            </w:pPr>
          </w:p>
        </w:tc>
      </w:tr>
      <w:tr w:rsidR="004C030E" w:rsidTr="008763A9" w14:paraId="7EAE204F"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4C030E" w:rsidP="00525BD8" w:rsidRDefault="004C030E" w14:paraId="7132ED65" w14:textId="1B47D21A">
            <w:pPr>
              <w:pStyle w:val="NormalTable"/>
            </w:pPr>
            <w:r>
              <w:t>Data</w:t>
            </w:r>
          </w:p>
        </w:tc>
        <w:tc>
          <w:tcPr>
            <w:tcW w:w="262" w:type="dxa"/>
            <w:noWrap/>
          </w:tcPr>
          <w:p w:rsidR="004C030E" w:rsidRDefault="004C030E" w14:paraId="49CA2FC1"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733" w:type="dxa"/>
            <w:noWrap/>
          </w:tcPr>
          <w:p w:rsidR="004C030E" w:rsidRDefault="004C030E" w14:paraId="6C96E6E3"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4C030E" w:rsidRDefault="004C030E" w14:paraId="74248241"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4C030E" w:rsidRDefault="004C030E" w14:paraId="37A5F81E"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752C5E27"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4224F468"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1EC10563"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6DF86501"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6D47C07C"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74B04F41"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2ADD5458" w14:textId="4D7550A8">
            <w:pPr>
              <w:pStyle w:val="NormalTable"/>
              <w:jc w:val="center"/>
              <w:cnfStyle w:val="000000100000" w:firstRow="0" w:lastRow="0" w:firstColumn="0" w:lastColumn="0" w:oddVBand="0" w:evenVBand="0" w:oddHBand="1" w:evenHBand="0" w:firstRowFirstColumn="0" w:firstRowLastColumn="0" w:lastRowFirstColumn="0" w:lastRowLastColumn="0"/>
            </w:pPr>
            <w:r>
              <w:t>C</w:t>
            </w:r>
          </w:p>
        </w:tc>
        <w:tc>
          <w:tcPr>
            <w:tcW w:w="554" w:type="dxa"/>
          </w:tcPr>
          <w:p w:rsidR="004C030E" w:rsidRDefault="004C030E" w14:paraId="07F984D2"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0A691F65"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P="00525BD8" w:rsidRDefault="004C030E" w14:paraId="7DE61485" w14:textId="77777777">
            <w:pPr>
              <w:pStyle w:val="NormalTable"/>
              <w:cnfStyle w:val="000000100000" w:firstRow="0" w:lastRow="0" w:firstColumn="0" w:lastColumn="0" w:oddVBand="0" w:evenVBand="0" w:oddHBand="1" w:evenHBand="0" w:firstRowFirstColumn="0" w:firstRowLastColumn="0" w:lastRowFirstColumn="0" w:lastRowLastColumn="0"/>
            </w:pPr>
          </w:p>
        </w:tc>
      </w:tr>
      <w:tr w:rsidR="004C030E" w:rsidTr="008763A9" w14:paraId="456E8716" w14:textId="77777777">
        <w:trPr>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4C030E" w:rsidP="00525BD8" w:rsidRDefault="004C030E" w14:paraId="2C7F58B0" w14:textId="77777777">
            <w:pPr>
              <w:pStyle w:val="NormalTable"/>
            </w:pPr>
          </w:p>
        </w:tc>
        <w:tc>
          <w:tcPr>
            <w:tcW w:w="262" w:type="dxa"/>
            <w:noWrap/>
          </w:tcPr>
          <w:p w:rsidR="004C030E" w:rsidRDefault="004C030E" w14:paraId="2C7A2C4F"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733" w:type="dxa"/>
            <w:noWrap/>
          </w:tcPr>
          <w:p w:rsidR="004C030E" w:rsidRDefault="004C030E" w14:paraId="66029A67"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4C030E" w:rsidRDefault="004C030E" w14:paraId="0CEA5B1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5" w:type="dxa"/>
            <w:noWrap/>
          </w:tcPr>
          <w:p w:rsidR="004C030E" w:rsidRDefault="004C030E" w14:paraId="15B5CDB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7AA09939"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7E231A10"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23ABC97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105D3C4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63DEBD18"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7309363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43726095"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15F0043B"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RDefault="004C030E" w14:paraId="33DF0594" w14:textId="77777777">
            <w:pPr>
              <w:pStyle w:val="NormalTable"/>
              <w:jc w:val="center"/>
              <w:cnfStyle w:val="000000000000" w:firstRow="0" w:lastRow="0" w:firstColumn="0" w:lastColumn="0" w:oddVBand="0" w:evenVBand="0" w:oddHBand="0" w:evenHBand="0" w:firstRowFirstColumn="0" w:firstRowLastColumn="0" w:lastRowFirstColumn="0" w:lastRowLastColumn="0"/>
            </w:pPr>
          </w:p>
        </w:tc>
        <w:tc>
          <w:tcPr>
            <w:tcW w:w="554" w:type="dxa"/>
          </w:tcPr>
          <w:p w:rsidR="004C030E" w:rsidP="00525BD8" w:rsidRDefault="004C030E" w14:paraId="0DE5D6CF" w14:textId="77777777">
            <w:pPr>
              <w:pStyle w:val="NormalTable"/>
              <w:cnfStyle w:val="000000000000" w:firstRow="0" w:lastRow="0" w:firstColumn="0" w:lastColumn="0" w:oddVBand="0" w:evenVBand="0" w:oddHBand="0" w:evenHBand="0" w:firstRowFirstColumn="0" w:firstRowLastColumn="0" w:lastRowFirstColumn="0" w:lastRowLastColumn="0"/>
            </w:pPr>
          </w:p>
        </w:tc>
      </w:tr>
      <w:tr w:rsidR="004C030E" w:rsidTr="008763A9" w14:paraId="71D75B5B"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705" w:type="dxa"/>
            <w:noWrap/>
          </w:tcPr>
          <w:p w:rsidR="004C030E" w:rsidP="00525BD8" w:rsidRDefault="004C030E" w14:paraId="37C07AF0" w14:textId="77777777">
            <w:pPr>
              <w:pStyle w:val="NormalTable"/>
            </w:pPr>
          </w:p>
        </w:tc>
        <w:tc>
          <w:tcPr>
            <w:tcW w:w="262" w:type="dxa"/>
            <w:noWrap/>
          </w:tcPr>
          <w:p w:rsidR="004C030E" w:rsidRDefault="004C030E" w14:paraId="6E3916E3"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733" w:type="dxa"/>
            <w:noWrap/>
          </w:tcPr>
          <w:p w:rsidR="004C030E" w:rsidRDefault="004C030E" w14:paraId="1F2FEA2B"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4C030E" w:rsidRDefault="004C030E" w14:paraId="0C373616"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5" w:type="dxa"/>
            <w:noWrap/>
          </w:tcPr>
          <w:p w:rsidR="004C030E" w:rsidRDefault="004C030E" w14:paraId="3D22A1E4"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74A96EA2"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23062FA5"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3F5E8AE8"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2903C870"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112D4895"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11463215"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4CFBFAB6"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79CE02F6"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RDefault="004C030E" w14:paraId="6F549851" w14:textId="77777777">
            <w:pPr>
              <w:pStyle w:val="NormalTable"/>
              <w:jc w:val="center"/>
              <w:cnfStyle w:val="000000100000" w:firstRow="0" w:lastRow="0" w:firstColumn="0" w:lastColumn="0" w:oddVBand="0" w:evenVBand="0" w:oddHBand="1" w:evenHBand="0" w:firstRowFirstColumn="0" w:firstRowLastColumn="0" w:lastRowFirstColumn="0" w:lastRowLastColumn="0"/>
            </w:pPr>
          </w:p>
        </w:tc>
        <w:tc>
          <w:tcPr>
            <w:tcW w:w="554" w:type="dxa"/>
          </w:tcPr>
          <w:p w:rsidR="004C030E" w:rsidP="00525BD8" w:rsidRDefault="004C030E" w14:paraId="1B644C7F" w14:textId="77777777">
            <w:pPr>
              <w:pStyle w:val="NormalTable"/>
              <w:cnfStyle w:val="000000100000" w:firstRow="0" w:lastRow="0" w:firstColumn="0" w:lastColumn="0" w:oddVBand="0" w:evenVBand="0" w:oddHBand="1" w:evenHBand="0" w:firstRowFirstColumn="0" w:firstRowLastColumn="0" w:lastRowFirstColumn="0" w:lastRowLastColumn="0"/>
            </w:pPr>
          </w:p>
        </w:tc>
      </w:tr>
    </w:tbl>
    <w:p w:rsidR="005977CC" w:rsidP="00AE1F23" w:rsidRDefault="005977CC" w14:paraId="4A9E70FB" w14:textId="77777777"/>
    <w:p w:rsidR="003B7A94" w:rsidP="00AE1F23" w:rsidRDefault="0BDF0A77" w14:paraId="42229F9E" w14:textId="0EDA38E7">
      <w:r>
        <w:t xml:space="preserve"> </w:t>
      </w:r>
    </w:p>
    <w:p w:rsidRPr="00C75421" w:rsidR="00C75421" w:rsidP="00C75421" w:rsidRDefault="00EB021B" w14:paraId="2DB03D77" w14:textId="64C5B17C">
      <w:pPr>
        <w:pStyle w:val="Heading2"/>
      </w:pPr>
      <w:bookmarkStart w:name="_Toc222506492" w:id="661"/>
      <w:r>
        <w:t>IRM</w:t>
      </w:r>
      <w:r w:rsidRPr="00C75421" w:rsidR="00C75421">
        <w:t>/MES Certification Module Matrix</w:t>
      </w:r>
      <w:bookmarkEnd w:id="661"/>
    </w:p>
    <w:p w:rsidR="00C75421" w:rsidP="00AE1F23" w:rsidRDefault="00C75421" w14:paraId="5A0AE5E3" w14:textId="7EE1C74F">
      <w:r>
        <w:t>T</w:t>
      </w:r>
      <w:r w:rsidR="00804ADB">
        <w:t xml:space="preserve">he MES Certification Modules represent conceptual modules that SMA’s will align their IT initiatives to, to ensure that it meets CMS certification outcomes and expectations. As a result, the </w:t>
      </w:r>
      <w:r w:rsidR="00EB021B">
        <w:t>IRM</w:t>
      </w:r>
      <w:r w:rsidR="00804ADB">
        <w:t xml:space="preserve"> has been mapped to the MES Certification modules to show the data needed to support any application that aligns to the MES Certification Modules. The following table identifies the following columns:</w:t>
      </w:r>
    </w:p>
    <w:p w:rsidR="00804ADB" w:rsidP="00AE1F23" w:rsidRDefault="00804ADB" w14:paraId="318979D3" w14:textId="4BF63089">
      <w:pPr>
        <w:pStyle w:val="NormalBullet"/>
      </w:pPr>
      <w:r>
        <w:t xml:space="preserve">MES Certification Module – The MES Certification Module identified in the CMS MES Certification framework. </w:t>
      </w:r>
    </w:p>
    <w:p w:rsidR="00804ADB" w:rsidP="00AE1F23" w:rsidRDefault="00EB021B" w14:paraId="1F25863F" w14:textId="6A8873E8">
      <w:pPr>
        <w:pStyle w:val="NormalBullet"/>
      </w:pPr>
      <w:r>
        <w:t>IRM</w:t>
      </w:r>
      <w:r w:rsidR="00804ADB">
        <w:t xml:space="preserve"> Subject </w:t>
      </w:r>
      <w:r w:rsidR="00BC54BC">
        <w:t>Area</w:t>
      </w:r>
      <w:r w:rsidR="00804ADB">
        <w:t xml:space="preserve"> – The Subject Area from the MITA 4.0 </w:t>
      </w:r>
      <w:r>
        <w:t>IRM</w:t>
      </w:r>
      <w:r w:rsidR="00804ADB">
        <w:t xml:space="preserve"> that identifies the type of data that is needed to support the MES Certification Module. </w:t>
      </w:r>
    </w:p>
    <w:p w:rsidR="00804ADB" w:rsidP="00804ADB" w:rsidRDefault="00804ADB" w14:paraId="789B1F59" w14:textId="77777777">
      <w:pPr>
        <w:pStyle w:val="NormalBullet"/>
        <w:numPr>
          <w:ilvl w:val="0"/>
          <w:numId w:val="0"/>
        </w:numPr>
        <w:ind w:left="720" w:hanging="360"/>
      </w:pPr>
    </w:p>
    <w:tbl>
      <w:tblPr>
        <w:tblStyle w:val="GridTable4"/>
        <w:tblW w:w="5000" w:type="pct"/>
        <w:tblLook w:val="04A0" w:firstRow="1" w:lastRow="0" w:firstColumn="1" w:lastColumn="0" w:noHBand="0" w:noVBand="1"/>
      </w:tblPr>
      <w:tblGrid>
        <w:gridCol w:w="4495"/>
        <w:gridCol w:w="4855"/>
      </w:tblGrid>
      <w:tr w:rsidRPr="00804ADB" w:rsidR="00804ADB" w:rsidTr="00804ADB" w14:paraId="6BB3D369" w14:textId="77777777">
        <w:trPr>
          <w:cnfStyle w:val="100000000000" w:firstRow="1" w:lastRow="0" w:firstColumn="0" w:lastColumn="0" w:oddVBand="0" w:evenVBand="0" w:oddHBand="0" w:evenHBand="0" w:firstRowFirstColumn="0" w:firstRowLastColumn="0" w:lastRowFirstColumn="0" w:lastRowLastColumn="0"/>
          <w:trHeight w:val="320"/>
          <w:tblHeader/>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19944ED7" w14:textId="77777777">
            <w:pPr>
              <w:pStyle w:val="HeaderTable"/>
              <w:rPr>
                <w:b/>
                <w:bCs/>
              </w:rPr>
            </w:pPr>
            <w:r w:rsidRPr="00804ADB">
              <w:rPr>
                <w:b/>
                <w:bCs/>
              </w:rPr>
              <w:t>MES Certification Module</w:t>
            </w:r>
          </w:p>
        </w:tc>
        <w:tc>
          <w:tcPr>
            <w:tcW w:w="4855" w:type="dxa"/>
            <w:noWrap/>
            <w:hideMark/>
          </w:tcPr>
          <w:p w:rsidRPr="00804ADB" w:rsidR="00804ADB" w:rsidP="00804ADB" w:rsidRDefault="00EB021B" w14:paraId="69A14A7F" w14:textId="0FD36C3E">
            <w:pPr>
              <w:pStyle w:val="HeaderTable"/>
              <w:cnfStyle w:val="100000000000" w:firstRow="1" w:lastRow="0" w:firstColumn="0" w:lastColumn="0" w:oddVBand="0" w:evenVBand="0" w:oddHBand="0" w:evenHBand="0" w:firstRowFirstColumn="0" w:firstRowLastColumn="0" w:lastRowFirstColumn="0" w:lastRowLastColumn="0"/>
              <w:rPr>
                <w:b/>
                <w:bCs/>
              </w:rPr>
            </w:pPr>
            <w:r>
              <w:rPr>
                <w:b/>
                <w:bCs/>
              </w:rPr>
              <w:t>IRM</w:t>
            </w:r>
            <w:r w:rsidR="00BC54BC">
              <w:rPr>
                <w:b/>
                <w:bCs/>
              </w:rPr>
              <w:t xml:space="preserve"> -</w:t>
            </w:r>
            <w:r w:rsidRPr="00804ADB" w:rsidR="00804ADB">
              <w:rPr>
                <w:b/>
                <w:bCs/>
              </w:rPr>
              <w:t xml:space="preserve"> Subject Area</w:t>
            </w:r>
          </w:p>
        </w:tc>
      </w:tr>
      <w:tr w:rsidRPr="00804ADB" w:rsidR="00804ADB" w:rsidTr="00804ADB" w14:paraId="4841E954" w14:textId="77777777">
        <w:trPr>
          <w:cnfStyle w:val="000000100000" w:firstRow="0" w:lastRow="0" w:firstColumn="0" w:lastColumn="0" w:oddVBand="0" w:evenVBand="0" w:oddHBand="1" w:evenHBand="0" w:firstRowFirstColumn="0" w:firstRowLastColumn="0" w:lastRowFirstColumn="0" w:lastRowLastColumn="0"/>
          <w:trHeight w:val="136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6CC244D9" w14:textId="77777777">
            <w:pPr>
              <w:pStyle w:val="NormalTable"/>
            </w:pPr>
            <w:hyperlink w:history="1" r:id="rId44">
              <w:r w:rsidRPr="00804ADB">
                <w:t>1115 or Waiver Support Systems</w:t>
              </w:r>
            </w:hyperlink>
          </w:p>
        </w:tc>
        <w:tc>
          <w:tcPr>
            <w:tcW w:w="4855" w:type="dxa"/>
            <w:hideMark/>
          </w:tcPr>
          <w:p w:rsidRPr="00804ADB" w:rsidR="00804ADB" w:rsidP="00804ADB" w:rsidRDefault="00804ADB" w14:paraId="73D833A3"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Health Insurance Program</w:t>
            </w:r>
            <w:r w:rsidRPr="00804ADB">
              <w:rPr>
                <w:rFonts w:ascii="Segoe UI" w:hAnsi="Segoe UI" w:cs="Segoe UI"/>
              </w:rPr>
              <w:br/>
            </w:r>
            <w:r w:rsidRPr="00804ADB">
              <w:rPr>
                <w:rFonts w:ascii="Segoe UI" w:hAnsi="Segoe UI" w:cs="Segoe UI"/>
              </w:rPr>
              <w:t>Member</w:t>
            </w:r>
            <w:r w:rsidRPr="00804ADB">
              <w:rPr>
                <w:rFonts w:ascii="Segoe UI" w:hAnsi="Segoe UI" w:cs="Segoe UI"/>
              </w:rPr>
              <w:br/>
            </w:r>
            <w:r w:rsidRPr="00804ADB">
              <w:rPr>
                <w:rFonts w:ascii="Segoe UI" w:hAnsi="Segoe UI" w:cs="Segoe UI"/>
              </w:rPr>
              <w:t>Healthcare Delivery</w:t>
            </w:r>
            <w:r w:rsidRPr="00804ADB">
              <w:rPr>
                <w:rFonts w:ascii="Segoe UI" w:hAnsi="Segoe UI" w:cs="Segoe UI"/>
              </w:rPr>
              <w:br/>
            </w:r>
            <w:r w:rsidRPr="00804ADB">
              <w:rPr>
                <w:rFonts w:ascii="Segoe UI" w:hAnsi="Segoe UI" w:cs="Segoe UI"/>
              </w:rPr>
              <w:t>Healthcare Payment</w:t>
            </w:r>
          </w:p>
        </w:tc>
      </w:tr>
      <w:tr w:rsidRPr="00804ADB" w:rsidR="00804ADB" w:rsidTr="00804ADB" w14:paraId="44C3A592" w14:textId="77777777">
        <w:trPr>
          <w:trHeight w:val="68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23A111C3" w14:textId="77777777">
            <w:pPr>
              <w:pStyle w:val="NormalTable"/>
            </w:pPr>
            <w:hyperlink w:history="1" r:id="rId45">
              <w:r w:rsidRPr="00804ADB">
                <w:t>Asset Verification System</w:t>
              </w:r>
            </w:hyperlink>
          </w:p>
        </w:tc>
        <w:tc>
          <w:tcPr>
            <w:tcW w:w="4855" w:type="dxa"/>
            <w:hideMark/>
          </w:tcPr>
          <w:p w:rsidRPr="00804ADB" w:rsidR="00804ADB" w:rsidP="00804ADB" w:rsidRDefault="00804ADB" w14:paraId="75331BEF"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Member</w:t>
            </w:r>
            <w:r w:rsidRPr="00804ADB">
              <w:rPr>
                <w:rFonts w:ascii="Segoe UI" w:hAnsi="Segoe UI" w:cs="Segoe UI"/>
              </w:rPr>
              <w:br/>
            </w:r>
            <w:r w:rsidRPr="00804ADB">
              <w:rPr>
                <w:rFonts w:ascii="Segoe UI" w:hAnsi="Segoe UI" w:cs="Segoe UI"/>
              </w:rPr>
              <w:t>Supporting Resource (Information Resource)</w:t>
            </w:r>
          </w:p>
        </w:tc>
      </w:tr>
      <w:tr w:rsidRPr="00804ADB" w:rsidR="00804ADB" w:rsidTr="00804ADB" w14:paraId="1F1F6CA2" w14:textId="777777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20B3B4B9" w14:textId="77777777">
            <w:pPr>
              <w:pStyle w:val="NormalTable"/>
            </w:pPr>
            <w:hyperlink w:history="1" r:id="rId46">
              <w:r w:rsidRPr="00804ADB">
                <w:t>Claims Processing</w:t>
              </w:r>
            </w:hyperlink>
          </w:p>
        </w:tc>
        <w:tc>
          <w:tcPr>
            <w:tcW w:w="4855" w:type="dxa"/>
            <w:hideMark/>
          </w:tcPr>
          <w:p w:rsidRPr="00804ADB" w:rsidR="00804ADB" w:rsidP="00804ADB" w:rsidRDefault="00804ADB" w14:paraId="2928D927"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Healthcare Delivery</w:t>
            </w:r>
            <w:r w:rsidRPr="00804ADB">
              <w:rPr>
                <w:rFonts w:ascii="Segoe UI" w:hAnsi="Segoe UI" w:cs="Segoe UI"/>
              </w:rPr>
              <w:br/>
            </w:r>
            <w:r w:rsidRPr="00804ADB">
              <w:rPr>
                <w:rFonts w:ascii="Segoe UI" w:hAnsi="Segoe UI" w:cs="Segoe UI"/>
              </w:rPr>
              <w:t>Healthcare Payment</w:t>
            </w:r>
          </w:p>
        </w:tc>
      </w:tr>
      <w:tr w:rsidRPr="00804ADB" w:rsidR="00804ADB" w:rsidTr="00804ADB" w14:paraId="68FC2743" w14:textId="77777777">
        <w:trPr>
          <w:trHeight w:val="32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139756ED" w14:textId="77777777">
            <w:pPr>
              <w:pStyle w:val="NormalTable"/>
            </w:pPr>
            <w:hyperlink w:history="1" r:id="rId47">
              <w:r w:rsidRPr="00804ADB">
                <w:t>Decision Support System &amp; Data Warehouse</w:t>
              </w:r>
            </w:hyperlink>
          </w:p>
        </w:tc>
        <w:tc>
          <w:tcPr>
            <w:tcW w:w="4855" w:type="dxa"/>
            <w:noWrap/>
            <w:hideMark/>
          </w:tcPr>
          <w:p w:rsidRPr="00804ADB" w:rsidR="00804ADB" w:rsidP="00804ADB" w:rsidRDefault="00804ADB" w14:paraId="2FEE6DEF"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Supporting Resource</w:t>
            </w:r>
          </w:p>
        </w:tc>
      </w:tr>
      <w:tr w:rsidRPr="00804ADB" w:rsidR="00804ADB" w:rsidTr="00804ADB" w14:paraId="531AA112"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2C7B3372" w14:textId="77777777">
            <w:pPr>
              <w:pStyle w:val="NormalTable"/>
            </w:pPr>
            <w:hyperlink w:history="1" r:id="rId48">
              <w:r w:rsidRPr="00804ADB">
                <w:t>Electronic Visit Verification (EVV)</w:t>
              </w:r>
            </w:hyperlink>
          </w:p>
        </w:tc>
        <w:tc>
          <w:tcPr>
            <w:tcW w:w="4855" w:type="dxa"/>
            <w:noWrap/>
            <w:hideMark/>
          </w:tcPr>
          <w:p w:rsidRPr="00804ADB" w:rsidR="00804ADB" w:rsidP="00804ADB" w:rsidRDefault="00804ADB" w14:paraId="0D716ACB"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Healthcare Delivery</w:t>
            </w:r>
          </w:p>
        </w:tc>
      </w:tr>
      <w:tr w:rsidRPr="00804ADB" w:rsidR="00804ADB" w:rsidTr="00804ADB" w14:paraId="4B09494F" w14:textId="77777777">
        <w:trPr>
          <w:trHeight w:val="32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3FA219A3" w14:textId="77777777">
            <w:pPr>
              <w:pStyle w:val="NormalTable"/>
            </w:pPr>
            <w:hyperlink w:history="1" r:id="rId49">
              <w:r w:rsidRPr="00804ADB">
                <w:t>Eligibility and Enrollment</w:t>
              </w:r>
            </w:hyperlink>
          </w:p>
        </w:tc>
        <w:tc>
          <w:tcPr>
            <w:tcW w:w="4855" w:type="dxa"/>
            <w:noWrap/>
            <w:hideMark/>
          </w:tcPr>
          <w:p w:rsidRPr="00804ADB" w:rsidR="00804ADB" w:rsidP="00804ADB" w:rsidRDefault="00804ADB" w14:paraId="48BE63D9"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Member (Member Eligibility &amp; Enrollment)</w:t>
            </w:r>
          </w:p>
        </w:tc>
      </w:tr>
      <w:tr w:rsidRPr="00804ADB" w:rsidR="00804ADB" w:rsidTr="00804ADB" w14:paraId="24DE9681" w14:textId="77777777">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3E4E2E7F" w14:textId="77777777">
            <w:pPr>
              <w:pStyle w:val="NormalTable"/>
            </w:pPr>
            <w:hyperlink w:history="1" r:id="rId50">
              <w:r w:rsidRPr="00804ADB">
                <w:t>Encounter Processing System (EPS) &amp; Managed Care System</w:t>
              </w:r>
            </w:hyperlink>
          </w:p>
        </w:tc>
        <w:tc>
          <w:tcPr>
            <w:tcW w:w="4855" w:type="dxa"/>
            <w:hideMark/>
          </w:tcPr>
          <w:p w:rsidRPr="00804ADB" w:rsidR="00804ADB" w:rsidP="00804ADB" w:rsidRDefault="00804ADB" w14:paraId="585A8CF6"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Organization</w:t>
            </w:r>
            <w:r w:rsidRPr="00804ADB">
              <w:rPr>
                <w:rFonts w:ascii="Segoe UI" w:hAnsi="Segoe UI" w:cs="Segoe UI"/>
              </w:rPr>
              <w:br/>
            </w:r>
            <w:r w:rsidRPr="00804ADB">
              <w:rPr>
                <w:rFonts w:ascii="Segoe UI" w:hAnsi="Segoe UI" w:cs="Segoe UI"/>
              </w:rPr>
              <w:t>Healthcare Delivery</w:t>
            </w:r>
            <w:r w:rsidRPr="00804ADB">
              <w:rPr>
                <w:rFonts w:ascii="Segoe UI" w:hAnsi="Segoe UI" w:cs="Segoe UI"/>
              </w:rPr>
              <w:br/>
            </w:r>
            <w:r w:rsidRPr="00804ADB">
              <w:rPr>
                <w:rFonts w:ascii="Segoe UI" w:hAnsi="Segoe UI" w:cs="Segoe UI"/>
              </w:rPr>
              <w:t>Healthcare Payment</w:t>
            </w:r>
          </w:p>
        </w:tc>
      </w:tr>
      <w:tr w:rsidRPr="00804ADB" w:rsidR="00804ADB" w:rsidTr="00804ADB" w14:paraId="53544C8E" w14:textId="77777777">
        <w:trPr>
          <w:trHeight w:val="68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0A40A43D" w14:textId="77777777">
            <w:pPr>
              <w:pStyle w:val="NormalTable"/>
            </w:pPr>
            <w:hyperlink w:history="1" r:id="rId51">
              <w:r w:rsidRPr="00804ADB">
                <w:t>Financial Management</w:t>
              </w:r>
            </w:hyperlink>
          </w:p>
        </w:tc>
        <w:tc>
          <w:tcPr>
            <w:tcW w:w="4855" w:type="dxa"/>
            <w:hideMark/>
          </w:tcPr>
          <w:p w:rsidRPr="00804ADB" w:rsidR="00804ADB" w:rsidP="00804ADB" w:rsidRDefault="00804ADB" w14:paraId="6CE975AD"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Healthcare Payment</w:t>
            </w:r>
            <w:r w:rsidRPr="00804ADB">
              <w:rPr>
                <w:rFonts w:ascii="Segoe UI" w:hAnsi="Segoe UI" w:cs="Segoe UI"/>
              </w:rPr>
              <w:br/>
            </w:r>
            <w:r w:rsidRPr="00804ADB">
              <w:rPr>
                <w:rFonts w:ascii="Segoe UI" w:hAnsi="Segoe UI" w:cs="Segoe UI"/>
              </w:rPr>
              <w:t>Supporting Resource (Financial Resource)</w:t>
            </w:r>
          </w:p>
        </w:tc>
      </w:tr>
      <w:tr w:rsidRPr="00804ADB" w:rsidR="00804ADB" w:rsidTr="00804ADB" w14:paraId="7B447F3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6409D434" w14:textId="77777777">
            <w:pPr>
              <w:pStyle w:val="NormalTable"/>
            </w:pPr>
            <w:hyperlink w:history="1" r:id="rId52">
              <w:r w:rsidRPr="00804ADB">
                <w:t>Health Information Exchange (HIE)</w:t>
              </w:r>
            </w:hyperlink>
          </w:p>
        </w:tc>
        <w:tc>
          <w:tcPr>
            <w:tcW w:w="4855" w:type="dxa"/>
            <w:hideMark/>
          </w:tcPr>
          <w:p w:rsidRPr="00804ADB" w:rsidR="00804ADB" w:rsidP="00804ADB" w:rsidRDefault="00804ADB" w14:paraId="681EA8F4"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Supporting Resource (Information Resource)</w:t>
            </w:r>
          </w:p>
        </w:tc>
      </w:tr>
      <w:tr w:rsidRPr="00804ADB" w:rsidR="00804ADB" w:rsidTr="00804ADB" w14:paraId="0801D27A" w14:textId="77777777">
        <w:trPr>
          <w:trHeight w:val="68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0DD15460" w14:textId="77777777">
            <w:pPr>
              <w:pStyle w:val="NormalTable"/>
            </w:pPr>
            <w:hyperlink w:history="1" r:id="rId53">
              <w:r w:rsidRPr="00804ADB">
                <w:t>Long Term Services &amp; Supports (LTSS)</w:t>
              </w:r>
            </w:hyperlink>
          </w:p>
        </w:tc>
        <w:tc>
          <w:tcPr>
            <w:tcW w:w="4855" w:type="dxa"/>
            <w:hideMark/>
          </w:tcPr>
          <w:p w:rsidRPr="00804ADB" w:rsidR="00804ADB" w:rsidP="00804ADB" w:rsidRDefault="00804ADB" w14:paraId="329E8FDD"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Member</w:t>
            </w:r>
            <w:r w:rsidRPr="00804ADB">
              <w:rPr>
                <w:rFonts w:ascii="Segoe UI" w:hAnsi="Segoe UI" w:cs="Segoe UI"/>
              </w:rPr>
              <w:br/>
            </w:r>
            <w:r w:rsidRPr="00804ADB">
              <w:rPr>
                <w:rFonts w:ascii="Segoe UI" w:hAnsi="Segoe UI" w:cs="Segoe UI"/>
              </w:rPr>
              <w:t>Healthcare Delivery</w:t>
            </w:r>
          </w:p>
        </w:tc>
      </w:tr>
      <w:tr w:rsidRPr="00804ADB" w:rsidR="00804ADB" w:rsidTr="00804ADB" w14:paraId="0C34C085"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48F446D8" w14:textId="77777777">
            <w:pPr>
              <w:pStyle w:val="NormalTable"/>
            </w:pPr>
            <w:hyperlink w:history="1" r:id="rId54">
              <w:r w:rsidRPr="00804ADB">
                <w:t>Member Management</w:t>
              </w:r>
            </w:hyperlink>
          </w:p>
        </w:tc>
        <w:tc>
          <w:tcPr>
            <w:tcW w:w="4855" w:type="dxa"/>
            <w:noWrap/>
            <w:hideMark/>
          </w:tcPr>
          <w:p w:rsidRPr="00804ADB" w:rsidR="00804ADB" w:rsidP="00804ADB" w:rsidRDefault="00804ADB" w14:paraId="5E4EB2F8"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Member</w:t>
            </w:r>
          </w:p>
        </w:tc>
      </w:tr>
      <w:tr w:rsidRPr="00804ADB" w:rsidR="00804ADB" w:rsidTr="00804ADB" w14:paraId="7D020B8D" w14:textId="77777777">
        <w:trPr>
          <w:trHeight w:val="68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5ECA5B6C" w14:textId="77777777">
            <w:pPr>
              <w:pStyle w:val="NormalTable"/>
            </w:pPr>
            <w:hyperlink w:history="1" r:id="rId55">
              <w:r w:rsidRPr="00804ADB">
                <w:t>Pharmacy Benefit Management (PBM) &amp; Point of Sale (POS)</w:t>
              </w:r>
            </w:hyperlink>
          </w:p>
        </w:tc>
        <w:tc>
          <w:tcPr>
            <w:tcW w:w="4855" w:type="dxa"/>
            <w:hideMark/>
          </w:tcPr>
          <w:p w:rsidRPr="00804ADB" w:rsidR="00804ADB" w:rsidP="00804ADB" w:rsidRDefault="00804ADB" w14:paraId="1422256A"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Healthcare Delivery</w:t>
            </w:r>
            <w:r w:rsidRPr="00804ADB">
              <w:rPr>
                <w:rFonts w:ascii="Segoe UI" w:hAnsi="Segoe UI" w:cs="Segoe UI"/>
              </w:rPr>
              <w:br/>
            </w:r>
            <w:r w:rsidRPr="00804ADB">
              <w:rPr>
                <w:rFonts w:ascii="Segoe UI" w:hAnsi="Segoe UI" w:cs="Segoe UI"/>
              </w:rPr>
              <w:t>Healthcare Payment</w:t>
            </w:r>
          </w:p>
        </w:tc>
      </w:tr>
      <w:tr w:rsidRPr="00804ADB" w:rsidR="00804ADB" w:rsidTr="00804ADB" w14:paraId="37923AC3" w14:textId="77777777">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52821B54" w14:textId="77777777">
            <w:pPr>
              <w:pStyle w:val="NormalTable"/>
            </w:pPr>
            <w:hyperlink w:history="1" r:id="rId56">
              <w:r w:rsidRPr="00804ADB">
                <w:t>Prescription Drug Monitoring Program (PDMP)</w:t>
              </w:r>
            </w:hyperlink>
          </w:p>
        </w:tc>
        <w:tc>
          <w:tcPr>
            <w:tcW w:w="4855" w:type="dxa"/>
            <w:hideMark/>
          </w:tcPr>
          <w:p w:rsidRPr="00804ADB" w:rsidR="00804ADB" w:rsidP="00804ADB" w:rsidRDefault="00804ADB" w14:paraId="645F5023"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Healthcare Delivery</w:t>
            </w:r>
            <w:r w:rsidRPr="00804ADB">
              <w:rPr>
                <w:rFonts w:ascii="Segoe UI" w:hAnsi="Segoe UI" w:cs="Segoe UI"/>
              </w:rPr>
              <w:br/>
            </w:r>
            <w:r w:rsidRPr="00804ADB">
              <w:rPr>
                <w:rFonts w:ascii="Segoe UI" w:hAnsi="Segoe UI" w:cs="Segoe UI"/>
              </w:rPr>
              <w:t>Supporting Resource (Information Resource)</w:t>
            </w:r>
          </w:p>
        </w:tc>
      </w:tr>
      <w:tr w:rsidRPr="00804ADB" w:rsidR="00804ADB" w:rsidTr="00804ADB" w14:paraId="523117A5" w14:textId="77777777">
        <w:trPr>
          <w:trHeight w:val="32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7FE521D4" w14:textId="77777777">
            <w:pPr>
              <w:pStyle w:val="NormalTable"/>
            </w:pPr>
            <w:hyperlink w:history="1" r:id="rId57">
              <w:r w:rsidRPr="00804ADB">
                <w:t>Program Integrity</w:t>
              </w:r>
            </w:hyperlink>
          </w:p>
        </w:tc>
        <w:tc>
          <w:tcPr>
            <w:tcW w:w="4855" w:type="dxa"/>
            <w:noWrap/>
            <w:hideMark/>
          </w:tcPr>
          <w:p w:rsidRPr="00804ADB" w:rsidR="00804ADB" w:rsidP="00804ADB" w:rsidRDefault="00804ADB" w14:paraId="144FBDCD"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Health Insurance Program (Program Integrity)</w:t>
            </w:r>
          </w:p>
        </w:tc>
      </w:tr>
      <w:tr w:rsidRPr="00804ADB" w:rsidR="00804ADB" w:rsidTr="00804ADB" w14:paraId="6884C3A5" w14:textId="77777777">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4064FB4B" w14:textId="77777777">
            <w:pPr>
              <w:pStyle w:val="NormalTable"/>
            </w:pPr>
            <w:hyperlink w:history="1" r:id="rId58">
              <w:r w:rsidRPr="00804ADB">
                <w:t>Provider Management</w:t>
              </w:r>
            </w:hyperlink>
          </w:p>
        </w:tc>
        <w:tc>
          <w:tcPr>
            <w:tcW w:w="4855" w:type="dxa"/>
            <w:noWrap/>
            <w:hideMark/>
          </w:tcPr>
          <w:p w:rsidRPr="00804ADB" w:rsidR="00804ADB" w:rsidP="00804ADB" w:rsidRDefault="00804ADB" w14:paraId="7D094ABA" w14:textId="77777777">
            <w:pPr>
              <w:pStyle w:val="NormalTable"/>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04ADB">
              <w:rPr>
                <w:rFonts w:ascii="Segoe UI" w:hAnsi="Segoe UI" w:cs="Segoe UI"/>
              </w:rPr>
              <w:t>Provider</w:t>
            </w:r>
          </w:p>
        </w:tc>
      </w:tr>
      <w:tr w:rsidRPr="00804ADB" w:rsidR="00804ADB" w:rsidTr="00804ADB" w14:paraId="68CD8989" w14:textId="77777777">
        <w:trPr>
          <w:trHeight w:val="680"/>
        </w:trPr>
        <w:tc>
          <w:tcPr>
            <w:cnfStyle w:val="001000000000" w:firstRow="0" w:lastRow="0" w:firstColumn="1" w:lastColumn="0" w:oddVBand="0" w:evenVBand="0" w:oddHBand="0" w:evenHBand="0" w:firstRowFirstColumn="0" w:firstRowLastColumn="0" w:lastRowFirstColumn="0" w:lastRowLastColumn="0"/>
            <w:tcW w:w="4495" w:type="dxa"/>
            <w:noWrap/>
            <w:hideMark/>
          </w:tcPr>
          <w:p w:rsidRPr="00804ADB" w:rsidR="00804ADB" w:rsidP="00804ADB" w:rsidRDefault="00804ADB" w14:paraId="4852775E" w14:textId="77777777">
            <w:pPr>
              <w:pStyle w:val="NormalTable"/>
            </w:pPr>
            <w:hyperlink w:history="1" r:id="rId59">
              <w:r w:rsidRPr="00804ADB">
                <w:t>Third Party Liability (TPL)</w:t>
              </w:r>
            </w:hyperlink>
          </w:p>
        </w:tc>
        <w:tc>
          <w:tcPr>
            <w:tcW w:w="4855" w:type="dxa"/>
            <w:hideMark/>
          </w:tcPr>
          <w:p w:rsidRPr="00804ADB" w:rsidR="00804ADB" w:rsidP="00804ADB" w:rsidRDefault="00804ADB" w14:paraId="1EBA369B" w14:textId="77777777">
            <w:pPr>
              <w:pStyle w:val="NormalTable"/>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04ADB">
              <w:rPr>
                <w:rFonts w:ascii="Segoe UI" w:hAnsi="Segoe UI" w:cs="Segoe UI"/>
              </w:rPr>
              <w:t>Member</w:t>
            </w:r>
            <w:r w:rsidRPr="00804ADB">
              <w:rPr>
                <w:rFonts w:ascii="Segoe UI" w:hAnsi="Segoe UI" w:cs="Segoe UI"/>
              </w:rPr>
              <w:br/>
            </w:r>
            <w:r w:rsidRPr="00804ADB">
              <w:rPr>
                <w:rFonts w:ascii="Segoe UI" w:hAnsi="Segoe UI" w:cs="Segoe UI"/>
              </w:rPr>
              <w:t>Healthcare Payment</w:t>
            </w:r>
          </w:p>
        </w:tc>
      </w:tr>
    </w:tbl>
    <w:p w:rsidRPr="00AE1F23" w:rsidR="00804ADB" w:rsidP="00804ADB" w:rsidRDefault="00804ADB" w14:paraId="3E951B2F" w14:textId="77777777">
      <w:pPr>
        <w:pStyle w:val="NormalBullet"/>
        <w:numPr>
          <w:ilvl w:val="0"/>
          <w:numId w:val="0"/>
        </w:numPr>
      </w:pPr>
    </w:p>
    <w:p w:rsidRPr="00BC54BC" w:rsidR="00C850C5" w:rsidP="006D2323" w:rsidRDefault="00C850C5" w14:paraId="12648660" w14:textId="3CEC3BA6">
      <w:pPr>
        <w:pStyle w:val="Heading1"/>
      </w:pPr>
      <w:bookmarkStart w:name="_Toc222506493" w:id="662"/>
      <w:r w:rsidRPr="00BC54BC">
        <w:t>MITA 3.0 vs. MITA 4.0</w:t>
      </w:r>
      <w:r w:rsidRPr="00BC54BC" w:rsidR="00AE1F23">
        <w:t xml:space="preserve"> </w:t>
      </w:r>
      <w:r w:rsidR="00EB021B">
        <w:t>IRM</w:t>
      </w:r>
      <w:bookmarkEnd w:id="662"/>
    </w:p>
    <w:p w:rsidRPr="003B7A94" w:rsidR="003B7A94" w:rsidP="003B7A94" w:rsidRDefault="003B7A94" w14:paraId="6B07D6EE" w14:textId="62FEBAF8">
      <w:r>
        <w:t>T</w:t>
      </w:r>
      <w:r w:rsidR="00804ADB">
        <w:t xml:space="preserve">he MITA 3.0 Framework for Information Architecture did not include a </w:t>
      </w:r>
      <w:r w:rsidR="00EB021B">
        <w:t>Information Reference Model</w:t>
      </w:r>
      <w:r w:rsidR="00804ADB">
        <w:t>. The Information Architecture was based on the Business Areas, identified as part of the Business Architecture. Although the Information Architecture is driven and based on the Business Architecture, the data is an enterprise asset that should be classified and managed as a separate asset. Basing the Information Architecture classification on the Business Areas</w:t>
      </w:r>
      <w:r w:rsidR="00BC54BC">
        <w:t xml:space="preserve">, presented challenges for states as they try to catalog their data, identify data standards and identify data sharing opportunities across SMA’s. To help improve the MITA 4.0 Framework, a </w:t>
      </w:r>
      <w:r w:rsidR="00EB021B">
        <w:t>Information Reference Model</w:t>
      </w:r>
      <w:r w:rsidR="00BC54BC">
        <w:t xml:space="preserve"> was established to identify unique subject areas and data categories to help SMA’s align and standardize their data. The </w:t>
      </w:r>
      <w:r w:rsidR="00EB021B">
        <w:t>IRM</w:t>
      </w:r>
      <w:r w:rsidR="00BC54BC">
        <w:t xml:space="preserve"> is mapped to the Business Reference Model to ensure that the Information Architecture is driven by the Business Architecture. </w:t>
      </w:r>
    </w:p>
    <w:p w:rsidRPr="004B6D7A" w:rsidR="006D2323" w:rsidP="006D2323" w:rsidRDefault="00C850C5" w14:paraId="1B6FEDB2" w14:textId="6157B254">
      <w:pPr>
        <w:pStyle w:val="Heading1"/>
        <w:rPr>
          <w:highlight w:val="yellow"/>
        </w:rPr>
      </w:pPr>
      <w:bookmarkStart w:name="_Toc222506494" w:id="663"/>
      <w:r w:rsidRPr="004B6D7A">
        <w:rPr>
          <w:highlight w:val="yellow"/>
        </w:rPr>
        <w:t xml:space="preserve">Using the </w:t>
      </w:r>
      <w:r w:rsidR="00EB021B">
        <w:rPr>
          <w:highlight w:val="yellow"/>
        </w:rPr>
        <w:t>IRM</w:t>
      </w:r>
      <w:r w:rsidRPr="004B6D7A">
        <w:rPr>
          <w:highlight w:val="yellow"/>
        </w:rPr>
        <w:t xml:space="preserve"> to </w:t>
      </w:r>
      <w:r w:rsidRPr="004B6D7A" w:rsidR="00753667">
        <w:rPr>
          <w:highlight w:val="yellow"/>
        </w:rPr>
        <w:t>Identify Data Standards</w:t>
      </w:r>
      <w:bookmarkEnd w:id="663"/>
      <w:r w:rsidRPr="004B6D7A" w:rsidR="00753667">
        <w:rPr>
          <w:highlight w:val="yellow"/>
        </w:rPr>
        <w:t xml:space="preserve"> </w:t>
      </w:r>
    </w:p>
    <w:p w:rsidR="00291ADD" w:rsidP="00291ADD" w:rsidRDefault="001F13AE" w14:paraId="4BF59128" w14:textId="2F40ED1C">
      <w:r>
        <w:t xml:space="preserve">One of the key uses of the </w:t>
      </w:r>
      <w:r w:rsidR="00EB021B">
        <w:t>IRM</w:t>
      </w:r>
      <w:r>
        <w:t xml:space="preserve"> is the ability to identify opportunities for SMA’s to identify data standardization opportunities. The following section identifies different data standards that can be applied to data assets managed by the SMA including the following:</w:t>
      </w:r>
    </w:p>
    <w:p w:rsidR="001F13AE" w:rsidP="001F13AE" w:rsidRDefault="001F13AE" w14:paraId="2FB341D3" w14:textId="7CD65F88">
      <w:pPr>
        <w:pStyle w:val="NormalBullet"/>
      </w:pPr>
      <w:r>
        <w:t>Structure Data Standards – Data standards that guide the structure of the data including the elements, relationships between the elements and the data type for each element.</w:t>
      </w:r>
    </w:p>
    <w:p w:rsidR="001F13AE" w:rsidP="001F13AE" w:rsidRDefault="001F13AE" w14:paraId="140CC733" w14:textId="56E80A8E">
      <w:pPr>
        <w:pStyle w:val="NormalBullet"/>
      </w:pPr>
      <w:r>
        <w:t>Vocabulary Data Standards – Data standards that guide the meaning of data and the allowable data content for a data element. (e.g. Reference Data, ICD-10)</w:t>
      </w:r>
    </w:p>
    <w:p w:rsidR="00753667" w:rsidP="00753667" w:rsidRDefault="00753667" w14:paraId="2E8124F2" w14:textId="731D0C87">
      <w:pPr>
        <w:pStyle w:val="Heading2"/>
      </w:pPr>
      <w:bookmarkStart w:name="_Toc222506495" w:id="664"/>
      <w:r>
        <w:t xml:space="preserve">Identifying </w:t>
      </w:r>
      <w:r w:rsidRPr="00753667">
        <w:t>Structure</w:t>
      </w:r>
      <w:r>
        <w:t xml:space="preserve"> Data Standards</w:t>
      </w:r>
      <w:bookmarkEnd w:id="664"/>
    </w:p>
    <w:p w:rsidR="00453AAE" w:rsidP="00291ADD" w:rsidRDefault="001F13AE" w14:paraId="316A94E0" w14:textId="77777777">
      <w:r>
        <w:t xml:space="preserve">The following table identifies data structures that can be used </w:t>
      </w:r>
      <w:r w:rsidR="00453AAE">
        <w:t xml:space="preserve">as structure data standards. The table is organized by Subject Area and includes the following columns: </w:t>
      </w:r>
    </w:p>
    <w:p w:rsidR="00453AAE" w:rsidP="00453AAE" w:rsidRDefault="00453AAE" w14:paraId="766D78A9" w14:textId="2FEB5773">
      <w:pPr>
        <w:pStyle w:val="NormalBullet"/>
      </w:pPr>
      <w:r>
        <w:t>Data/Transaction – The specific type of data/transaction that is assigned to the subject area</w:t>
      </w:r>
    </w:p>
    <w:p w:rsidR="00453AAE" w:rsidP="00453AAE" w:rsidRDefault="00453AAE" w14:paraId="313B9137" w14:textId="2CE897E5">
      <w:pPr>
        <w:pStyle w:val="NormalBullet"/>
      </w:pPr>
      <w:r>
        <w:t>X12 (HIPAA) – Data structures that are defined for that data by X12.</w:t>
      </w:r>
    </w:p>
    <w:p w:rsidR="00453AAE" w:rsidP="00453AAE" w:rsidRDefault="00453AAE" w14:paraId="2D708BD2" w14:textId="317C82E3">
      <w:pPr>
        <w:pStyle w:val="NormalBullet"/>
      </w:pPr>
      <w:r>
        <w:t>T-MSIS – Data structures that are defined for that data by CMS and the T-MSIS initiative</w:t>
      </w:r>
    </w:p>
    <w:p w:rsidR="00453AAE" w:rsidP="00453AAE" w:rsidRDefault="00453AAE" w14:paraId="1EEE5DFE" w14:textId="3DFA9996">
      <w:pPr>
        <w:pStyle w:val="NormalBullet"/>
      </w:pPr>
      <w:r>
        <w:t xml:space="preserve">FHIR – Data structures that are defined for that data by HL7 and FHIR. </w:t>
      </w:r>
    </w:p>
    <w:p w:rsidR="00753667" w:rsidP="00291ADD" w:rsidRDefault="001F13AE" w14:paraId="2D3EB5EE" w14:textId="128AEB31">
      <w:r>
        <w:t xml:space="preserve"> </w:t>
      </w:r>
    </w:p>
    <w:p w:rsidR="00DC6D24" w:rsidP="00DC6D24" w:rsidRDefault="00DC6D24" w14:paraId="0500C857" w14:textId="5CEFD984">
      <w:pPr>
        <w:pStyle w:val="Caption"/>
      </w:pPr>
      <w:r>
        <w:t xml:space="preserve">Table </w:t>
      </w:r>
      <w:r>
        <w:fldChar w:fldCharType="begin"/>
      </w:r>
      <w:r>
        <w:instrText>SEQ Table \* ARABIC</w:instrText>
      </w:r>
      <w:r>
        <w:fldChar w:fldCharType="separate"/>
      </w:r>
      <w:r w:rsidR="00501226">
        <w:rPr>
          <w:noProof/>
        </w:rPr>
        <w:t>19</w:t>
      </w:r>
      <w:r>
        <w:fldChar w:fldCharType="end"/>
      </w:r>
      <w:r>
        <w:t xml:space="preserve"> – Structure Data Standards</w:t>
      </w:r>
    </w:p>
    <w:tbl>
      <w:tblPr>
        <w:tblStyle w:val="GridTable4"/>
        <w:tblW w:w="4900" w:type="pct"/>
        <w:tblLook w:val="0420" w:firstRow="1" w:lastRow="0" w:firstColumn="0" w:lastColumn="0" w:noHBand="0" w:noVBand="1"/>
      </w:tblPr>
      <w:tblGrid>
        <w:gridCol w:w="2425"/>
        <w:gridCol w:w="2250"/>
        <w:gridCol w:w="2160"/>
        <w:gridCol w:w="2328"/>
      </w:tblGrid>
      <w:tr w:rsidR="00922719" w:rsidTr="00423FFE" w14:paraId="40822343" w14:textId="2E47B2C4">
        <w:trPr>
          <w:cnfStyle w:val="100000000000" w:firstRow="1" w:lastRow="0" w:firstColumn="0" w:lastColumn="0" w:oddVBand="0" w:evenVBand="0" w:oddHBand="0" w:evenHBand="0" w:firstRowFirstColumn="0" w:firstRowLastColumn="0" w:lastRowFirstColumn="0" w:lastRowLastColumn="0"/>
          <w:trHeight w:val="300"/>
          <w:tblHeader/>
        </w:trPr>
        <w:tc>
          <w:tcPr>
            <w:tcW w:w="2425" w:type="dxa"/>
            <w:tcBorders>
              <w:right w:val="single" w:color="000000" w:sz="4" w:space="0"/>
            </w:tcBorders>
          </w:tcPr>
          <w:p w:rsidR="00922719" w:rsidP="00FD6144" w:rsidRDefault="001F13AE" w14:paraId="0A125773" w14:textId="155303D2">
            <w:pPr>
              <w:pStyle w:val="HeaderTable"/>
            </w:pPr>
            <w:r>
              <w:t>Data</w:t>
            </w:r>
            <w:r w:rsidR="00453AAE">
              <w:t>/Transaction</w:t>
            </w:r>
            <w:r w:rsidR="00A61FF2">
              <w:t>.3</w:t>
            </w:r>
          </w:p>
        </w:tc>
        <w:tc>
          <w:tcPr>
            <w:tcW w:w="2250" w:type="dxa"/>
            <w:tcBorders>
              <w:left w:val="single" w:color="000000" w:sz="4" w:space="0"/>
              <w:right w:val="single" w:color="000000" w:sz="4" w:space="0"/>
            </w:tcBorders>
            <w:shd w:val="clear" w:color="auto" w:fill="0B769F" w:themeFill="accent4" w:themeFillShade="BF"/>
          </w:tcPr>
          <w:p w:rsidR="00922719" w:rsidP="00FD6144" w:rsidRDefault="00922719" w14:paraId="7CB17FD6" w14:textId="54110203">
            <w:pPr>
              <w:pStyle w:val="HeaderTable"/>
            </w:pPr>
            <w:r>
              <w:t>X12 (HIPAA)</w:t>
            </w:r>
          </w:p>
        </w:tc>
        <w:tc>
          <w:tcPr>
            <w:tcW w:w="2160" w:type="dxa"/>
            <w:tcBorders>
              <w:left w:val="single" w:color="000000" w:sz="4" w:space="0"/>
              <w:right w:val="single" w:color="000000" w:sz="4" w:space="0"/>
            </w:tcBorders>
            <w:shd w:val="clear" w:color="auto" w:fill="0B769F" w:themeFill="accent4" w:themeFillShade="BF"/>
          </w:tcPr>
          <w:p w:rsidR="00922719" w:rsidP="00FD6144" w:rsidRDefault="00922719" w14:paraId="334DFC4F" w14:textId="34FADEC5">
            <w:pPr>
              <w:pStyle w:val="HeaderTable"/>
            </w:pPr>
            <w:r>
              <w:t>T-MSIS</w:t>
            </w:r>
          </w:p>
        </w:tc>
        <w:tc>
          <w:tcPr>
            <w:tcW w:w="2328" w:type="dxa"/>
            <w:tcBorders>
              <w:left w:val="single" w:color="000000" w:sz="4" w:space="0"/>
              <w:right w:val="single" w:color="000000" w:sz="4" w:space="0"/>
            </w:tcBorders>
            <w:shd w:val="clear" w:color="auto" w:fill="0B769F" w:themeFill="accent4" w:themeFillShade="BF"/>
          </w:tcPr>
          <w:p w:rsidR="00922719" w:rsidP="00FD6144" w:rsidRDefault="00922719" w14:paraId="64C43D2C" w14:textId="03D2ED3A">
            <w:pPr>
              <w:pStyle w:val="HeaderTable"/>
            </w:pPr>
            <w:r>
              <w:t xml:space="preserve">FHIR </w:t>
            </w:r>
            <w:r w:rsidRPr="00622D63">
              <w:rPr>
                <w:i/>
                <w:iCs/>
              </w:rPr>
              <w:t>(Interoperability)</w:t>
            </w:r>
          </w:p>
        </w:tc>
      </w:tr>
      <w:tr w:rsidR="00922719" w:rsidTr="00922719" w14:paraId="01E453C9"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102BD7" w:rsidR="00922719" w:rsidP="00102BD7" w:rsidRDefault="00922719" w14:paraId="717200DB" w14:textId="20FAB751">
            <w:pPr>
              <w:pStyle w:val="SubHeaderTable"/>
            </w:pPr>
            <w:r w:rsidRPr="00852634">
              <w:t>Member</w:t>
            </w:r>
          </w:p>
        </w:tc>
      </w:tr>
      <w:tr w:rsidR="00922719" w:rsidTr="00423FFE" w14:paraId="3D4AD687" w14:textId="77777777">
        <w:trPr>
          <w:trHeight w:val="300"/>
        </w:trPr>
        <w:tc>
          <w:tcPr>
            <w:tcW w:w="2425" w:type="dxa"/>
          </w:tcPr>
          <w:p w:rsidRPr="00423FFE" w:rsidR="00922719" w:rsidP="00622D63" w:rsidRDefault="00922719" w14:paraId="406C22BD" w14:textId="6C519ECF">
            <w:pPr>
              <w:pStyle w:val="NormalTable"/>
              <w:rPr>
                <w:i/>
                <w:iCs/>
              </w:rPr>
            </w:pPr>
            <w:r w:rsidRPr="00423FFE">
              <w:rPr>
                <w:i/>
                <w:iCs/>
              </w:rPr>
              <w:t>Patient Eligibility Request</w:t>
            </w:r>
          </w:p>
        </w:tc>
        <w:tc>
          <w:tcPr>
            <w:tcW w:w="2250" w:type="dxa"/>
          </w:tcPr>
          <w:p w:rsidRPr="00622D63" w:rsidR="00922719" w:rsidP="003F61C6" w:rsidRDefault="00922719" w14:paraId="0F7D8EE5" w14:textId="3F4112F1">
            <w:pPr>
              <w:pStyle w:val="TableBullet"/>
            </w:pPr>
            <w:r>
              <w:t>X12 270 Health Care Eligibility Benefit Inquiry</w:t>
            </w:r>
          </w:p>
        </w:tc>
        <w:tc>
          <w:tcPr>
            <w:tcW w:w="2160" w:type="dxa"/>
          </w:tcPr>
          <w:p w:rsidRPr="00622D63" w:rsidR="00922719" w:rsidP="00622D63" w:rsidRDefault="00922719" w14:paraId="5EDF9FB0" w14:textId="77777777">
            <w:pPr>
              <w:pStyle w:val="NormalTable"/>
            </w:pPr>
          </w:p>
        </w:tc>
        <w:tc>
          <w:tcPr>
            <w:tcW w:w="2328" w:type="dxa"/>
          </w:tcPr>
          <w:p w:rsidRPr="00622D63" w:rsidR="00922719" w:rsidP="00622D63" w:rsidRDefault="00922719" w14:paraId="43FDFB21" w14:textId="77777777">
            <w:pPr>
              <w:pStyle w:val="NormalTable"/>
            </w:pPr>
          </w:p>
        </w:tc>
      </w:tr>
      <w:tr w:rsidR="00922719" w:rsidTr="00423FFE" w14:paraId="3AC061A5"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922719" w:rsidP="00622D63" w:rsidRDefault="00922719" w14:paraId="56629D7B" w14:textId="149CA95E">
            <w:pPr>
              <w:pStyle w:val="NormalTable"/>
              <w:rPr>
                <w:i/>
                <w:iCs/>
              </w:rPr>
            </w:pPr>
            <w:r w:rsidRPr="00423FFE">
              <w:rPr>
                <w:i/>
                <w:iCs/>
              </w:rPr>
              <w:t>Patient Eligibility Response</w:t>
            </w:r>
          </w:p>
        </w:tc>
        <w:tc>
          <w:tcPr>
            <w:tcW w:w="2250" w:type="dxa"/>
          </w:tcPr>
          <w:p w:rsidRPr="00622D63" w:rsidR="00922719" w:rsidP="003F61C6" w:rsidRDefault="00922719" w14:paraId="20405413" w14:textId="191A7C50">
            <w:pPr>
              <w:pStyle w:val="TableBullet"/>
            </w:pPr>
            <w:r>
              <w:t>X12 271 Health Care Eligibility Response</w:t>
            </w:r>
          </w:p>
        </w:tc>
        <w:tc>
          <w:tcPr>
            <w:tcW w:w="2160" w:type="dxa"/>
          </w:tcPr>
          <w:p w:rsidRPr="00622D63" w:rsidR="00922719" w:rsidP="00622D63" w:rsidRDefault="00922719" w14:paraId="5EE60EF4" w14:textId="77777777">
            <w:pPr>
              <w:pStyle w:val="NormalTable"/>
            </w:pPr>
          </w:p>
        </w:tc>
        <w:tc>
          <w:tcPr>
            <w:tcW w:w="2328" w:type="dxa"/>
          </w:tcPr>
          <w:p w:rsidRPr="00622D63" w:rsidR="00922719" w:rsidP="00622D63" w:rsidRDefault="00922719" w14:paraId="3AD88D5E" w14:textId="77777777">
            <w:pPr>
              <w:pStyle w:val="NormalTable"/>
            </w:pPr>
          </w:p>
        </w:tc>
      </w:tr>
      <w:tr w:rsidR="00922719" w:rsidTr="00423FFE" w14:paraId="1F222D23" w14:textId="77777777">
        <w:trPr>
          <w:trHeight w:val="300"/>
        </w:trPr>
        <w:tc>
          <w:tcPr>
            <w:tcW w:w="2425" w:type="dxa"/>
          </w:tcPr>
          <w:p w:rsidRPr="00423FFE" w:rsidR="00922719" w:rsidP="00622D63" w:rsidRDefault="00922719" w14:paraId="2A013D43" w14:textId="49460429">
            <w:pPr>
              <w:pStyle w:val="NormalTable"/>
              <w:rPr>
                <w:i/>
                <w:iCs/>
              </w:rPr>
            </w:pPr>
            <w:r w:rsidRPr="00423FFE">
              <w:rPr>
                <w:i/>
                <w:iCs/>
              </w:rPr>
              <w:t>Third- Party Liability</w:t>
            </w:r>
          </w:p>
        </w:tc>
        <w:tc>
          <w:tcPr>
            <w:tcW w:w="2250" w:type="dxa"/>
          </w:tcPr>
          <w:p w:rsidRPr="00622D63" w:rsidR="00922719" w:rsidP="00622D63" w:rsidRDefault="00922719" w14:paraId="0C980192" w14:textId="77777777">
            <w:pPr>
              <w:pStyle w:val="NormalTable"/>
            </w:pPr>
          </w:p>
        </w:tc>
        <w:tc>
          <w:tcPr>
            <w:tcW w:w="2160" w:type="dxa"/>
          </w:tcPr>
          <w:p w:rsidRPr="00622D63" w:rsidR="00922719" w:rsidP="003F61C6" w:rsidRDefault="00922719" w14:paraId="3E80E36E" w14:textId="037D9B79">
            <w:pPr>
              <w:pStyle w:val="TableBullet"/>
            </w:pPr>
            <w:r>
              <w:t>TPL – Third-Party Liability</w:t>
            </w:r>
          </w:p>
        </w:tc>
        <w:tc>
          <w:tcPr>
            <w:tcW w:w="2328" w:type="dxa"/>
          </w:tcPr>
          <w:p w:rsidRPr="00622D63" w:rsidR="00922719" w:rsidP="00622D63" w:rsidRDefault="00922719" w14:paraId="71A1BEEF" w14:textId="77777777">
            <w:pPr>
              <w:pStyle w:val="NormalTable"/>
            </w:pPr>
          </w:p>
        </w:tc>
      </w:tr>
      <w:tr w:rsidR="00922719" w:rsidTr="00922719" w14:paraId="77DC2A49"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922719" w:rsidR="00922719" w:rsidP="00922719" w:rsidRDefault="00922719" w14:paraId="4E08D9C5" w14:textId="2223D7E6">
            <w:pPr>
              <w:pStyle w:val="SubHeaderTable"/>
            </w:pPr>
            <w:r>
              <w:t>Provider</w:t>
            </w:r>
          </w:p>
        </w:tc>
      </w:tr>
      <w:tr w:rsidR="00922719" w:rsidTr="00423FFE" w14:paraId="24A613B2" w14:textId="77777777">
        <w:trPr>
          <w:trHeight w:val="300"/>
        </w:trPr>
        <w:tc>
          <w:tcPr>
            <w:tcW w:w="2425" w:type="dxa"/>
          </w:tcPr>
          <w:p w:rsidRPr="00423FFE" w:rsidR="00922719" w:rsidP="00622D63" w:rsidRDefault="00922719" w14:paraId="37DF2D3B" w14:textId="7B0E8BDC">
            <w:pPr>
              <w:pStyle w:val="NormalTable"/>
              <w:rPr>
                <w:i/>
                <w:iCs/>
              </w:rPr>
            </w:pPr>
            <w:r w:rsidRPr="00423FFE">
              <w:rPr>
                <w:i/>
                <w:iCs/>
              </w:rPr>
              <w:t>Provider</w:t>
            </w:r>
          </w:p>
        </w:tc>
        <w:tc>
          <w:tcPr>
            <w:tcW w:w="2250" w:type="dxa"/>
          </w:tcPr>
          <w:p w:rsidRPr="00622D63" w:rsidR="00922719" w:rsidP="00622D63" w:rsidRDefault="00922719" w14:paraId="07D6F658" w14:textId="77777777">
            <w:pPr>
              <w:pStyle w:val="NormalTable"/>
            </w:pPr>
          </w:p>
        </w:tc>
        <w:tc>
          <w:tcPr>
            <w:tcW w:w="2160" w:type="dxa"/>
          </w:tcPr>
          <w:p w:rsidRPr="00622D63" w:rsidR="00922719" w:rsidP="003F61C6" w:rsidRDefault="00922719" w14:paraId="5CB55380" w14:textId="238AB2C6">
            <w:pPr>
              <w:pStyle w:val="TableBullet"/>
            </w:pPr>
            <w:r>
              <w:t>PRV - Provider</w:t>
            </w:r>
          </w:p>
        </w:tc>
        <w:tc>
          <w:tcPr>
            <w:tcW w:w="2328" w:type="dxa"/>
          </w:tcPr>
          <w:p w:rsidRPr="00622D63" w:rsidR="00922719" w:rsidP="00622D63" w:rsidRDefault="00922719" w14:paraId="335144EB" w14:textId="77777777">
            <w:pPr>
              <w:pStyle w:val="NormalTable"/>
            </w:pPr>
          </w:p>
        </w:tc>
      </w:tr>
      <w:tr w:rsidR="00922719" w:rsidTr="00423FFE" w14:paraId="1CFF6348"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922719" w:rsidP="00622D63" w:rsidRDefault="00922719" w14:paraId="1ACC77EB" w14:textId="7C618287">
            <w:pPr>
              <w:pStyle w:val="NormalTable"/>
              <w:rPr>
                <w:i/>
                <w:iCs/>
              </w:rPr>
            </w:pPr>
            <w:r w:rsidRPr="00423FFE">
              <w:rPr>
                <w:i/>
                <w:iCs/>
              </w:rPr>
              <w:t>Provider Directory</w:t>
            </w:r>
          </w:p>
        </w:tc>
        <w:tc>
          <w:tcPr>
            <w:tcW w:w="2250" w:type="dxa"/>
          </w:tcPr>
          <w:p w:rsidRPr="00622D63" w:rsidR="00922719" w:rsidP="00622D63" w:rsidRDefault="00922719" w14:paraId="31212313" w14:textId="77777777">
            <w:pPr>
              <w:pStyle w:val="NormalTable"/>
            </w:pPr>
          </w:p>
        </w:tc>
        <w:tc>
          <w:tcPr>
            <w:tcW w:w="2160" w:type="dxa"/>
          </w:tcPr>
          <w:p w:rsidRPr="00622D63" w:rsidR="00922719" w:rsidP="00622D63" w:rsidRDefault="00922719" w14:paraId="5F4B6C4A" w14:textId="77777777">
            <w:pPr>
              <w:pStyle w:val="NormalTable"/>
            </w:pPr>
          </w:p>
        </w:tc>
        <w:tc>
          <w:tcPr>
            <w:tcW w:w="2328" w:type="dxa"/>
          </w:tcPr>
          <w:p w:rsidRPr="00622D63" w:rsidR="00922719" w:rsidP="003F61C6" w:rsidRDefault="00922719" w14:paraId="6B862B4C" w14:textId="172C3627">
            <w:pPr>
              <w:pStyle w:val="TableBullet"/>
            </w:pPr>
            <w:r>
              <w:t>HL7 FHIR DaVinci Payer Data Exchange (</w:t>
            </w:r>
            <w:r w:rsidRPr="003F61C6">
              <w:t>PDEX</w:t>
            </w:r>
            <w:r>
              <w:t>) Plan Network IG</w:t>
            </w:r>
          </w:p>
        </w:tc>
      </w:tr>
      <w:tr w:rsidR="00922719" w:rsidTr="00922719" w14:paraId="112189A1" w14:textId="77777777">
        <w:trPr>
          <w:trHeight w:val="300"/>
        </w:trPr>
        <w:tc>
          <w:tcPr>
            <w:tcW w:w="9163" w:type="dxa"/>
            <w:gridSpan w:val="4"/>
            <w:shd w:val="clear" w:color="auto" w:fill="CAEDFB" w:themeFill="accent4" w:themeFillTint="33"/>
          </w:tcPr>
          <w:p w:rsidRPr="00622D63" w:rsidR="00922719" w:rsidP="00922719" w:rsidRDefault="00922719" w14:paraId="0E54C1AF" w14:textId="32913786">
            <w:pPr>
              <w:pStyle w:val="SubHeaderTable"/>
            </w:pPr>
            <w:r w:rsidRPr="00727725">
              <w:t xml:space="preserve">Healthcare </w:t>
            </w:r>
            <w:r w:rsidRPr="00922719">
              <w:t>Organization</w:t>
            </w:r>
          </w:p>
        </w:tc>
      </w:tr>
      <w:tr w:rsidR="00922719" w:rsidTr="00423FFE" w14:paraId="1CF31085"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00922719" w:rsidP="00922719" w:rsidRDefault="00423FFE" w14:paraId="0659BDC8" w14:textId="784F5A54">
            <w:pPr>
              <w:pStyle w:val="NormalTable"/>
            </w:pPr>
            <w:r>
              <w:t xml:space="preserve">Managed </w:t>
            </w:r>
            <w:r w:rsidRPr="00423FFE">
              <w:rPr>
                <w:i/>
                <w:iCs/>
              </w:rPr>
              <w:t>Care</w:t>
            </w:r>
            <w:r>
              <w:t xml:space="preserve"> Plan</w:t>
            </w:r>
          </w:p>
        </w:tc>
        <w:tc>
          <w:tcPr>
            <w:tcW w:w="2250" w:type="dxa"/>
          </w:tcPr>
          <w:p w:rsidRPr="00622D63" w:rsidR="00922719" w:rsidP="00922719" w:rsidRDefault="00922719" w14:paraId="3BD263F8" w14:textId="77777777">
            <w:pPr>
              <w:pStyle w:val="NormalTable"/>
            </w:pPr>
          </w:p>
        </w:tc>
        <w:tc>
          <w:tcPr>
            <w:tcW w:w="2160" w:type="dxa"/>
          </w:tcPr>
          <w:p w:rsidRPr="00622D63" w:rsidR="00922719" w:rsidP="00922719" w:rsidRDefault="00922719" w14:paraId="1151F16C" w14:textId="4BAC4441">
            <w:pPr>
              <w:pStyle w:val="TableBullet"/>
            </w:pPr>
            <w:r>
              <w:t>MCR – Managed Care Plan Information</w:t>
            </w:r>
          </w:p>
        </w:tc>
        <w:tc>
          <w:tcPr>
            <w:tcW w:w="2328" w:type="dxa"/>
          </w:tcPr>
          <w:p w:rsidRPr="00622D63" w:rsidR="00922719" w:rsidP="00922719" w:rsidRDefault="00922719" w14:paraId="0FA764EC" w14:textId="77777777">
            <w:pPr>
              <w:pStyle w:val="NormalTable"/>
            </w:pPr>
          </w:p>
        </w:tc>
      </w:tr>
      <w:tr w:rsidR="00922719" w:rsidTr="00423FFE" w14:paraId="1D557604" w14:textId="77777777">
        <w:trPr>
          <w:trHeight w:val="300"/>
        </w:trPr>
        <w:tc>
          <w:tcPr>
            <w:tcW w:w="2425" w:type="dxa"/>
          </w:tcPr>
          <w:p w:rsidR="00922719" w:rsidP="00922719" w:rsidRDefault="00922719" w14:paraId="389E5300" w14:textId="77777777">
            <w:pPr>
              <w:pStyle w:val="NormalTable"/>
            </w:pPr>
          </w:p>
        </w:tc>
        <w:tc>
          <w:tcPr>
            <w:tcW w:w="2250" w:type="dxa"/>
          </w:tcPr>
          <w:p w:rsidRPr="00622D63" w:rsidR="00922719" w:rsidP="00922719" w:rsidRDefault="00922719" w14:paraId="2CE2EC16" w14:textId="77777777">
            <w:pPr>
              <w:pStyle w:val="NormalTable"/>
            </w:pPr>
          </w:p>
        </w:tc>
        <w:tc>
          <w:tcPr>
            <w:tcW w:w="2160" w:type="dxa"/>
          </w:tcPr>
          <w:p w:rsidRPr="00622D63" w:rsidR="00922719" w:rsidP="00922719" w:rsidRDefault="00922719" w14:paraId="1887CD9A" w14:textId="77777777">
            <w:pPr>
              <w:pStyle w:val="NormalTable"/>
            </w:pPr>
          </w:p>
        </w:tc>
        <w:tc>
          <w:tcPr>
            <w:tcW w:w="2328" w:type="dxa"/>
          </w:tcPr>
          <w:p w:rsidRPr="00622D63" w:rsidR="00922719" w:rsidP="00922719" w:rsidRDefault="00922719" w14:paraId="2CE75CF8" w14:textId="77777777">
            <w:pPr>
              <w:pStyle w:val="NormalTable"/>
            </w:pPr>
          </w:p>
        </w:tc>
      </w:tr>
      <w:tr w:rsidR="00423FFE" w:rsidTr="00423FFE" w14:paraId="280BEDAE" w14:textId="1C698B9F">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423FFE" w:rsidR="00423FFE" w:rsidP="00423FFE" w:rsidRDefault="00423FFE" w14:paraId="2DA18B7C" w14:textId="6B4BEACA">
            <w:pPr>
              <w:pStyle w:val="SubHeaderTable"/>
            </w:pPr>
            <w:r w:rsidRPr="00423FFE">
              <w:t>Health Insurance Program</w:t>
            </w:r>
          </w:p>
        </w:tc>
      </w:tr>
      <w:tr w:rsidR="00922719" w:rsidTr="00423FFE" w14:paraId="643AF755" w14:textId="77777777">
        <w:trPr>
          <w:trHeight w:val="300"/>
        </w:trPr>
        <w:tc>
          <w:tcPr>
            <w:tcW w:w="2425" w:type="dxa"/>
          </w:tcPr>
          <w:p w:rsidR="00922719" w:rsidP="00922719" w:rsidRDefault="00922719" w14:paraId="4553AA52" w14:textId="77777777">
            <w:pPr>
              <w:pStyle w:val="NormalTable"/>
            </w:pPr>
          </w:p>
        </w:tc>
        <w:tc>
          <w:tcPr>
            <w:tcW w:w="2250" w:type="dxa"/>
          </w:tcPr>
          <w:p w:rsidRPr="00622D63" w:rsidR="00922719" w:rsidP="00922719" w:rsidRDefault="00922719" w14:paraId="35B9DCF0" w14:textId="77777777">
            <w:pPr>
              <w:pStyle w:val="NormalTable"/>
            </w:pPr>
          </w:p>
        </w:tc>
        <w:tc>
          <w:tcPr>
            <w:tcW w:w="2160" w:type="dxa"/>
          </w:tcPr>
          <w:p w:rsidRPr="00622D63" w:rsidR="00922719" w:rsidP="00922719" w:rsidRDefault="00922719" w14:paraId="365DB22A" w14:textId="77777777">
            <w:pPr>
              <w:pStyle w:val="NormalTable"/>
            </w:pPr>
          </w:p>
        </w:tc>
        <w:tc>
          <w:tcPr>
            <w:tcW w:w="2328" w:type="dxa"/>
          </w:tcPr>
          <w:p w:rsidRPr="00622D63" w:rsidR="00922719" w:rsidP="00922719" w:rsidRDefault="00922719" w14:paraId="4388B9F8" w14:textId="77777777">
            <w:pPr>
              <w:pStyle w:val="NormalTable"/>
            </w:pPr>
          </w:p>
        </w:tc>
      </w:tr>
      <w:tr w:rsidR="00922719" w:rsidTr="00423FFE" w14:paraId="54407057"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922719" w:rsidR="00922719" w:rsidP="00922719" w:rsidRDefault="00922719" w14:paraId="6BD51003" w14:textId="7B3FBA7D">
            <w:pPr>
              <w:pStyle w:val="SubHeaderTable"/>
            </w:pPr>
            <w:r w:rsidRPr="00727725">
              <w:t>Health Plan</w:t>
            </w:r>
          </w:p>
        </w:tc>
      </w:tr>
      <w:tr w:rsidR="00922719" w:rsidTr="00423FFE" w14:paraId="731637C4" w14:textId="77777777">
        <w:trPr>
          <w:trHeight w:val="300"/>
        </w:trPr>
        <w:tc>
          <w:tcPr>
            <w:tcW w:w="2425" w:type="dxa"/>
          </w:tcPr>
          <w:p w:rsidRPr="00423FFE" w:rsidR="00922719" w:rsidP="00922719" w:rsidRDefault="00922719" w14:paraId="05A36953" w14:textId="2E8A93CB">
            <w:pPr>
              <w:pStyle w:val="NormalTable"/>
              <w:rPr>
                <w:i/>
                <w:iCs/>
              </w:rPr>
            </w:pPr>
            <w:r w:rsidRPr="00423FFE">
              <w:rPr>
                <w:i/>
                <w:iCs/>
              </w:rPr>
              <w:t>Managed Care Plan</w:t>
            </w:r>
          </w:p>
        </w:tc>
        <w:tc>
          <w:tcPr>
            <w:tcW w:w="2250" w:type="dxa"/>
          </w:tcPr>
          <w:p w:rsidRPr="00622D63" w:rsidR="00922719" w:rsidP="00922719" w:rsidRDefault="00922719" w14:paraId="690C3A8A" w14:textId="77777777">
            <w:pPr>
              <w:pStyle w:val="NormalTable"/>
            </w:pPr>
          </w:p>
        </w:tc>
        <w:tc>
          <w:tcPr>
            <w:tcW w:w="2160" w:type="dxa"/>
          </w:tcPr>
          <w:p w:rsidRPr="00622D63" w:rsidR="00922719" w:rsidP="00922719" w:rsidRDefault="00922719" w14:paraId="152EB27A" w14:textId="203FCE3C">
            <w:pPr>
              <w:pStyle w:val="TableBullet"/>
            </w:pPr>
            <w:r>
              <w:t xml:space="preserve">MCR – </w:t>
            </w:r>
            <w:r w:rsidRPr="003F61C6">
              <w:t>Managed</w:t>
            </w:r>
            <w:r>
              <w:t xml:space="preserve"> Care Plan Information</w:t>
            </w:r>
          </w:p>
        </w:tc>
        <w:tc>
          <w:tcPr>
            <w:tcW w:w="2328" w:type="dxa"/>
          </w:tcPr>
          <w:p w:rsidRPr="00622D63" w:rsidR="00922719" w:rsidP="00922719" w:rsidRDefault="00922719" w14:paraId="3B81ACD7" w14:textId="77777777">
            <w:pPr>
              <w:pStyle w:val="NormalTable"/>
            </w:pPr>
          </w:p>
        </w:tc>
      </w:tr>
      <w:tr w:rsidR="00BC54BC" w:rsidTr="00BC54BC" w14:paraId="6445850E"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622D63" w:rsidR="00BC54BC" w:rsidP="00BC54BC" w:rsidRDefault="00BC54BC" w14:paraId="3F8ECC6F" w14:textId="78D69B09">
            <w:pPr>
              <w:pStyle w:val="SubHeaderTable"/>
            </w:pPr>
            <w:r>
              <w:t>Healthcare Delivery</w:t>
            </w:r>
          </w:p>
        </w:tc>
      </w:tr>
      <w:tr w:rsidR="00BC54BC" w:rsidTr="00423FFE" w14:paraId="6F278C2C" w14:textId="77777777">
        <w:trPr>
          <w:trHeight w:val="300"/>
        </w:trPr>
        <w:tc>
          <w:tcPr>
            <w:tcW w:w="2425" w:type="dxa"/>
          </w:tcPr>
          <w:p w:rsidRPr="00423FFE" w:rsidR="00BC54BC" w:rsidP="00BC54BC" w:rsidRDefault="00BC54BC" w14:paraId="55DDE783" w14:textId="7C4AB3EB">
            <w:pPr>
              <w:pStyle w:val="NormalTable"/>
              <w:rPr>
                <w:i/>
                <w:iCs/>
              </w:rPr>
            </w:pPr>
            <w:r>
              <w:rPr>
                <w:i/>
                <w:iCs/>
              </w:rPr>
              <w:t>Patient Encounter</w:t>
            </w:r>
          </w:p>
        </w:tc>
        <w:tc>
          <w:tcPr>
            <w:tcW w:w="2250" w:type="dxa"/>
          </w:tcPr>
          <w:p w:rsidRPr="003F61C6" w:rsidR="00BC54BC" w:rsidP="00BC54BC" w:rsidRDefault="00BC54BC" w14:paraId="3D076C80" w14:textId="77777777">
            <w:pPr>
              <w:pStyle w:val="NormalTable"/>
            </w:pPr>
          </w:p>
        </w:tc>
        <w:tc>
          <w:tcPr>
            <w:tcW w:w="2160" w:type="dxa"/>
          </w:tcPr>
          <w:p w:rsidR="00BC54BC" w:rsidP="00BC54BC" w:rsidRDefault="00BC54BC" w14:paraId="60DA3128" w14:textId="77777777">
            <w:pPr>
              <w:pStyle w:val="TableBullet"/>
            </w:pPr>
          </w:p>
        </w:tc>
        <w:tc>
          <w:tcPr>
            <w:tcW w:w="2328" w:type="dxa"/>
          </w:tcPr>
          <w:p w:rsidRPr="00622D63" w:rsidR="00BC54BC" w:rsidP="00BC54BC" w:rsidRDefault="00BC54BC" w14:paraId="2D9CB063" w14:textId="17C4C836">
            <w:pPr>
              <w:pStyle w:val="NormalTable"/>
            </w:pPr>
            <w:r>
              <w:t>FHIR Encounter</w:t>
            </w:r>
          </w:p>
        </w:tc>
      </w:tr>
      <w:tr w:rsidR="00BC54BC" w:rsidTr="00423FFE" w14:paraId="0A3626DD"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BC54BC" w:rsidP="00BC54BC" w:rsidRDefault="00BC54BC" w14:paraId="463AE69E" w14:textId="438393C3">
            <w:pPr>
              <w:pStyle w:val="NormalTable"/>
              <w:rPr>
                <w:i/>
                <w:iCs/>
              </w:rPr>
            </w:pPr>
            <w:r w:rsidRPr="00423FFE">
              <w:rPr>
                <w:i/>
                <w:iCs/>
              </w:rPr>
              <w:t>Prior Authorization / Referrals</w:t>
            </w:r>
          </w:p>
        </w:tc>
        <w:tc>
          <w:tcPr>
            <w:tcW w:w="2250" w:type="dxa"/>
          </w:tcPr>
          <w:p w:rsidRPr="00622D63" w:rsidR="00BC54BC" w:rsidP="00BC54BC" w:rsidRDefault="00BC54BC" w14:paraId="5CAE06DA" w14:textId="29C87436">
            <w:pPr>
              <w:pStyle w:val="NormalTable"/>
            </w:pPr>
            <w:r w:rsidRPr="003F61C6">
              <w:t>X23 278 Healthcare Services Review</w:t>
            </w:r>
          </w:p>
        </w:tc>
        <w:tc>
          <w:tcPr>
            <w:tcW w:w="2160" w:type="dxa"/>
          </w:tcPr>
          <w:p w:rsidR="00BC54BC" w:rsidP="00BC54BC" w:rsidRDefault="00BC54BC" w14:paraId="1B49AFAA" w14:textId="77777777">
            <w:pPr>
              <w:pStyle w:val="TableBullet"/>
            </w:pPr>
          </w:p>
        </w:tc>
        <w:tc>
          <w:tcPr>
            <w:tcW w:w="2328" w:type="dxa"/>
          </w:tcPr>
          <w:p w:rsidRPr="00622D63" w:rsidR="00BC54BC" w:rsidP="00BC54BC" w:rsidRDefault="00BC54BC" w14:paraId="74E4D7C2" w14:textId="77777777">
            <w:pPr>
              <w:pStyle w:val="NormalTable"/>
            </w:pPr>
          </w:p>
        </w:tc>
      </w:tr>
      <w:tr w:rsidR="00BC54BC" w:rsidTr="00423FFE" w14:paraId="0D8A4361" w14:textId="77777777">
        <w:trPr>
          <w:trHeight w:val="300"/>
        </w:trPr>
        <w:tc>
          <w:tcPr>
            <w:tcW w:w="2425" w:type="dxa"/>
          </w:tcPr>
          <w:p w:rsidRPr="00423FFE" w:rsidR="00BC54BC" w:rsidP="00BC54BC" w:rsidRDefault="00BC54BC" w14:paraId="18FA3E9B" w14:textId="0A1F0354">
            <w:pPr>
              <w:pStyle w:val="NormalTable"/>
              <w:rPr>
                <w:i/>
                <w:iCs/>
              </w:rPr>
            </w:pPr>
            <w:r w:rsidRPr="00423FFE">
              <w:rPr>
                <w:i/>
                <w:iCs/>
              </w:rPr>
              <w:t>Patient Access</w:t>
            </w:r>
          </w:p>
        </w:tc>
        <w:tc>
          <w:tcPr>
            <w:tcW w:w="2250" w:type="dxa"/>
          </w:tcPr>
          <w:p w:rsidRPr="00622D63" w:rsidR="00BC54BC" w:rsidP="00BC54BC" w:rsidRDefault="00BC54BC" w14:paraId="5340902E" w14:textId="77777777">
            <w:pPr>
              <w:pStyle w:val="NormalTable"/>
            </w:pPr>
          </w:p>
        </w:tc>
        <w:tc>
          <w:tcPr>
            <w:tcW w:w="2160" w:type="dxa"/>
          </w:tcPr>
          <w:p w:rsidR="00BC54BC" w:rsidP="00BC54BC" w:rsidRDefault="00BC54BC" w14:paraId="6EE826AD" w14:textId="77777777">
            <w:pPr>
              <w:pStyle w:val="TableBullet"/>
            </w:pPr>
          </w:p>
        </w:tc>
        <w:tc>
          <w:tcPr>
            <w:tcW w:w="2328" w:type="dxa"/>
          </w:tcPr>
          <w:p w:rsidRPr="00622D63" w:rsidR="00BC54BC" w:rsidP="00BC54BC" w:rsidRDefault="00BC54BC" w14:paraId="5B209F40" w14:textId="62CF5A79">
            <w:pPr>
              <w:pStyle w:val="NormalTable"/>
            </w:pPr>
            <w:r w:rsidRPr="003F61C6">
              <w:rPr>
                <w:highlight w:val="yellow"/>
              </w:rPr>
              <w:t>HL7 FHIR</w:t>
            </w:r>
          </w:p>
        </w:tc>
      </w:tr>
      <w:tr w:rsidR="00BC54BC" w:rsidTr="00423FFE" w14:paraId="59EB5CE4"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BC54BC" w:rsidP="00BC54BC" w:rsidRDefault="00BC54BC" w14:paraId="54AE6336" w14:textId="47CEAD32">
            <w:pPr>
              <w:pStyle w:val="NormalTable"/>
              <w:rPr>
                <w:i/>
                <w:iCs/>
              </w:rPr>
            </w:pPr>
            <w:r w:rsidRPr="00423FFE">
              <w:rPr>
                <w:i/>
                <w:iCs/>
              </w:rPr>
              <w:t>Payer to Payer</w:t>
            </w:r>
          </w:p>
        </w:tc>
        <w:tc>
          <w:tcPr>
            <w:tcW w:w="2250" w:type="dxa"/>
          </w:tcPr>
          <w:p w:rsidRPr="00622D63" w:rsidR="00BC54BC" w:rsidP="00BC54BC" w:rsidRDefault="00BC54BC" w14:paraId="4120EE00" w14:textId="77777777">
            <w:pPr>
              <w:pStyle w:val="NormalTable"/>
            </w:pPr>
          </w:p>
        </w:tc>
        <w:tc>
          <w:tcPr>
            <w:tcW w:w="2160" w:type="dxa"/>
          </w:tcPr>
          <w:p w:rsidR="00BC54BC" w:rsidP="00BC54BC" w:rsidRDefault="00BC54BC" w14:paraId="2757589C" w14:textId="77777777">
            <w:pPr>
              <w:pStyle w:val="TableBullet"/>
            </w:pPr>
          </w:p>
        </w:tc>
        <w:tc>
          <w:tcPr>
            <w:tcW w:w="2328" w:type="dxa"/>
          </w:tcPr>
          <w:p w:rsidRPr="00622D63" w:rsidR="00BC54BC" w:rsidP="00BC54BC" w:rsidRDefault="00BC54BC" w14:paraId="5CEF0DA5" w14:textId="77777777">
            <w:pPr>
              <w:pStyle w:val="NormalTable"/>
            </w:pPr>
          </w:p>
        </w:tc>
      </w:tr>
      <w:tr w:rsidR="00BC54BC" w:rsidTr="00423FFE" w14:paraId="1C308F74" w14:textId="77777777">
        <w:trPr>
          <w:trHeight w:val="300"/>
        </w:trPr>
        <w:tc>
          <w:tcPr>
            <w:tcW w:w="2425" w:type="dxa"/>
          </w:tcPr>
          <w:p w:rsidRPr="00423FFE" w:rsidR="00BC54BC" w:rsidP="00BC54BC" w:rsidRDefault="00BC54BC" w14:paraId="2E69FAEB" w14:textId="77777777">
            <w:pPr>
              <w:pStyle w:val="NormalTable"/>
              <w:rPr>
                <w:i/>
                <w:iCs/>
              </w:rPr>
            </w:pPr>
          </w:p>
        </w:tc>
        <w:tc>
          <w:tcPr>
            <w:tcW w:w="2250" w:type="dxa"/>
          </w:tcPr>
          <w:p w:rsidRPr="00622D63" w:rsidR="00BC54BC" w:rsidP="00BC54BC" w:rsidRDefault="00BC54BC" w14:paraId="32CBD2E0" w14:textId="77777777">
            <w:pPr>
              <w:pStyle w:val="NormalTable"/>
            </w:pPr>
          </w:p>
        </w:tc>
        <w:tc>
          <w:tcPr>
            <w:tcW w:w="2160" w:type="dxa"/>
          </w:tcPr>
          <w:p w:rsidR="00BC54BC" w:rsidP="00BC54BC" w:rsidRDefault="00BC54BC" w14:paraId="5065BC7B" w14:textId="77777777">
            <w:pPr>
              <w:pStyle w:val="TableBullet"/>
            </w:pPr>
          </w:p>
        </w:tc>
        <w:tc>
          <w:tcPr>
            <w:tcW w:w="2328" w:type="dxa"/>
          </w:tcPr>
          <w:p w:rsidRPr="00622D63" w:rsidR="00BC54BC" w:rsidP="00BC54BC" w:rsidRDefault="00BC54BC" w14:paraId="69FCA41B" w14:textId="77777777">
            <w:pPr>
              <w:pStyle w:val="NormalTable"/>
            </w:pPr>
          </w:p>
        </w:tc>
      </w:tr>
      <w:tr w:rsidR="00BC54BC" w:rsidTr="00423FFE" w14:paraId="697FB913"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BC54BC" w:rsidP="00BC54BC" w:rsidRDefault="00BC54BC" w14:paraId="30A48976" w14:textId="77777777">
            <w:pPr>
              <w:pStyle w:val="NormalTable"/>
              <w:rPr>
                <w:i/>
                <w:iCs/>
              </w:rPr>
            </w:pPr>
          </w:p>
        </w:tc>
        <w:tc>
          <w:tcPr>
            <w:tcW w:w="2250" w:type="dxa"/>
          </w:tcPr>
          <w:p w:rsidRPr="00622D63" w:rsidR="00BC54BC" w:rsidP="00BC54BC" w:rsidRDefault="00BC54BC" w14:paraId="333A3668" w14:textId="77777777">
            <w:pPr>
              <w:pStyle w:val="NormalTable"/>
            </w:pPr>
          </w:p>
        </w:tc>
        <w:tc>
          <w:tcPr>
            <w:tcW w:w="2160" w:type="dxa"/>
          </w:tcPr>
          <w:p w:rsidR="00BC54BC" w:rsidP="00BC54BC" w:rsidRDefault="00BC54BC" w14:paraId="5B45F2A5" w14:textId="77777777">
            <w:pPr>
              <w:pStyle w:val="TableBullet"/>
            </w:pPr>
          </w:p>
        </w:tc>
        <w:tc>
          <w:tcPr>
            <w:tcW w:w="2328" w:type="dxa"/>
          </w:tcPr>
          <w:p w:rsidRPr="00622D63" w:rsidR="00BC54BC" w:rsidP="00BC54BC" w:rsidRDefault="00BC54BC" w14:paraId="257A8CFE" w14:textId="77777777">
            <w:pPr>
              <w:pStyle w:val="NormalTable"/>
            </w:pPr>
          </w:p>
        </w:tc>
      </w:tr>
      <w:tr w:rsidR="00BC54BC" w:rsidTr="00423FFE" w14:paraId="7ABABEC3" w14:textId="77777777">
        <w:trPr>
          <w:trHeight w:val="300"/>
        </w:trPr>
        <w:tc>
          <w:tcPr>
            <w:tcW w:w="2425" w:type="dxa"/>
          </w:tcPr>
          <w:p w:rsidR="00BC54BC" w:rsidP="00BC54BC" w:rsidRDefault="00BC54BC" w14:paraId="5787A4FE" w14:textId="77777777">
            <w:pPr>
              <w:pStyle w:val="NormalTable"/>
            </w:pPr>
          </w:p>
        </w:tc>
        <w:tc>
          <w:tcPr>
            <w:tcW w:w="2250" w:type="dxa"/>
          </w:tcPr>
          <w:p w:rsidRPr="00622D63" w:rsidR="00BC54BC" w:rsidP="00BC54BC" w:rsidRDefault="00BC54BC" w14:paraId="09D1810A" w14:textId="77777777">
            <w:pPr>
              <w:pStyle w:val="NormalTable"/>
            </w:pPr>
          </w:p>
        </w:tc>
        <w:tc>
          <w:tcPr>
            <w:tcW w:w="2160" w:type="dxa"/>
          </w:tcPr>
          <w:p w:rsidRPr="00622D63" w:rsidR="00BC54BC" w:rsidP="00BC54BC" w:rsidRDefault="00BC54BC" w14:paraId="45500B2A" w14:textId="77777777">
            <w:pPr>
              <w:pStyle w:val="NormalTable"/>
            </w:pPr>
          </w:p>
        </w:tc>
        <w:tc>
          <w:tcPr>
            <w:tcW w:w="2328" w:type="dxa"/>
          </w:tcPr>
          <w:p w:rsidRPr="00622D63" w:rsidR="00BC54BC" w:rsidP="00BC54BC" w:rsidRDefault="00BC54BC" w14:paraId="2AC91C61" w14:textId="77777777">
            <w:pPr>
              <w:pStyle w:val="NormalTable"/>
            </w:pPr>
          </w:p>
        </w:tc>
      </w:tr>
      <w:tr w:rsidR="00BC54BC" w:rsidTr="00922719" w14:paraId="4C7852BE"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622D63" w:rsidR="00BC54BC" w:rsidP="00BC54BC" w:rsidRDefault="00BC54BC" w14:paraId="63EB11A8" w14:textId="5A46CAE7">
            <w:pPr>
              <w:pStyle w:val="SubHeaderTable"/>
            </w:pPr>
            <w:r>
              <w:t>Healthcare Payment</w:t>
            </w:r>
          </w:p>
        </w:tc>
      </w:tr>
      <w:tr w:rsidR="00BC54BC" w:rsidTr="00423FFE" w14:paraId="0F4E3AAB" w14:textId="4780A230">
        <w:trPr>
          <w:trHeight w:val="300"/>
        </w:trPr>
        <w:tc>
          <w:tcPr>
            <w:tcW w:w="2425" w:type="dxa"/>
          </w:tcPr>
          <w:p w:rsidRPr="00423FFE" w:rsidR="00BC54BC" w:rsidP="00BC54BC" w:rsidRDefault="00BC54BC" w14:paraId="7BA07448" w14:textId="7799A624">
            <w:pPr>
              <w:pStyle w:val="NormalTable"/>
              <w:rPr>
                <w:i/>
                <w:iCs/>
              </w:rPr>
            </w:pPr>
            <w:r w:rsidRPr="00423FFE">
              <w:rPr>
                <w:i/>
                <w:iCs/>
              </w:rPr>
              <w:t>Claim/Encounter</w:t>
            </w:r>
          </w:p>
        </w:tc>
        <w:tc>
          <w:tcPr>
            <w:tcW w:w="2250" w:type="dxa"/>
          </w:tcPr>
          <w:p w:rsidRPr="003F61C6" w:rsidR="00BC54BC" w:rsidP="00BC54BC" w:rsidRDefault="00BC54BC" w14:paraId="374E7396" w14:textId="77777777">
            <w:pPr>
              <w:pStyle w:val="TableBullet"/>
            </w:pPr>
            <w:r w:rsidRPr="003F61C6">
              <w:t>X12 837 Healthcare Claim</w:t>
            </w:r>
          </w:p>
          <w:p w:rsidRPr="003F61C6" w:rsidR="00BC54BC" w:rsidP="00BC54BC" w:rsidRDefault="00BC54BC" w14:paraId="5599FB65" w14:textId="363FEC57">
            <w:pPr>
              <w:pStyle w:val="TableBullet"/>
            </w:pPr>
            <w:r w:rsidRPr="003F61C6">
              <w:t xml:space="preserve">NCPDP (Pharmacy Claim) </w:t>
            </w:r>
          </w:p>
        </w:tc>
        <w:tc>
          <w:tcPr>
            <w:tcW w:w="2160" w:type="dxa"/>
          </w:tcPr>
          <w:p w:rsidRPr="003F61C6" w:rsidR="00BC54BC" w:rsidP="00BC54BC" w:rsidRDefault="00BC54BC" w14:paraId="20F279D2" w14:textId="77777777">
            <w:pPr>
              <w:pStyle w:val="TableBullet"/>
            </w:pPr>
            <w:r w:rsidRPr="003F61C6">
              <w:t>CIP – Claim Inpatient</w:t>
            </w:r>
          </w:p>
          <w:p w:rsidRPr="003F61C6" w:rsidR="00BC54BC" w:rsidP="00BC54BC" w:rsidRDefault="00BC54BC" w14:paraId="24E47592" w14:textId="77777777">
            <w:pPr>
              <w:pStyle w:val="TableBullet"/>
            </w:pPr>
            <w:r w:rsidRPr="003F61C6">
              <w:t>CLT – Claim Long-Term Care</w:t>
            </w:r>
          </w:p>
          <w:p w:rsidRPr="003F61C6" w:rsidR="00BC54BC" w:rsidP="00BC54BC" w:rsidRDefault="00BC54BC" w14:paraId="29EBA97E" w14:textId="77777777">
            <w:pPr>
              <w:pStyle w:val="TableBullet"/>
            </w:pPr>
            <w:r w:rsidRPr="003F61C6">
              <w:t>COT – Claim Other</w:t>
            </w:r>
          </w:p>
          <w:p w:rsidRPr="003F61C6" w:rsidR="00BC54BC" w:rsidP="00BC54BC" w:rsidRDefault="00BC54BC" w14:paraId="1FCC0254" w14:textId="5C191B61">
            <w:pPr>
              <w:pStyle w:val="TableBullet"/>
            </w:pPr>
            <w:r w:rsidRPr="003F61C6">
              <w:t>CRX – Claim Pharmacy</w:t>
            </w:r>
          </w:p>
        </w:tc>
        <w:tc>
          <w:tcPr>
            <w:tcW w:w="2328" w:type="dxa"/>
          </w:tcPr>
          <w:p w:rsidRPr="00622D63" w:rsidR="00BC54BC" w:rsidP="00BC54BC" w:rsidRDefault="00BC54BC" w14:paraId="09BE64CC" w14:textId="77777777">
            <w:pPr>
              <w:pStyle w:val="NormalTable"/>
            </w:pPr>
          </w:p>
        </w:tc>
      </w:tr>
      <w:tr w:rsidR="00BC54BC" w:rsidTr="00423FFE" w14:paraId="40D0255A"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BC54BC" w:rsidP="00BC54BC" w:rsidRDefault="00BC54BC" w14:paraId="0B6528F4" w14:textId="59BBBAE5">
            <w:pPr>
              <w:pStyle w:val="NormalTable"/>
              <w:rPr>
                <w:i/>
                <w:iCs/>
              </w:rPr>
            </w:pPr>
            <w:r w:rsidRPr="00423FFE">
              <w:rPr>
                <w:i/>
                <w:iCs/>
              </w:rPr>
              <w:t>Claim Attachments</w:t>
            </w:r>
          </w:p>
        </w:tc>
        <w:tc>
          <w:tcPr>
            <w:tcW w:w="2250" w:type="dxa"/>
          </w:tcPr>
          <w:p w:rsidRPr="003F61C6" w:rsidR="00BC54BC" w:rsidP="00BC54BC" w:rsidRDefault="00BC54BC" w14:paraId="42E0C573" w14:textId="6D781450">
            <w:pPr>
              <w:pStyle w:val="TableBullet"/>
            </w:pPr>
            <w:r w:rsidRPr="003F61C6">
              <w:t>X12 275 Additional Information to support Healthcare Claim or Encounter</w:t>
            </w:r>
          </w:p>
        </w:tc>
        <w:tc>
          <w:tcPr>
            <w:tcW w:w="2160" w:type="dxa"/>
          </w:tcPr>
          <w:p w:rsidRPr="00622D63" w:rsidR="00BC54BC" w:rsidP="00BC54BC" w:rsidRDefault="00BC54BC" w14:paraId="44039815" w14:textId="77777777">
            <w:pPr>
              <w:pStyle w:val="NormalTable"/>
            </w:pPr>
          </w:p>
        </w:tc>
        <w:tc>
          <w:tcPr>
            <w:tcW w:w="2328" w:type="dxa"/>
          </w:tcPr>
          <w:p w:rsidRPr="00622D63" w:rsidR="00BC54BC" w:rsidP="00BC54BC" w:rsidRDefault="00BC54BC" w14:paraId="58EE2629" w14:textId="77777777">
            <w:pPr>
              <w:pStyle w:val="NormalTable"/>
            </w:pPr>
          </w:p>
        </w:tc>
      </w:tr>
      <w:tr w:rsidR="00BC54BC" w:rsidTr="00423FFE" w14:paraId="3925418B" w14:textId="77777777">
        <w:trPr>
          <w:trHeight w:val="300"/>
        </w:trPr>
        <w:tc>
          <w:tcPr>
            <w:tcW w:w="2425" w:type="dxa"/>
          </w:tcPr>
          <w:p w:rsidRPr="00423FFE" w:rsidR="00BC54BC" w:rsidP="00BC54BC" w:rsidRDefault="00BC54BC" w14:paraId="49DB710F" w14:textId="70E984D2">
            <w:pPr>
              <w:pStyle w:val="NormalTable"/>
              <w:rPr>
                <w:i/>
                <w:iCs/>
              </w:rPr>
            </w:pPr>
            <w:r w:rsidRPr="00423FFE">
              <w:rPr>
                <w:i/>
                <w:iCs/>
              </w:rPr>
              <w:t>Claim Status</w:t>
            </w:r>
          </w:p>
        </w:tc>
        <w:tc>
          <w:tcPr>
            <w:tcW w:w="2250" w:type="dxa"/>
          </w:tcPr>
          <w:p w:rsidRPr="003F61C6" w:rsidR="00BC54BC" w:rsidP="00BC54BC" w:rsidRDefault="00BC54BC" w14:paraId="028D344E" w14:textId="7663ED66">
            <w:pPr>
              <w:pStyle w:val="TableBullet"/>
            </w:pPr>
            <w:r w:rsidRPr="003F61C6">
              <w:t>X12 276 Health Care Claim Status Request</w:t>
            </w:r>
          </w:p>
        </w:tc>
        <w:tc>
          <w:tcPr>
            <w:tcW w:w="2160" w:type="dxa"/>
          </w:tcPr>
          <w:p w:rsidRPr="00622D63" w:rsidR="00BC54BC" w:rsidP="00BC54BC" w:rsidRDefault="00BC54BC" w14:paraId="7E1C3E5E" w14:textId="77777777">
            <w:pPr>
              <w:pStyle w:val="NormalTable"/>
            </w:pPr>
          </w:p>
        </w:tc>
        <w:tc>
          <w:tcPr>
            <w:tcW w:w="2328" w:type="dxa"/>
          </w:tcPr>
          <w:p w:rsidRPr="00622D63" w:rsidR="00BC54BC" w:rsidP="00BC54BC" w:rsidRDefault="00BC54BC" w14:paraId="1C919889" w14:textId="77777777">
            <w:pPr>
              <w:pStyle w:val="NormalTable"/>
            </w:pPr>
          </w:p>
        </w:tc>
      </w:tr>
      <w:tr w:rsidR="00BC54BC" w:rsidTr="00423FFE" w14:paraId="2A253900"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BC54BC" w:rsidP="00BC54BC" w:rsidRDefault="00BC54BC" w14:paraId="610EF3CE" w14:textId="720B2B98">
            <w:pPr>
              <w:pStyle w:val="NormalTable"/>
              <w:rPr>
                <w:i/>
                <w:iCs/>
              </w:rPr>
            </w:pPr>
            <w:r w:rsidRPr="00423FFE">
              <w:rPr>
                <w:i/>
                <w:iCs/>
              </w:rPr>
              <w:t>Claim Status Response</w:t>
            </w:r>
          </w:p>
        </w:tc>
        <w:tc>
          <w:tcPr>
            <w:tcW w:w="2250" w:type="dxa"/>
          </w:tcPr>
          <w:p w:rsidRPr="003F61C6" w:rsidR="00BC54BC" w:rsidP="00BC54BC" w:rsidRDefault="00BC54BC" w14:paraId="15AC0E83" w14:textId="5F06F0FA">
            <w:pPr>
              <w:pStyle w:val="TableBullet"/>
            </w:pPr>
            <w:r w:rsidRPr="003F61C6">
              <w:t>X12 277 Health Care Claim Status Response</w:t>
            </w:r>
          </w:p>
        </w:tc>
        <w:tc>
          <w:tcPr>
            <w:tcW w:w="2160" w:type="dxa"/>
          </w:tcPr>
          <w:p w:rsidRPr="00622D63" w:rsidR="00BC54BC" w:rsidP="00BC54BC" w:rsidRDefault="00BC54BC" w14:paraId="04B587EB" w14:textId="77777777">
            <w:pPr>
              <w:pStyle w:val="NormalTable"/>
            </w:pPr>
          </w:p>
        </w:tc>
        <w:tc>
          <w:tcPr>
            <w:tcW w:w="2328" w:type="dxa"/>
          </w:tcPr>
          <w:p w:rsidRPr="00622D63" w:rsidR="00BC54BC" w:rsidP="00BC54BC" w:rsidRDefault="00BC54BC" w14:paraId="432BEB0F" w14:textId="77777777">
            <w:pPr>
              <w:pStyle w:val="NormalTable"/>
            </w:pPr>
          </w:p>
        </w:tc>
      </w:tr>
      <w:tr w:rsidR="00BC54BC" w:rsidTr="00423FFE" w14:paraId="27015383" w14:textId="77777777">
        <w:trPr>
          <w:trHeight w:val="300"/>
        </w:trPr>
        <w:tc>
          <w:tcPr>
            <w:tcW w:w="2425" w:type="dxa"/>
          </w:tcPr>
          <w:p w:rsidRPr="00423FFE" w:rsidR="00BC54BC" w:rsidP="00BC54BC" w:rsidRDefault="00BC54BC" w14:paraId="40E1F11A" w14:textId="1EAAEDCF">
            <w:pPr>
              <w:pStyle w:val="NormalTable"/>
              <w:rPr>
                <w:i/>
                <w:iCs/>
              </w:rPr>
            </w:pPr>
            <w:r>
              <w:t>Remittance Advice</w:t>
            </w:r>
          </w:p>
        </w:tc>
        <w:tc>
          <w:tcPr>
            <w:tcW w:w="2250" w:type="dxa"/>
          </w:tcPr>
          <w:p w:rsidRPr="003F61C6" w:rsidR="00BC54BC" w:rsidP="00BC54BC" w:rsidRDefault="00BC54BC" w14:paraId="36EB5ABF" w14:textId="1E71DBDE">
            <w:pPr>
              <w:pStyle w:val="TableBullet"/>
            </w:pPr>
            <w:r w:rsidRPr="003F61C6">
              <w:t>X12 835 Health Care Claim Payment / Remittance Advice</w:t>
            </w:r>
          </w:p>
        </w:tc>
        <w:tc>
          <w:tcPr>
            <w:tcW w:w="2160" w:type="dxa"/>
          </w:tcPr>
          <w:p w:rsidRPr="00622D63" w:rsidR="00BC54BC" w:rsidP="00BC54BC" w:rsidRDefault="00BC54BC" w14:paraId="7E05253A" w14:textId="77777777">
            <w:pPr>
              <w:pStyle w:val="NormalTable"/>
            </w:pPr>
          </w:p>
        </w:tc>
        <w:tc>
          <w:tcPr>
            <w:tcW w:w="2328" w:type="dxa"/>
          </w:tcPr>
          <w:p w:rsidRPr="00622D63" w:rsidR="00BC54BC" w:rsidP="00BC54BC" w:rsidRDefault="00BC54BC" w14:paraId="26722C17" w14:textId="77777777">
            <w:pPr>
              <w:pStyle w:val="NormalTable"/>
            </w:pPr>
          </w:p>
        </w:tc>
      </w:tr>
      <w:tr w:rsidR="00BC54BC" w:rsidTr="00423FFE" w14:paraId="69CBD470"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BC54BC" w:rsidP="00BC54BC" w:rsidRDefault="00BC54BC" w14:paraId="1F05519A" w14:textId="110C99EF">
            <w:pPr>
              <w:pStyle w:val="NormalTable"/>
              <w:rPr>
                <w:i/>
                <w:iCs/>
              </w:rPr>
            </w:pPr>
            <w:r>
              <w:t>Premium Payments</w:t>
            </w:r>
          </w:p>
        </w:tc>
        <w:tc>
          <w:tcPr>
            <w:tcW w:w="2250" w:type="dxa"/>
          </w:tcPr>
          <w:p w:rsidR="00BC54BC" w:rsidP="00BC54BC" w:rsidRDefault="00BC54BC" w14:paraId="2A184AFA" w14:textId="2B7A27D6">
            <w:pPr>
              <w:pStyle w:val="NormalTable"/>
            </w:pPr>
            <w:r w:rsidRPr="003F61C6">
              <w:t>X12 820 Payment order and Remittance Advice</w:t>
            </w:r>
          </w:p>
        </w:tc>
        <w:tc>
          <w:tcPr>
            <w:tcW w:w="2160" w:type="dxa"/>
          </w:tcPr>
          <w:p w:rsidRPr="00622D63" w:rsidR="00BC54BC" w:rsidP="00BC54BC" w:rsidRDefault="00BC54BC" w14:paraId="01011DFC" w14:textId="77777777">
            <w:pPr>
              <w:pStyle w:val="NormalTable"/>
            </w:pPr>
          </w:p>
        </w:tc>
        <w:tc>
          <w:tcPr>
            <w:tcW w:w="2328" w:type="dxa"/>
          </w:tcPr>
          <w:p w:rsidRPr="00622D63" w:rsidR="00BC54BC" w:rsidP="00BC54BC" w:rsidRDefault="00BC54BC" w14:paraId="22E7F2C3" w14:textId="7DBD0767">
            <w:pPr>
              <w:pStyle w:val="TableBullet"/>
            </w:pPr>
          </w:p>
        </w:tc>
      </w:tr>
      <w:tr w:rsidR="00BC54BC" w:rsidTr="00423FFE" w14:paraId="443407C0" w14:textId="77777777">
        <w:trPr>
          <w:trHeight w:val="300"/>
        </w:trPr>
        <w:tc>
          <w:tcPr>
            <w:tcW w:w="2425" w:type="dxa"/>
          </w:tcPr>
          <w:p w:rsidRPr="00423FFE" w:rsidR="00BC54BC" w:rsidP="00BC54BC" w:rsidRDefault="00BC54BC" w14:paraId="449CF9F7" w14:textId="2F432398">
            <w:pPr>
              <w:pStyle w:val="NormalTable"/>
              <w:rPr>
                <w:i/>
                <w:iCs/>
              </w:rPr>
            </w:pPr>
          </w:p>
        </w:tc>
        <w:tc>
          <w:tcPr>
            <w:tcW w:w="2250" w:type="dxa"/>
          </w:tcPr>
          <w:p w:rsidR="00BC54BC" w:rsidP="00BC54BC" w:rsidRDefault="00BC54BC" w14:paraId="552E4322" w14:textId="77777777">
            <w:pPr>
              <w:pStyle w:val="NormalTable"/>
            </w:pPr>
          </w:p>
        </w:tc>
        <w:tc>
          <w:tcPr>
            <w:tcW w:w="2160" w:type="dxa"/>
          </w:tcPr>
          <w:p w:rsidRPr="00622D63" w:rsidR="00BC54BC" w:rsidP="00BC54BC" w:rsidRDefault="00BC54BC" w14:paraId="6AD2575A" w14:textId="77777777">
            <w:pPr>
              <w:pStyle w:val="NormalTable"/>
            </w:pPr>
          </w:p>
        </w:tc>
        <w:tc>
          <w:tcPr>
            <w:tcW w:w="2328" w:type="dxa"/>
          </w:tcPr>
          <w:p w:rsidRPr="00622D63" w:rsidR="00BC54BC" w:rsidP="00BC54BC" w:rsidRDefault="00BC54BC" w14:paraId="226DF608" w14:textId="4422A4CC">
            <w:pPr>
              <w:pStyle w:val="NormalTable"/>
            </w:pPr>
          </w:p>
        </w:tc>
      </w:tr>
    </w:tbl>
    <w:p w:rsidR="00DC6D24" w:rsidP="00291ADD" w:rsidRDefault="00DC6D24" w14:paraId="20E1FB2F" w14:textId="77777777"/>
    <w:p w:rsidR="00DC6D24" w:rsidP="00291ADD" w:rsidRDefault="00DC6D24" w14:paraId="1EEC2689" w14:textId="77777777"/>
    <w:p w:rsidR="00753667" w:rsidP="00753667" w:rsidRDefault="00753667" w14:paraId="5770B67C" w14:textId="2C8432A9">
      <w:pPr>
        <w:pStyle w:val="Heading2"/>
      </w:pPr>
      <w:bookmarkStart w:name="_Toc222506496" w:id="665"/>
      <w:r>
        <w:t xml:space="preserve">Identifying Vocabulary </w:t>
      </w:r>
      <w:r w:rsidRPr="00753667">
        <w:t>Data</w:t>
      </w:r>
      <w:r>
        <w:t xml:space="preserve"> Standards</w:t>
      </w:r>
      <w:bookmarkEnd w:id="665"/>
    </w:p>
    <w:p w:rsidR="00453AAE" w:rsidP="00453AAE" w:rsidRDefault="00453AAE" w14:paraId="4FC7B40E" w14:textId="3523BC50">
      <w:pPr>
        <w:pStyle w:val="Caption"/>
      </w:pPr>
      <w:r>
        <w:t xml:space="preserve">Table </w:t>
      </w:r>
      <w:r>
        <w:fldChar w:fldCharType="begin"/>
      </w:r>
      <w:r>
        <w:instrText>SEQ Table \* ARABIC</w:instrText>
      </w:r>
      <w:r>
        <w:fldChar w:fldCharType="separate"/>
      </w:r>
      <w:r w:rsidR="00501226">
        <w:rPr>
          <w:noProof/>
        </w:rPr>
        <w:t>20</w:t>
      </w:r>
      <w:r>
        <w:fldChar w:fldCharType="end"/>
      </w:r>
      <w:r>
        <w:t xml:space="preserve"> – Structure Data Standards</w:t>
      </w:r>
    </w:p>
    <w:tbl>
      <w:tblPr>
        <w:tblStyle w:val="GridTable4"/>
        <w:tblW w:w="4900" w:type="pct"/>
        <w:tblLook w:val="0420" w:firstRow="1" w:lastRow="0" w:firstColumn="0" w:lastColumn="0" w:noHBand="0" w:noVBand="1"/>
      </w:tblPr>
      <w:tblGrid>
        <w:gridCol w:w="2266"/>
        <w:gridCol w:w="2978"/>
        <w:gridCol w:w="1743"/>
        <w:gridCol w:w="2176"/>
      </w:tblGrid>
      <w:tr w:rsidR="00453AAE" w:rsidTr="00455AF6" w14:paraId="1076B1E3"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2425" w:type="dxa"/>
            <w:tcBorders>
              <w:right w:val="single" w:color="000000" w:sz="4" w:space="0"/>
            </w:tcBorders>
          </w:tcPr>
          <w:p w:rsidR="00453AAE" w:rsidP="00455AF6" w:rsidRDefault="00453AAE" w14:paraId="3B535F64" w14:textId="77777777">
            <w:pPr>
              <w:pStyle w:val="HeaderTable"/>
            </w:pPr>
            <w:r>
              <w:t>Data/Transaction</w:t>
            </w:r>
          </w:p>
        </w:tc>
        <w:tc>
          <w:tcPr>
            <w:tcW w:w="2250" w:type="dxa"/>
            <w:tcBorders>
              <w:left w:val="single" w:color="000000" w:sz="4" w:space="0"/>
              <w:right w:val="single" w:color="000000" w:sz="4" w:space="0"/>
            </w:tcBorders>
            <w:shd w:val="clear" w:color="auto" w:fill="0B769F" w:themeFill="accent4" w:themeFillShade="BF"/>
          </w:tcPr>
          <w:p w:rsidR="00453AAE" w:rsidP="00455AF6" w:rsidRDefault="00AB6143" w14:paraId="087F6529" w14:textId="173ACC78">
            <w:pPr>
              <w:pStyle w:val="HeaderTable"/>
            </w:pPr>
            <w:r>
              <w:t>USCDI</w:t>
            </w:r>
          </w:p>
        </w:tc>
        <w:tc>
          <w:tcPr>
            <w:tcW w:w="2160" w:type="dxa"/>
            <w:tcBorders>
              <w:left w:val="single" w:color="000000" w:sz="4" w:space="0"/>
              <w:right w:val="single" w:color="000000" w:sz="4" w:space="0"/>
            </w:tcBorders>
            <w:shd w:val="clear" w:color="auto" w:fill="0B769F" w:themeFill="accent4" w:themeFillShade="BF"/>
          </w:tcPr>
          <w:p w:rsidR="00453AAE" w:rsidP="00455AF6" w:rsidRDefault="00453AAE" w14:paraId="1A58839A" w14:textId="77777777">
            <w:pPr>
              <w:pStyle w:val="HeaderTable"/>
            </w:pPr>
            <w:r>
              <w:t>T-MSIS</w:t>
            </w:r>
          </w:p>
        </w:tc>
        <w:tc>
          <w:tcPr>
            <w:tcW w:w="2328" w:type="dxa"/>
            <w:tcBorders>
              <w:left w:val="single" w:color="000000" w:sz="4" w:space="0"/>
              <w:right w:val="single" w:color="000000" w:sz="4" w:space="0"/>
            </w:tcBorders>
            <w:shd w:val="clear" w:color="auto" w:fill="0B769F" w:themeFill="accent4" w:themeFillShade="BF"/>
          </w:tcPr>
          <w:p w:rsidR="00453AAE" w:rsidP="00455AF6" w:rsidRDefault="00453AAE" w14:paraId="50BD7D24" w14:textId="77777777">
            <w:pPr>
              <w:pStyle w:val="HeaderTable"/>
            </w:pPr>
            <w:r>
              <w:t xml:space="preserve">FHIR </w:t>
            </w:r>
            <w:r w:rsidRPr="00622D63">
              <w:rPr>
                <w:i/>
                <w:iCs/>
              </w:rPr>
              <w:t>(Interoperability)</w:t>
            </w:r>
          </w:p>
        </w:tc>
      </w:tr>
      <w:tr w:rsidR="00453AAE" w:rsidTr="00455AF6" w14:paraId="06E0E6D9"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102BD7" w:rsidR="00453AAE" w:rsidP="00455AF6" w:rsidRDefault="00453AAE" w14:paraId="349302D8" w14:textId="77777777">
            <w:pPr>
              <w:pStyle w:val="SubHeaderTable"/>
            </w:pPr>
            <w:r w:rsidRPr="00852634">
              <w:t>Member</w:t>
            </w:r>
          </w:p>
        </w:tc>
      </w:tr>
      <w:tr w:rsidR="00453AAE" w:rsidTr="00455AF6" w14:paraId="3AEBA0D3" w14:textId="77777777">
        <w:trPr>
          <w:trHeight w:val="300"/>
        </w:trPr>
        <w:tc>
          <w:tcPr>
            <w:tcW w:w="2425" w:type="dxa"/>
          </w:tcPr>
          <w:p w:rsidR="00453AAE" w:rsidP="00455AF6" w:rsidRDefault="00453AAE" w14:paraId="6F4212DC" w14:textId="77777777">
            <w:pPr>
              <w:pStyle w:val="NormalTable"/>
              <w:rPr>
                <w:i/>
                <w:iCs/>
              </w:rPr>
            </w:pPr>
          </w:p>
        </w:tc>
        <w:tc>
          <w:tcPr>
            <w:tcW w:w="2250" w:type="dxa"/>
          </w:tcPr>
          <w:p w:rsidR="00453AAE" w:rsidP="00455AF6" w:rsidRDefault="00AB6143" w14:paraId="54DA735D" w14:textId="12337305">
            <w:pPr>
              <w:pStyle w:val="TableBullet"/>
            </w:pPr>
            <w:r>
              <w:t>Patient Demographics/Information</w:t>
            </w:r>
          </w:p>
        </w:tc>
        <w:tc>
          <w:tcPr>
            <w:tcW w:w="2160" w:type="dxa"/>
          </w:tcPr>
          <w:p w:rsidRPr="00622D63" w:rsidR="00453AAE" w:rsidP="00455AF6" w:rsidRDefault="00453AAE" w14:paraId="5B88A7B3" w14:textId="77777777">
            <w:pPr>
              <w:pStyle w:val="NormalTable"/>
            </w:pPr>
          </w:p>
        </w:tc>
        <w:tc>
          <w:tcPr>
            <w:tcW w:w="2328" w:type="dxa"/>
          </w:tcPr>
          <w:p w:rsidRPr="00622D63" w:rsidR="00453AAE" w:rsidP="00455AF6" w:rsidRDefault="00453AAE" w14:paraId="249673F7" w14:textId="77777777">
            <w:pPr>
              <w:pStyle w:val="NormalTable"/>
            </w:pPr>
          </w:p>
        </w:tc>
      </w:tr>
      <w:tr w:rsidR="00453AAE" w:rsidTr="00455AF6" w14:paraId="37D665CA"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00453AAE" w:rsidP="00455AF6" w:rsidRDefault="00453AAE" w14:paraId="3FF82D6D" w14:textId="77777777">
            <w:pPr>
              <w:pStyle w:val="NormalTable"/>
              <w:rPr>
                <w:i/>
                <w:iCs/>
              </w:rPr>
            </w:pPr>
          </w:p>
        </w:tc>
        <w:tc>
          <w:tcPr>
            <w:tcW w:w="2250" w:type="dxa"/>
          </w:tcPr>
          <w:p w:rsidR="00453AAE" w:rsidP="00455AF6" w:rsidRDefault="00453AAE" w14:paraId="2EF38870" w14:textId="77777777">
            <w:pPr>
              <w:pStyle w:val="TableBullet"/>
            </w:pPr>
          </w:p>
        </w:tc>
        <w:tc>
          <w:tcPr>
            <w:tcW w:w="2160" w:type="dxa"/>
          </w:tcPr>
          <w:p w:rsidRPr="00622D63" w:rsidR="00453AAE" w:rsidP="00455AF6" w:rsidRDefault="00453AAE" w14:paraId="4FC6025C" w14:textId="77777777">
            <w:pPr>
              <w:pStyle w:val="NormalTable"/>
            </w:pPr>
          </w:p>
        </w:tc>
        <w:tc>
          <w:tcPr>
            <w:tcW w:w="2328" w:type="dxa"/>
          </w:tcPr>
          <w:p w:rsidRPr="00622D63" w:rsidR="00453AAE" w:rsidP="00455AF6" w:rsidRDefault="00453AAE" w14:paraId="7A555CCF" w14:textId="77777777">
            <w:pPr>
              <w:pStyle w:val="NormalTable"/>
            </w:pPr>
          </w:p>
        </w:tc>
      </w:tr>
      <w:tr w:rsidR="00453AAE" w:rsidTr="00455AF6" w14:paraId="001E7F6F" w14:textId="77777777">
        <w:trPr>
          <w:trHeight w:val="300"/>
        </w:trPr>
        <w:tc>
          <w:tcPr>
            <w:tcW w:w="9163" w:type="dxa"/>
            <w:gridSpan w:val="4"/>
            <w:shd w:val="clear" w:color="auto" w:fill="CAEDFB" w:themeFill="accent4" w:themeFillTint="33"/>
          </w:tcPr>
          <w:p w:rsidRPr="00922719" w:rsidR="00453AAE" w:rsidP="00455AF6" w:rsidRDefault="00453AAE" w14:paraId="24197808" w14:textId="77777777">
            <w:pPr>
              <w:pStyle w:val="SubHeaderTable"/>
            </w:pPr>
            <w:r>
              <w:t>Provider</w:t>
            </w:r>
          </w:p>
        </w:tc>
      </w:tr>
      <w:tr w:rsidR="00453AAE" w:rsidTr="00455AF6" w14:paraId="516A016E"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453AAE" w:rsidP="00455AF6" w:rsidRDefault="00453AAE" w14:paraId="2D0B8577" w14:textId="6A21197C">
            <w:pPr>
              <w:pStyle w:val="NormalTable"/>
              <w:rPr>
                <w:i/>
                <w:iCs/>
              </w:rPr>
            </w:pPr>
          </w:p>
        </w:tc>
        <w:tc>
          <w:tcPr>
            <w:tcW w:w="2250" w:type="dxa"/>
          </w:tcPr>
          <w:p w:rsidRPr="00622D63" w:rsidR="00453AAE" w:rsidP="00455AF6" w:rsidRDefault="00453AAE" w14:paraId="2E0BEC4B" w14:textId="77777777">
            <w:pPr>
              <w:pStyle w:val="NormalTable"/>
            </w:pPr>
          </w:p>
        </w:tc>
        <w:tc>
          <w:tcPr>
            <w:tcW w:w="2160" w:type="dxa"/>
          </w:tcPr>
          <w:p w:rsidRPr="00622D63" w:rsidR="00453AAE" w:rsidP="00453AAE" w:rsidRDefault="00453AAE" w14:paraId="1A74B4BE" w14:textId="4F140B69">
            <w:pPr>
              <w:pStyle w:val="TableBullet"/>
              <w:numPr>
                <w:ilvl w:val="0"/>
                <w:numId w:val="0"/>
              </w:numPr>
              <w:ind w:left="504" w:hanging="360"/>
            </w:pPr>
          </w:p>
        </w:tc>
        <w:tc>
          <w:tcPr>
            <w:tcW w:w="2328" w:type="dxa"/>
          </w:tcPr>
          <w:p w:rsidRPr="00622D63" w:rsidR="00453AAE" w:rsidP="00455AF6" w:rsidRDefault="00453AAE" w14:paraId="0A46990B" w14:textId="77777777">
            <w:pPr>
              <w:pStyle w:val="NormalTable"/>
            </w:pPr>
          </w:p>
        </w:tc>
      </w:tr>
      <w:tr w:rsidR="00453AAE" w:rsidTr="00455AF6" w14:paraId="63DCB65A" w14:textId="77777777">
        <w:trPr>
          <w:trHeight w:val="300"/>
        </w:trPr>
        <w:tc>
          <w:tcPr>
            <w:tcW w:w="2425" w:type="dxa"/>
          </w:tcPr>
          <w:p w:rsidRPr="00423FFE" w:rsidR="00453AAE" w:rsidP="00455AF6" w:rsidRDefault="00453AAE" w14:paraId="6AC5A8E8" w14:textId="3F588643">
            <w:pPr>
              <w:pStyle w:val="NormalTable"/>
              <w:rPr>
                <w:i/>
                <w:iCs/>
              </w:rPr>
            </w:pPr>
          </w:p>
        </w:tc>
        <w:tc>
          <w:tcPr>
            <w:tcW w:w="2250" w:type="dxa"/>
          </w:tcPr>
          <w:p w:rsidRPr="00622D63" w:rsidR="00453AAE" w:rsidP="00455AF6" w:rsidRDefault="00453AAE" w14:paraId="3BEDC537" w14:textId="77777777">
            <w:pPr>
              <w:pStyle w:val="NormalTable"/>
            </w:pPr>
          </w:p>
        </w:tc>
        <w:tc>
          <w:tcPr>
            <w:tcW w:w="2160" w:type="dxa"/>
          </w:tcPr>
          <w:p w:rsidRPr="00622D63" w:rsidR="00453AAE" w:rsidP="00455AF6" w:rsidRDefault="00453AAE" w14:paraId="2BB3AF44" w14:textId="77777777">
            <w:pPr>
              <w:pStyle w:val="NormalTable"/>
            </w:pPr>
          </w:p>
        </w:tc>
        <w:tc>
          <w:tcPr>
            <w:tcW w:w="2328" w:type="dxa"/>
          </w:tcPr>
          <w:p w:rsidRPr="00622D63" w:rsidR="00453AAE" w:rsidP="00455AF6" w:rsidRDefault="00453AAE" w14:paraId="275786D7" w14:textId="5EDEDD71">
            <w:pPr>
              <w:pStyle w:val="TableBullet"/>
            </w:pPr>
          </w:p>
        </w:tc>
      </w:tr>
      <w:tr w:rsidR="00453AAE" w:rsidTr="00455AF6" w14:paraId="0435F9E1"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622D63" w:rsidR="00453AAE" w:rsidP="00455AF6" w:rsidRDefault="00453AAE" w14:paraId="254C8924" w14:textId="77777777">
            <w:pPr>
              <w:pStyle w:val="SubHeaderTable"/>
            </w:pPr>
            <w:r w:rsidRPr="00727725">
              <w:t xml:space="preserve">Healthcare </w:t>
            </w:r>
            <w:r w:rsidRPr="00922719">
              <w:t>Organization</w:t>
            </w:r>
          </w:p>
        </w:tc>
      </w:tr>
      <w:tr w:rsidR="00453AAE" w:rsidTr="00455AF6" w14:paraId="282A6067" w14:textId="77777777">
        <w:trPr>
          <w:trHeight w:val="300"/>
        </w:trPr>
        <w:tc>
          <w:tcPr>
            <w:tcW w:w="2425" w:type="dxa"/>
          </w:tcPr>
          <w:p w:rsidR="00453AAE" w:rsidP="00455AF6" w:rsidRDefault="00453AAE" w14:paraId="5882C57F" w14:textId="77777777">
            <w:pPr>
              <w:pStyle w:val="NormalTable"/>
            </w:pPr>
          </w:p>
        </w:tc>
        <w:tc>
          <w:tcPr>
            <w:tcW w:w="2250" w:type="dxa"/>
          </w:tcPr>
          <w:p w:rsidRPr="00622D63" w:rsidR="00453AAE" w:rsidP="00455AF6" w:rsidRDefault="00453AAE" w14:paraId="2BDF80FD" w14:textId="77777777">
            <w:pPr>
              <w:pStyle w:val="NormalTable"/>
            </w:pPr>
          </w:p>
        </w:tc>
        <w:tc>
          <w:tcPr>
            <w:tcW w:w="2160" w:type="dxa"/>
          </w:tcPr>
          <w:p w:rsidRPr="00622D63" w:rsidR="00453AAE" w:rsidP="00455AF6" w:rsidRDefault="00453AAE" w14:paraId="38643A4F" w14:textId="77777777">
            <w:pPr>
              <w:pStyle w:val="NormalTable"/>
            </w:pPr>
          </w:p>
        </w:tc>
        <w:tc>
          <w:tcPr>
            <w:tcW w:w="2328" w:type="dxa"/>
          </w:tcPr>
          <w:p w:rsidRPr="00622D63" w:rsidR="00453AAE" w:rsidP="00455AF6" w:rsidRDefault="00453AAE" w14:paraId="781DBEB7" w14:textId="77777777">
            <w:pPr>
              <w:pStyle w:val="NormalTable"/>
            </w:pPr>
          </w:p>
        </w:tc>
      </w:tr>
      <w:tr w:rsidR="00453AAE" w:rsidTr="00455AF6" w14:paraId="164ABDD4"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423FFE" w:rsidR="00453AAE" w:rsidP="00455AF6" w:rsidRDefault="00453AAE" w14:paraId="7CC114E0" w14:textId="77777777">
            <w:pPr>
              <w:pStyle w:val="SubHeaderTable"/>
            </w:pPr>
            <w:r w:rsidRPr="00423FFE">
              <w:t>Health Insurance Program</w:t>
            </w:r>
          </w:p>
        </w:tc>
      </w:tr>
      <w:tr w:rsidR="00453AAE" w:rsidTr="00455AF6" w14:paraId="0D7385AF" w14:textId="77777777">
        <w:trPr>
          <w:trHeight w:val="300"/>
        </w:trPr>
        <w:tc>
          <w:tcPr>
            <w:tcW w:w="2425" w:type="dxa"/>
          </w:tcPr>
          <w:p w:rsidR="00453AAE" w:rsidP="00455AF6" w:rsidRDefault="00453AAE" w14:paraId="4C61296F" w14:textId="77777777">
            <w:pPr>
              <w:pStyle w:val="NormalTable"/>
            </w:pPr>
          </w:p>
        </w:tc>
        <w:tc>
          <w:tcPr>
            <w:tcW w:w="2250" w:type="dxa"/>
          </w:tcPr>
          <w:p w:rsidRPr="00622D63" w:rsidR="00453AAE" w:rsidP="00455AF6" w:rsidRDefault="00453AAE" w14:paraId="467F62BD" w14:textId="77777777">
            <w:pPr>
              <w:pStyle w:val="NormalTable"/>
            </w:pPr>
          </w:p>
        </w:tc>
        <w:tc>
          <w:tcPr>
            <w:tcW w:w="2160" w:type="dxa"/>
          </w:tcPr>
          <w:p w:rsidRPr="00622D63" w:rsidR="00453AAE" w:rsidP="00455AF6" w:rsidRDefault="00453AAE" w14:paraId="1FFBB737" w14:textId="77777777">
            <w:pPr>
              <w:pStyle w:val="NormalTable"/>
            </w:pPr>
          </w:p>
        </w:tc>
        <w:tc>
          <w:tcPr>
            <w:tcW w:w="2328" w:type="dxa"/>
          </w:tcPr>
          <w:p w:rsidRPr="00622D63" w:rsidR="00453AAE" w:rsidP="00455AF6" w:rsidRDefault="00453AAE" w14:paraId="16B0888F" w14:textId="77777777">
            <w:pPr>
              <w:pStyle w:val="NormalTable"/>
            </w:pPr>
          </w:p>
        </w:tc>
      </w:tr>
      <w:tr w:rsidR="00453AAE" w:rsidTr="00455AF6" w14:paraId="51933DEC"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922719" w:rsidR="00453AAE" w:rsidP="00455AF6" w:rsidRDefault="00453AAE" w14:paraId="23DC32BD" w14:textId="77777777">
            <w:pPr>
              <w:pStyle w:val="SubHeaderTable"/>
            </w:pPr>
            <w:r w:rsidRPr="00727725">
              <w:t>Health Plan</w:t>
            </w:r>
          </w:p>
        </w:tc>
      </w:tr>
      <w:tr w:rsidR="00453AAE" w:rsidTr="00455AF6" w14:paraId="1E435032" w14:textId="77777777">
        <w:trPr>
          <w:trHeight w:val="300"/>
        </w:trPr>
        <w:tc>
          <w:tcPr>
            <w:tcW w:w="2425" w:type="dxa"/>
          </w:tcPr>
          <w:p w:rsidRPr="00423FFE" w:rsidR="00453AAE" w:rsidP="00455AF6" w:rsidRDefault="00453AAE" w14:paraId="18BB6898" w14:textId="0D000EE1">
            <w:pPr>
              <w:pStyle w:val="NormalTable"/>
              <w:rPr>
                <w:i/>
                <w:iCs/>
              </w:rPr>
            </w:pPr>
          </w:p>
        </w:tc>
        <w:tc>
          <w:tcPr>
            <w:tcW w:w="2250" w:type="dxa"/>
          </w:tcPr>
          <w:p w:rsidRPr="00622D63" w:rsidR="00453AAE" w:rsidP="00455AF6" w:rsidRDefault="00453AAE" w14:paraId="68A84B3C" w14:textId="77777777">
            <w:pPr>
              <w:pStyle w:val="NormalTable"/>
            </w:pPr>
          </w:p>
        </w:tc>
        <w:tc>
          <w:tcPr>
            <w:tcW w:w="2160" w:type="dxa"/>
          </w:tcPr>
          <w:p w:rsidRPr="00622D63" w:rsidR="00453AAE" w:rsidP="00455AF6" w:rsidRDefault="00453AAE" w14:paraId="1B5B2998" w14:textId="12DB956C">
            <w:pPr>
              <w:pStyle w:val="TableBullet"/>
            </w:pPr>
          </w:p>
        </w:tc>
        <w:tc>
          <w:tcPr>
            <w:tcW w:w="2328" w:type="dxa"/>
          </w:tcPr>
          <w:p w:rsidRPr="00622D63" w:rsidR="00453AAE" w:rsidP="00455AF6" w:rsidRDefault="00453AAE" w14:paraId="13577C2C" w14:textId="77777777">
            <w:pPr>
              <w:pStyle w:val="NormalTable"/>
            </w:pPr>
          </w:p>
        </w:tc>
      </w:tr>
      <w:tr w:rsidR="00453AAE" w:rsidTr="00455AF6" w14:paraId="16A23721"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622D63" w:rsidR="00453AAE" w:rsidP="00455AF6" w:rsidRDefault="00453AAE" w14:paraId="17684816" w14:textId="77777777">
            <w:pPr>
              <w:pStyle w:val="SubHeaderTable"/>
            </w:pPr>
            <w:r>
              <w:t>Healthcare Delivery</w:t>
            </w:r>
          </w:p>
        </w:tc>
      </w:tr>
      <w:tr w:rsidR="00453AAE" w:rsidTr="00455AF6" w14:paraId="4D833E8B" w14:textId="77777777">
        <w:trPr>
          <w:trHeight w:val="300"/>
        </w:trPr>
        <w:tc>
          <w:tcPr>
            <w:tcW w:w="2425" w:type="dxa"/>
          </w:tcPr>
          <w:p w:rsidRPr="00423FFE" w:rsidR="00453AAE" w:rsidP="00455AF6" w:rsidRDefault="00453AAE" w14:paraId="6829BD3C" w14:textId="0097C72D">
            <w:pPr>
              <w:pStyle w:val="NormalTable"/>
              <w:rPr>
                <w:i/>
                <w:iCs/>
              </w:rPr>
            </w:pPr>
          </w:p>
        </w:tc>
        <w:tc>
          <w:tcPr>
            <w:tcW w:w="2250" w:type="dxa"/>
          </w:tcPr>
          <w:p w:rsidRPr="003F61C6" w:rsidR="00453AAE" w:rsidP="00455AF6" w:rsidRDefault="00AB6143" w14:paraId="244D953E" w14:textId="182BA6F6">
            <w:pPr>
              <w:pStyle w:val="NormalTable"/>
            </w:pPr>
            <w:r>
              <w:t>Medications</w:t>
            </w:r>
          </w:p>
        </w:tc>
        <w:tc>
          <w:tcPr>
            <w:tcW w:w="2160" w:type="dxa"/>
          </w:tcPr>
          <w:p w:rsidR="00453AAE" w:rsidP="00455AF6" w:rsidRDefault="00453AAE" w14:paraId="4F633B52" w14:textId="77777777">
            <w:pPr>
              <w:pStyle w:val="TableBullet"/>
            </w:pPr>
          </w:p>
        </w:tc>
        <w:tc>
          <w:tcPr>
            <w:tcW w:w="2328" w:type="dxa"/>
          </w:tcPr>
          <w:p w:rsidRPr="00622D63" w:rsidR="00453AAE" w:rsidP="00455AF6" w:rsidRDefault="00453AAE" w14:paraId="2CE7A3CA" w14:textId="59C0C1C4">
            <w:pPr>
              <w:pStyle w:val="NormalTable"/>
            </w:pPr>
          </w:p>
        </w:tc>
      </w:tr>
      <w:tr w:rsidR="00453AAE" w:rsidTr="00455AF6" w14:paraId="48C80D57"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453AAE" w:rsidP="00455AF6" w:rsidRDefault="00453AAE" w14:paraId="3F03433F" w14:textId="4D3836B6">
            <w:pPr>
              <w:pStyle w:val="NormalTable"/>
              <w:rPr>
                <w:i/>
                <w:iCs/>
              </w:rPr>
            </w:pPr>
          </w:p>
        </w:tc>
        <w:tc>
          <w:tcPr>
            <w:tcW w:w="2250" w:type="dxa"/>
          </w:tcPr>
          <w:p w:rsidRPr="00622D63" w:rsidR="00453AAE" w:rsidP="00455AF6" w:rsidRDefault="00AB6143" w14:paraId="7B379F2D" w14:textId="6CD8AE9B">
            <w:pPr>
              <w:pStyle w:val="NormalTable"/>
            </w:pPr>
            <w:r>
              <w:t>Laboratory</w:t>
            </w:r>
          </w:p>
        </w:tc>
        <w:tc>
          <w:tcPr>
            <w:tcW w:w="2160" w:type="dxa"/>
          </w:tcPr>
          <w:p w:rsidR="00453AAE" w:rsidP="00455AF6" w:rsidRDefault="00453AAE" w14:paraId="1FE272A4" w14:textId="77777777">
            <w:pPr>
              <w:pStyle w:val="TableBullet"/>
            </w:pPr>
          </w:p>
        </w:tc>
        <w:tc>
          <w:tcPr>
            <w:tcW w:w="2328" w:type="dxa"/>
          </w:tcPr>
          <w:p w:rsidRPr="00622D63" w:rsidR="00453AAE" w:rsidP="00455AF6" w:rsidRDefault="00453AAE" w14:paraId="4D54C9A1" w14:textId="77777777">
            <w:pPr>
              <w:pStyle w:val="NormalTable"/>
            </w:pPr>
          </w:p>
        </w:tc>
      </w:tr>
      <w:tr w:rsidR="00453AAE" w:rsidTr="00455AF6" w14:paraId="5FCFE546" w14:textId="77777777">
        <w:trPr>
          <w:trHeight w:val="300"/>
        </w:trPr>
        <w:tc>
          <w:tcPr>
            <w:tcW w:w="2425" w:type="dxa"/>
          </w:tcPr>
          <w:p w:rsidRPr="00423FFE" w:rsidR="00453AAE" w:rsidP="00455AF6" w:rsidRDefault="00453AAE" w14:paraId="3DB49301" w14:textId="3B78A419">
            <w:pPr>
              <w:pStyle w:val="NormalTable"/>
              <w:rPr>
                <w:i/>
                <w:iCs/>
              </w:rPr>
            </w:pPr>
          </w:p>
        </w:tc>
        <w:tc>
          <w:tcPr>
            <w:tcW w:w="2250" w:type="dxa"/>
          </w:tcPr>
          <w:p w:rsidRPr="00622D63" w:rsidR="00453AAE" w:rsidP="00455AF6" w:rsidRDefault="00AB6143" w14:paraId="53786361" w14:textId="7F9A4C92">
            <w:pPr>
              <w:pStyle w:val="NormalTable"/>
            </w:pPr>
            <w:r>
              <w:t>Care Team Members</w:t>
            </w:r>
          </w:p>
        </w:tc>
        <w:tc>
          <w:tcPr>
            <w:tcW w:w="2160" w:type="dxa"/>
          </w:tcPr>
          <w:p w:rsidR="00453AAE" w:rsidP="00455AF6" w:rsidRDefault="00453AAE" w14:paraId="4C896E28" w14:textId="77777777">
            <w:pPr>
              <w:pStyle w:val="TableBullet"/>
            </w:pPr>
          </w:p>
        </w:tc>
        <w:tc>
          <w:tcPr>
            <w:tcW w:w="2328" w:type="dxa"/>
          </w:tcPr>
          <w:p w:rsidRPr="00622D63" w:rsidR="00453AAE" w:rsidP="00455AF6" w:rsidRDefault="00453AAE" w14:paraId="4F53E047" w14:textId="64842C8B">
            <w:pPr>
              <w:pStyle w:val="NormalTable"/>
            </w:pPr>
          </w:p>
        </w:tc>
      </w:tr>
      <w:tr w:rsidR="00453AAE" w:rsidTr="00455AF6" w14:paraId="5669C470"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453AAE" w:rsidP="00455AF6" w:rsidRDefault="00453AAE" w14:paraId="459B9455" w14:textId="56477B85">
            <w:pPr>
              <w:pStyle w:val="NormalTable"/>
              <w:rPr>
                <w:i/>
                <w:iCs/>
              </w:rPr>
            </w:pPr>
          </w:p>
        </w:tc>
        <w:tc>
          <w:tcPr>
            <w:tcW w:w="2250" w:type="dxa"/>
          </w:tcPr>
          <w:p w:rsidRPr="00622D63" w:rsidR="00453AAE" w:rsidP="00455AF6" w:rsidRDefault="00453AAE" w14:paraId="7C965BEA" w14:textId="77777777">
            <w:pPr>
              <w:pStyle w:val="NormalTable"/>
            </w:pPr>
          </w:p>
        </w:tc>
        <w:tc>
          <w:tcPr>
            <w:tcW w:w="2160" w:type="dxa"/>
          </w:tcPr>
          <w:p w:rsidR="00453AAE" w:rsidP="00455AF6" w:rsidRDefault="00453AAE" w14:paraId="2F511473" w14:textId="77777777">
            <w:pPr>
              <w:pStyle w:val="TableBullet"/>
            </w:pPr>
          </w:p>
        </w:tc>
        <w:tc>
          <w:tcPr>
            <w:tcW w:w="2328" w:type="dxa"/>
          </w:tcPr>
          <w:p w:rsidRPr="00622D63" w:rsidR="00453AAE" w:rsidP="00455AF6" w:rsidRDefault="00453AAE" w14:paraId="548A3D98" w14:textId="77777777">
            <w:pPr>
              <w:pStyle w:val="NormalTable"/>
            </w:pPr>
          </w:p>
        </w:tc>
      </w:tr>
      <w:tr w:rsidR="00453AAE" w:rsidTr="00455AF6" w14:paraId="7CEB6EE8" w14:textId="77777777">
        <w:trPr>
          <w:trHeight w:val="300"/>
        </w:trPr>
        <w:tc>
          <w:tcPr>
            <w:tcW w:w="2425" w:type="dxa"/>
          </w:tcPr>
          <w:p w:rsidRPr="00423FFE" w:rsidR="00453AAE" w:rsidP="00455AF6" w:rsidRDefault="00453AAE" w14:paraId="32A1DCD2" w14:textId="77777777">
            <w:pPr>
              <w:pStyle w:val="NormalTable"/>
              <w:rPr>
                <w:i/>
                <w:iCs/>
              </w:rPr>
            </w:pPr>
          </w:p>
        </w:tc>
        <w:tc>
          <w:tcPr>
            <w:tcW w:w="2250" w:type="dxa"/>
          </w:tcPr>
          <w:p w:rsidRPr="00622D63" w:rsidR="00453AAE" w:rsidP="00455AF6" w:rsidRDefault="00453AAE" w14:paraId="06A13FDB" w14:textId="77777777">
            <w:pPr>
              <w:pStyle w:val="NormalTable"/>
            </w:pPr>
          </w:p>
        </w:tc>
        <w:tc>
          <w:tcPr>
            <w:tcW w:w="2160" w:type="dxa"/>
          </w:tcPr>
          <w:p w:rsidR="00453AAE" w:rsidP="00455AF6" w:rsidRDefault="00453AAE" w14:paraId="731B66AF" w14:textId="77777777">
            <w:pPr>
              <w:pStyle w:val="TableBullet"/>
            </w:pPr>
          </w:p>
        </w:tc>
        <w:tc>
          <w:tcPr>
            <w:tcW w:w="2328" w:type="dxa"/>
          </w:tcPr>
          <w:p w:rsidRPr="00622D63" w:rsidR="00453AAE" w:rsidP="00455AF6" w:rsidRDefault="00453AAE" w14:paraId="7D3F3544" w14:textId="77777777">
            <w:pPr>
              <w:pStyle w:val="NormalTable"/>
            </w:pPr>
          </w:p>
        </w:tc>
      </w:tr>
      <w:tr w:rsidR="00453AAE" w:rsidTr="00455AF6" w14:paraId="66E3E5FD"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453AAE" w:rsidP="00455AF6" w:rsidRDefault="00453AAE" w14:paraId="6F0AA833" w14:textId="77777777">
            <w:pPr>
              <w:pStyle w:val="NormalTable"/>
              <w:rPr>
                <w:i/>
                <w:iCs/>
              </w:rPr>
            </w:pPr>
          </w:p>
        </w:tc>
        <w:tc>
          <w:tcPr>
            <w:tcW w:w="2250" w:type="dxa"/>
          </w:tcPr>
          <w:p w:rsidRPr="00622D63" w:rsidR="00453AAE" w:rsidP="00455AF6" w:rsidRDefault="00453AAE" w14:paraId="06E3985A" w14:textId="77777777">
            <w:pPr>
              <w:pStyle w:val="NormalTable"/>
            </w:pPr>
          </w:p>
        </w:tc>
        <w:tc>
          <w:tcPr>
            <w:tcW w:w="2160" w:type="dxa"/>
          </w:tcPr>
          <w:p w:rsidR="00453AAE" w:rsidP="00455AF6" w:rsidRDefault="00453AAE" w14:paraId="645876DB" w14:textId="77777777">
            <w:pPr>
              <w:pStyle w:val="TableBullet"/>
            </w:pPr>
          </w:p>
        </w:tc>
        <w:tc>
          <w:tcPr>
            <w:tcW w:w="2328" w:type="dxa"/>
          </w:tcPr>
          <w:p w:rsidRPr="00622D63" w:rsidR="00453AAE" w:rsidP="00455AF6" w:rsidRDefault="00453AAE" w14:paraId="30D4984F" w14:textId="77777777">
            <w:pPr>
              <w:pStyle w:val="NormalTable"/>
            </w:pPr>
          </w:p>
        </w:tc>
      </w:tr>
      <w:tr w:rsidR="00453AAE" w:rsidTr="00455AF6" w14:paraId="7756B1F1" w14:textId="77777777">
        <w:trPr>
          <w:trHeight w:val="300"/>
        </w:trPr>
        <w:tc>
          <w:tcPr>
            <w:tcW w:w="2425" w:type="dxa"/>
          </w:tcPr>
          <w:p w:rsidR="00453AAE" w:rsidP="00455AF6" w:rsidRDefault="00453AAE" w14:paraId="4FFB0C33" w14:textId="77777777">
            <w:pPr>
              <w:pStyle w:val="NormalTable"/>
            </w:pPr>
          </w:p>
        </w:tc>
        <w:tc>
          <w:tcPr>
            <w:tcW w:w="2250" w:type="dxa"/>
          </w:tcPr>
          <w:p w:rsidRPr="00622D63" w:rsidR="00453AAE" w:rsidP="00455AF6" w:rsidRDefault="00453AAE" w14:paraId="6D0FF2F1" w14:textId="77777777">
            <w:pPr>
              <w:pStyle w:val="NormalTable"/>
            </w:pPr>
          </w:p>
        </w:tc>
        <w:tc>
          <w:tcPr>
            <w:tcW w:w="2160" w:type="dxa"/>
          </w:tcPr>
          <w:p w:rsidRPr="00622D63" w:rsidR="00453AAE" w:rsidP="00455AF6" w:rsidRDefault="00453AAE" w14:paraId="17E7EF67" w14:textId="77777777">
            <w:pPr>
              <w:pStyle w:val="NormalTable"/>
            </w:pPr>
          </w:p>
        </w:tc>
        <w:tc>
          <w:tcPr>
            <w:tcW w:w="2328" w:type="dxa"/>
          </w:tcPr>
          <w:p w:rsidRPr="00622D63" w:rsidR="00453AAE" w:rsidP="00455AF6" w:rsidRDefault="00453AAE" w14:paraId="37D812D1" w14:textId="77777777">
            <w:pPr>
              <w:pStyle w:val="NormalTable"/>
            </w:pPr>
          </w:p>
        </w:tc>
      </w:tr>
      <w:tr w:rsidR="00453AAE" w:rsidTr="00455AF6" w14:paraId="064FDF6B" w14:textId="77777777">
        <w:trPr>
          <w:cnfStyle w:val="000000100000" w:firstRow="0" w:lastRow="0" w:firstColumn="0" w:lastColumn="0" w:oddVBand="0" w:evenVBand="0" w:oddHBand="1" w:evenHBand="0" w:firstRowFirstColumn="0" w:firstRowLastColumn="0" w:lastRowFirstColumn="0" w:lastRowLastColumn="0"/>
          <w:trHeight w:val="300"/>
        </w:trPr>
        <w:tc>
          <w:tcPr>
            <w:tcW w:w="9163" w:type="dxa"/>
            <w:gridSpan w:val="4"/>
            <w:shd w:val="clear" w:color="auto" w:fill="CAEDFB" w:themeFill="accent4" w:themeFillTint="33"/>
          </w:tcPr>
          <w:p w:rsidRPr="00622D63" w:rsidR="00453AAE" w:rsidP="00455AF6" w:rsidRDefault="00453AAE" w14:paraId="53F55878" w14:textId="77777777">
            <w:pPr>
              <w:pStyle w:val="SubHeaderTable"/>
            </w:pPr>
            <w:r>
              <w:t>Healthcare Payment</w:t>
            </w:r>
          </w:p>
        </w:tc>
      </w:tr>
      <w:tr w:rsidR="00453AAE" w:rsidTr="00455AF6" w14:paraId="697E5187" w14:textId="77777777">
        <w:trPr>
          <w:trHeight w:val="300"/>
        </w:trPr>
        <w:tc>
          <w:tcPr>
            <w:tcW w:w="2425" w:type="dxa"/>
          </w:tcPr>
          <w:p w:rsidRPr="00423FFE" w:rsidR="00453AAE" w:rsidP="00455AF6" w:rsidRDefault="00453AAE" w14:paraId="413ACDF5" w14:textId="0BC33D52">
            <w:pPr>
              <w:pStyle w:val="NormalTable"/>
              <w:rPr>
                <w:i/>
                <w:iCs/>
              </w:rPr>
            </w:pPr>
          </w:p>
        </w:tc>
        <w:tc>
          <w:tcPr>
            <w:tcW w:w="2250" w:type="dxa"/>
          </w:tcPr>
          <w:p w:rsidRPr="003F61C6" w:rsidR="00453AAE" w:rsidP="00455AF6" w:rsidRDefault="00453AAE" w14:paraId="6C43276E" w14:textId="0824EDCB">
            <w:pPr>
              <w:pStyle w:val="TableBullet"/>
            </w:pPr>
            <w:r w:rsidRPr="003F61C6">
              <w:t xml:space="preserve"> </w:t>
            </w:r>
          </w:p>
        </w:tc>
        <w:tc>
          <w:tcPr>
            <w:tcW w:w="2160" w:type="dxa"/>
          </w:tcPr>
          <w:p w:rsidRPr="003F61C6" w:rsidR="00453AAE" w:rsidP="00455AF6" w:rsidRDefault="00453AAE" w14:paraId="4A59CFF3" w14:textId="52D673CA">
            <w:pPr>
              <w:pStyle w:val="TableBullet"/>
            </w:pPr>
          </w:p>
        </w:tc>
        <w:tc>
          <w:tcPr>
            <w:tcW w:w="2328" w:type="dxa"/>
          </w:tcPr>
          <w:p w:rsidRPr="00622D63" w:rsidR="00453AAE" w:rsidP="00455AF6" w:rsidRDefault="00453AAE" w14:paraId="728B6A6A" w14:textId="77777777">
            <w:pPr>
              <w:pStyle w:val="NormalTable"/>
            </w:pPr>
          </w:p>
        </w:tc>
      </w:tr>
      <w:tr w:rsidR="00453AAE" w:rsidTr="00455AF6" w14:paraId="2366C8D2"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453AAE" w:rsidP="00455AF6" w:rsidRDefault="00453AAE" w14:paraId="2E0A8CF9" w14:textId="0CD8E732">
            <w:pPr>
              <w:pStyle w:val="NormalTable"/>
              <w:rPr>
                <w:i/>
                <w:iCs/>
              </w:rPr>
            </w:pPr>
          </w:p>
        </w:tc>
        <w:tc>
          <w:tcPr>
            <w:tcW w:w="2250" w:type="dxa"/>
          </w:tcPr>
          <w:p w:rsidRPr="003F61C6" w:rsidR="00453AAE" w:rsidP="00455AF6" w:rsidRDefault="00453AAE" w14:paraId="65CEF9A2" w14:textId="5C142B95">
            <w:pPr>
              <w:pStyle w:val="TableBullet"/>
            </w:pPr>
          </w:p>
        </w:tc>
        <w:tc>
          <w:tcPr>
            <w:tcW w:w="2160" w:type="dxa"/>
          </w:tcPr>
          <w:p w:rsidRPr="00622D63" w:rsidR="00453AAE" w:rsidP="00455AF6" w:rsidRDefault="00453AAE" w14:paraId="504B9923" w14:textId="77777777">
            <w:pPr>
              <w:pStyle w:val="NormalTable"/>
            </w:pPr>
          </w:p>
        </w:tc>
        <w:tc>
          <w:tcPr>
            <w:tcW w:w="2328" w:type="dxa"/>
          </w:tcPr>
          <w:p w:rsidRPr="00622D63" w:rsidR="00453AAE" w:rsidP="00455AF6" w:rsidRDefault="00453AAE" w14:paraId="7F3EB305" w14:textId="77777777">
            <w:pPr>
              <w:pStyle w:val="NormalTable"/>
            </w:pPr>
          </w:p>
        </w:tc>
      </w:tr>
      <w:tr w:rsidR="00453AAE" w:rsidTr="00455AF6" w14:paraId="7849DDA0" w14:textId="77777777">
        <w:trPr>
          <w:trHeight w:val="300"/>
        </w:trPr>
        <w:tc>
          <w:tcPr>
            <w:tcW w:w="2425" w:type="dxa"/>
          </w:tcPr>
          <w:p w:rsidRPr="00423FFE" w:rsidR="00453AAE" w:rsidP="00455AF6" w:rsidRDefault="00453AAE" w14:paraId="3932D976" w14:textId="04AD5954">
            <w:pPr>
              <w:pStyle w:val="NormalTable"/>
              <w:rPr>
                <w:i/>
                <w:iCs/>
              </w:rPr>
            </w:pPr>
          </w:p>
        </w:tc>
        <w:tc>
          <w:tcPr>
            <w:tcW w:w="2250" w:type="dxa"/>
          </w:tcPr>
          <w:p w:rsidRPr="003F61C6" w:rsidR="00453AAE" w:rsidP="00455AF6" w:rsidRDefault="00453AAE" w14:paraId="6ECD4E0B" w14:textId="782A2A80">
            <w:pPr>
              <w:pStyle w:val="TableBullet"/>
            </w:pPr>
          </w:p>
        </w:tc>
        <w:tc>
          <w:tcPr>
            <w:tcW w:w="2160" w:type="dxa"/>
          </w:tcPr>
          <w:p w:rsidRPr="00622D63" w:rsidR="00453AAE" w:rsidP="00455AF6" w:rsidRDefault="00453AAE" w14:paraId="5537F574" w14:textId="77777777">
            <w:pPr>
              <w:pStyle w:val="NormalTable"/>
            </w:pPr>
          </w:p>
        </w:tc>
        <w:tc>
          <w:tcPr>
            <w:tcW w:w="2328" w:type="dxa"/>
          </w:tcPr>
          <w:p w:rsidRPr="00622D63" w:rsidR="00453AAE" w:rsidP="00455AF6" w:rsidRDefault="00453AAE" w14:paraId="5ED04DE9" w14:textId="77777777">
            <w:pPr>
              <w:pStyle w:val="NormalTable"/>
            </w:pPr>
          </w:p>
        </w:tc>
      </w:tr>
      <w:tr w:rsidR="00453AAE" w:rsidTr="00455AF6" w14:paraId="7DB9DFDD"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453AAE" w:rsidP="00455AF6" w:rsidRDefault="00453AAE" w14:paraId="44C8383D" w14:textId="42B4C030">
            <w:pPr>
              <w:pStyle w:val="NormalTable"/>
              <w:rPr>
                <w:i/>
                <w:iCs/>
              </w:rPr>
            </w:pPr>
          </w:p>
        </w:tc>
        <w:tc>
          <w:tcPr>
            <w:tcW w:w="2250" w:type="dxa"/>
          </w:tcPr>
          <w:p w:rsidRPr="003F61C6" w:rsidR="00453AAE" w:rsidP="00455AF6" w:rsidRDefault="00453AAE" w14:paraId="50225267" w14:textId="0948A37E">
            <w:pPr>
              <w:pStyle w:val="TableBullet"/>
            </w:pPr>
          </w:p>
        </w:tc>
        <w:tc>
          <w:tcPr>
            <w:tcW w:w="2160" w:type="dxa"/>
          </w:tcPr>
          <w:p w:rsidRPr="00622D63" w:rsidR="00453AAE" w:rsidP="00455AF6" w:rsidRDefault="00453AAE" w14:paraId="4FC015E1" w14:textId="77777777">
            <w:pPr>
              <w:pStyle w:val="NormalTable"/>
            </w:pPr>
          </w:p>
        </w:tc>
        <w:tc>
          <w:tcPr>
            <w:tcW w:w="2328" w:type="dxa"/>
          </w:tcPr>
          <w:p w:rsidRPr="00622D63" w:rsidR="00453AAE" w:rsidP="00455AF6" w:rsidRDefault="00453AAE" w14:paraId="17143820" w14:textId="77777777">
            <w:pPr>
              <w:pStyle w:val="NormalTable"/>
            </w:pPr>
          </w:p>
        </w:tc>
      </w:tr>
      <w:tr w:rsidR="00453AAE" w:rsidTr="00455AF6" w14:paraId="24141469" w14:textId="77777777">
        <w:trPr>
          <w:trHeight w:val="300"/>
        </w:trPr>
        <w:tc>
          <w:tcPr>
            <w:tcW w:w="2425" w:type="dxa"/>
          </w:tcPr>
          <w:p w:rsidRPr="00423FFE" w:rsidR="00453AAE" w:rsidP="00455AF6" w:rsidRDefault="00453AAE" w14:paraId="5ECE22FC" w14:textId="7A0B92B9">
            <w:pPr>
              <w:pStyle w:val="NormalTable"/>
              <w:rPr>
                <w:i/>
                <w:iCs/>
              </w:rPr>
            </w:pPr>
          </w:p>
        </w:tc>
        <w:tc>
          <w:tcPr>
            <w:tcW w:w="2250" w:type="dxa"/>
          </w:tcPr>
          <w:p w:rsidRPr="003F61C6" w:rsidR="00453AAE" w:rsidP="00455AF6" w:rsidRDefault="00453AAE" w14:paraId="25210793" w14:textId="2B3DB9BF">
            <w:pPr>
              <w:pStyle w:val="TableBullet"/>
            </w:pPr>
          </w:p>
        </w:tc>
        <w:tc>
          <w:tcPr>
            <w:tcW w:w="2160" w:type="dxa"/>
          </w:tcPr>
          <w:p w:rsidRPr="00622D63" w:rsidR="00453AAE" w:rsidP="00455AF6" w:rsidRDefault="00453AAE" w14:paraId="7F2C46B3" w14:textId="77777777">
            <w:pPr>
              <w:pStyle w:val="NormalTable"/>
            </w:pPr>
          </w:p>
        </w:tc>
        <w:tc>
          <w:tcPr>
            <w:tcW w:w="2328" w:type="dxa"/>
          </w:tcPr>
          <w:p w:rsidRPr="00622D63" w:rsidR="00453AAE" w:rsidP="00455AF6" w:rsidRDefault="00453AAE" w14:paraId="60A138FC" w14:textId="77777777">
            <w:pPr>
              <w:pStyle w:val="NormalTable"/>
            </w:pPr>
          </w:p>
        </w:tc>
      </w:tr>
      <w:tr w:rsidR="00453AAE" w:rsidTr="00455AF6" w14:paraId="6DB508EC" w14:textId="77777777">
        <w:trPr>
          <w:cnfStyle w:val="000000100000" w:firstRow="0" w:lastRow="0" w:firstColumn="0" w:lastColumn="0" w:oddVBand="0" w:evenVBand="0" w:oddHBand="1" w:evenHBand="0" w:firstRowFirstColumn="0" w:firstRowLastColumn="0" w:lastRowFirstColumn="0" w:lastRowLastColumn="0"/>
          <w:trHeight w:val="300"/>
        </w:trPr>
        <w:tc>
          <w:tcPr>
            <w:tcW w:w="2425" w:type="dxa"/>
          </w:tcPr>
          <w:p w:rsidRPr="00423FFE" w:rsidR="00453AAE" w:rsidP="00455AF6" w:rsidRDefault="00453AAE" w14:paraId="315FB319" w14:textId="6D2EB9C4">
            <w:pPr>
              <w:pStyle w:val="NormalTable"/>
              <w:rPr>
                <w:i/>
                <w:iCs/>
              </w:rPr>
            </w:pPr>
          </w:p>
        </w:tc>
        <w:tc>
          <w:tcPr>
            <w:tcW w:w="2250" w:type="dxa"/>
          </w:tcPr>
          <w:p w:rsidR="00453AAE" w:rsidP="00455AF6" w:rsidRDefault="00453AAE" w14:paraId="3F668D57" w14:textId="2908C835">
            <w:pPr>
              <w:pStyle w:val="NormalTable"/>
            </w:pPr>
          </w:p>
        </w:tc>
        <w:tc>
          <w:tcPr>
            <w:tcW w:w="2160" w:type="dxa"/>
          </w:tcPr>
          <w:p w:rsidRPr="00622D63" w:rsidR="00453AAE" w:rsidP="00455AF6" w:rsidRDefault="00453AAE" w14:paraId="5C49127A" w14:textId="77777777">
            <w:pPr>
              <w:pStyle w:val="NormalTable"/>
            </w:pPr>
          </w:p>
        </w:tc>
        <w:tc>
          <w:tcPr>
            <w:tcW w:w="2328" w:type="dxa"/>
          </w:tcPr>
          <w:p w:rsidRPr="00622D63" w:rsidR="00453AAE" w:rsidP="00455AF6" w:rsidRDefault="00453AAE" w14:paraId="7A56C448" w14:textId="77777777">
            <w:pPr>
              <w:pStyle w:val="TableBullet"/>
            </w:pPr>
          </w:p>
        </w:tc>
      </w:tr>
      <w:tr w:rsidR="00453AAE" w:rsidTr="00455AF6" w14:paraId="7ADE2A2F" w14:textId="77777777">
        <w:trPr>
          <w:trHeight w:val="300"/>
        </w:trPr>
        <w:tc>
          <w:tcPr>
            <w:tcW w:w="2425" w:type="dxa"/>
          </w:tcPr>
          <w:p w:rsidRPr="00423FFE" w:rsidR="00453AAE" w:rsidP="00455AF6" w:rsidRDefault="00453AAE" w14:paraId="55242EDC" w14:textId="77777777">
            <w:pPr>
              <w:pStyle w:val="NormalTable"/>
              <w:rPr>
                <w:i/>
                <w:iCs/>
              </w:rPr>
            </w:pPr>
          </w:p>
        </w:tc>
        <w:tc>
          <w:tcPr>
            <w:tcW w:w="2250" w:type="dxa"/>
          </w:tcPr>
          <w:p w:rsidR="00453AAE" w:rsidP="00455AF6" w:rsidRDefault="00453AAE" w14:paraId="682681C4" w14:textId="77777777">
            <w:pPr>
              <w:pStyle w:val="NormalTable"/>
            </w:pPr>
          </w:p>
        </w:tc>
        <w:tc>
          <w:tcPr>
            <w:tcW w:w="2160" w:type="dxa"/>
          </w:tcPr>
          <w:p w:rsidRPr="00622D63" w:rsidR="00453AAE" w:rsidP="00455AF6" w:rsidRDefault="00453AAE" w14:paraId="284D1FDC" w14:textId="77777777">
            <w:pPr>
              <w:pStyle w:val="NormalTable"/>
            </w:pPr>
          </w:p>
        </w:tc>
        <w:tc>
          <w:tcPr>
            <w:tcW w:w="2328" w:type="dxa"/>
          </w:tcPr>
          <w:p w:rsidRPr="00622D63" w:rsidR="00453AAE" w:rsidP="00455AF6" w:rsidRDefault="00453AAE" w14:paraId="31CC04BA" w14:textId="77777777">
            <w:pPr>
              <w:pStyle w:val="NormalTable"/>
            </w:pPr>
          </w:p>
        </w:tc>
      </w:tr>
    </w:tbl>
    <w:p w:rsidRPr="00291ADD" w:rsidR="00753667" w:rsidP="00291ADD" w:rsidRDefault="00753667" w14:paraId="65ADCFBC" w14:textId="62EA40E0"/>
    <w:p w:rsidRPr="006F6F29" w:rsidR="004D74D0" w:rsidP="006F6F29" w:rsidRDefault="00EB021B" w14:paraId="148671B4" w14:textId="68D52A8E">
      <w:pPr>
        <w:pStyle w:val="Appendix"/>
        <w:rPr>
          <w:highlight w:val="yellow"/>
        </w:rPr>
      </w:pPr>
      <w:bookmarkStart w:name="_Toc222506497" w:id="666"/>
      <w:r>
        <w:rPr>
          <w:highlight w:val="yellow"/>
        </w:rPr>
        <w:t>IRM</w:t>
      </w:r>
      <w:r w:rsidRPr="006F6F29" w:rsidR="006F6F29">
        <w:rPr>
          <w:highlight w:val="yellow"/>
        </w:rPr>
        <w:t xml:space="preserve"> in Action</w:t>
      </w:r>
      <w:bookmarkEnd w:id="666"/>
    </w:p>
    <w:p w:rsidR="004D74D0" w:rsidP="004D74D0" w:rsidRDefault="004D74D0" w14:paraId="04C4C688" w14:textId="77777777">
      <w:r>
        <w:t>TBD</w:t>
      </w:r>
    </w:p>
    <w:p w:rsidR="008E37FE" w:rsidP="008E37FE" w:rsidRDefault="008E37FE" w14:paraId="1185B55F" w14:textId="77777777">
      <w:r>
        <w:t>Classifying Data Entities</w:t>
      </w:r>
    </w:p>
    <w:p w:rsidRPr="0058509E" w:rsidR="0058509E" w:rsidP="004B6D7A" w:rsidRDefault="008E37FE" w14:paraId="739CD5E0" w14:textId="0ED8AAE1">
      <w:r>
        <w:t>Classifying Logical Data Components</w:t>
      </w:r>
    </w:p>
    <w:sectPr w:rsidRPr="0058509E" w:rsidR="0058509E" w:rsidSect="00CB6A02">
      <w:type w:val="continuous"/>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DC" w:author="Carter, Dwayne@HCAI" w:date="2024-08-06T17:27:00Z" w:id="254">
    <w:p w:rsidR="001667A1" w:rsidP="001667A1" w:rsidRDefault="001667A1" w14:paraId="16B5DD83" w14:textId="77777777">
      <w:r>
        <w:rPr>
          <w:rStyle w:val="CommentReference"/>
        </w:rPr>
        <w:annotationRef/>
      </w:r>
      <w:r>
        <w:rPr>
          <w:sz w:val="20"/>
          <w:szCs w:val="20"/>
        </w:rPr>
        <w:t xml:space="preserve">Khrista K Eades - Not sure I understand what this is stating ? </w:t>
      </w:r>
    </w:p>
  </w:comment>
  <w:comment w:initials="JS" w:author="Jeff Strand" w:date="1900-01-01T00:00:00Z" w:id="255">
    <w:p w:rsidR="00C22459" w:rsidRDefault="00000000" w14:paraId="5E36FDB3" w14:textId="1C1B5CF0">
      <w:pPr>
        <w:pStyle w:val="CommentText"/>
      </w:pPr>
      <w:r>
        <w:rPr>
          <w:rStyle w:val="CommentReference"/>
        </w:rPr>
        <w:annotationRef/>
      </w:r>
      <w:r w:rsidRPr="3EC56727">
        <w:t>Additional Provider Entities to consider:</w:t>
      </w:r>
    </w:p>
    <w:p w:rsidR="00C22459" w:rsidRDefault="00000000" w14:paraId="5110A575" w14:textId="5807FDE9">
      <w:pPr>
        <w:pStyle w:val="CommentText"/>
      </w:pPr>
      <w:r w:rsidRPr="18967A7C">
        <w:t>Provider Affiliations (EDI processor, Admitting rights etc)</w:t>
      </w:r>
    </w:p>
    <w:p w:rsidR="00C22459" w:rsidRDefault="00000000" w14:paraId="36E0D4A7" w14:textId="6EDB2E25">
      <w:pPr>
        <w:pStyle w:val="CommentText"/>
      </w:pPr>
      <w:r w:rsidRPr="5A22EC0B">
        <w:t xml:space="preserve">Provider Financial </w:t>
      </w:r>
    </w:p>
    <w:p w:rsidR="00C22459" w:rsidRDefault="00C22459" w14:paraId="34F960B1" w14:textId="24BADD82">
      <w:pPr>
        <w:pStyle w:val="CommentText"/>
      </w:pPr>
    </w:p>
    <w:p w:rsidR="00C22459" w:rsidRDefault="00000000" w14:paraId="4A3E46ED" w14:textId="14A2F2EA">
      <w:pPr>
        <w:pStyle w:val="CommentText"/>
      </w:pPr>
      <w:r w:rsidRPr="2B209A20">
        <w:t>Add Health Plan Contracts and Agreements (MCO, ASO, dual)</w:t>
      </w:r>
    </w:p>
    <w:p w:rsidR="00C22459" w:rsidRDefault="00C22459" w14:paraId="5A95C0CD" w14:textId="028DA42C">
      <w:pPr>
        <w:pStyle w:val="CommentText"/>
      </w:pPr>
    </w:p>
    <w:p w:rsidR="00C22459" w:rsidRDefault="00000000" w14:paraId="2E436DB1" w14:textId="3D2FD099">
      <w:pPr>
        <w:pStyle w:val="CommentText"/>
      </w:pPr>
      <w:r w:rsidRPr="0F691A1A">
        <w:t>Make "identifier" plural in each business entity to hold their corresponding ID in another organization such as Medicare or NAICS</w:t>
      </w:r>
    </w:p>
  </w:comment>
  <w:comment w:initials="DC" w:author="Dwayne Carter" w:date="2026-01-09T12:15:00Z" w:id="256">
    <w:p w:rsidR="00CF044F" w:rsidP="00CF044F" w:rsidRDefault="00CF044F" w14:paraId="2369EC1E" w14:textId="77777777">
      <w:r>
        <w:rPr>
          <w:rStyle w:val="CommentReference"/>
        </w:rPr>
        <w:annotationRef/>
      </w:r>
      <w:r>
        <w:rPr>
          <w:sz w:val="20"/>
          <w:szCs w:val="20"/>
        </w:rPr>
        <w:t>- Richard/Joe - Member / Health Plan</w:t>
      </w:r>
    </w:p>
    <w:p w:rsidR="00CF044F" w:rsidP="00CF044F" w:rsidRDefault="00CF044F" w14:paraId="319411AB" w14:textId="77777777">
      <w:r>
        <w:rPr>
          <w:sz w:val="20"/>
          <w:szCs w:val="20"/>
        </w:rPr>
        <w:t>Bryston - Provider</w:t>
      </w:r>
    </w:p>
    <w:p w:rsidR="00CF044F" w:rsidP="00CF044F" w:rsidRDefault="00CF044F" w14:paraId="18768DA3" w14:textId="77777777">
      <w:r>
        <w:rPr>
          <w:sz w:val="20"/>
          <w:szCs w:val="20"/>
        </w:rPr>
        <w:t>Dwayne - Organization / Healthcare Support</w:t>
      </w:r>
    </w:p>
    <w:p w:rsidR="00CF044F" w:rsidP="00CF044F" w:rsidRDefault="00CF044F" w14:paraId="1C080E53" w14:textId="77777777">
      <w:r>
        <w:rPr>
          <w:sz w:val="20"/>
          <w:szCs w:val="20"/>
        </w:rPr>
        <w:t>Jeff - Health Insurance Program</w:t>
      </w:r>
    </w:p>
  </w:comment>
  <w:comment w:initials="JS" w:author="Jeff Strand" w:date="2026-02-17T08:23:00Z" w:id="257">
    <w:p w:rsidR="00BA458F" w:rsidRDefault="00000000" w14:paraId="230AF69D" w14:textId="514D4106">
      <w:pPr>
        <w:pStyle w:val="CommentText"/>
      </w:pPr>
      <w:r>
        <w:rPr>
          <w:rStyle w:val="CommentReference"/>
        </w:rPr>
        <w:annotationRef/>
      </w:r>
      <w:r w:rsidRPr="1F7C1FAC">
        <w:t>Please add "Communication" to the Support Information graphic.</w:t>
      </w:r>
    </w:p>
  </w:comment>
  <w:comment w:initials="JS" w:author="Jeff Strand" w:date="2026-02-12T10:10:00Z" w:id="258">
    <w:p w:rsidR="00BA458F" w:rsidRDefault="00000000" w14:paraId="578AAA46" w14:textId="34803B19">
      <w:pPr>
        <w:pStyle w:val="CommentText"/>
      </w:pPr>
      <w:r>
        <w:rPr>
          <w:rStyle w:val="CommentReference"/>
        </w:rPr>
        <w:annotationRef/>
      </w:r>
      <w:r w:rsidRPr="66E5C93D">
        <w:t>There needs to be a paragraph that relates these two diagrams.  I think the lower diagram represents the business presentation of the MES.</w:t>
      </w:r>
    </w:p>
  </w:comment>
  <w:comment w:initials="JS" w:author="Jeff Strand" w:date="1900-01-01T00:00:00Z" w:id="260">
    <w:p w:rsidR="00991779" w:rsidRDefault="00000000" w14:paraId="1FEE623A" w14:textId="078381E6">
      <w:pPr>
        <w:pStyle w:val="CommentText"/>
      </w:pPr>
      <w:r>
        <w:rPr>
          <w:rStyle w:val="CommentReference"/>
        </w:rPr>
        <w:annotationRef/>
      </w:r>
      <w:r w:rsidRPr="082A58E3">
        <w:t>Do we need to add a Member / Health Insurance Program Affiliation and Provider / Health Insurance Program relationships too?  Essentially, every line in the Conceptual Data Model needs a row in the Data Categories.  Alternatively, the connection between Health Insurance Program / Member or Provider can be removed and ONLY come in through the link in Health Plan.  That is probably more accurate.</w:t>
      </w:r>
    </w:p>
  </w:comment>
  <w:comment w:initials="JS" w:author="Jeff Strand" w:date="2026-02-12T10:24:00Z" w:id="261">
    <w:p w:rsidR="00BA458F" w:rsidRDefault="00000000" w14:paraId="275398D1" w14:textId="7C331DC7">
      <w:pPr>
        <w:pStyle w:val="CommentText"/>
      </w:pPr>
      <w:r>
        <w:rPr>
          <w:rStyle w:val="CommentReference"/>
        </w:rPr>
        <w:annotationRef/>
      </w:r>
      <w:r w:rsidRPr="01E93143">
        <w:t>I don't see an easy way to relate "communication" to these data entities.  I see Communication Management in the business capabilities, but nothing in the Information Reference Model.</w:t>
      </w:r>
    </w:p>
  </w:comment>
  <w:comment w:initials="JS" w:author="Jeff Strand" w:date="2026-02-12T10:24:00Z" w:id="264">
    <w:p w:rsidR="00BA458F" w:rsidRDefault="00000000" w14:paraId="697A4D06" w14:textId="1E9E22EB">
      <w:pPr>
        <w:pStyle w:val="CommentText"/>
      </w:pPr>
      <w:r>
        <w:rPr>
          <w:rStyle w:val="CommentReference"/>
        </w:rPr>
        <w:annotationRef/>
      </w:r>
      <w:r w:rsidRPr="70F848F3">
        <w:t>I don't see an easy way to relate "communication" to these data entities.  I see Communication Management in the business capabilities, but nothing in the Information Reference Model.</w:t>
      </w:r>
    </w:p>
  </w:comment>
  <w:comment w:initials="DC" w:author="Dwayne Carter" w:date="2026-02-20T11:33:00Z" w:id="266">
    <w:p w:rsidR="003632C0" w:rsidP="003632C0" w:rsidRDefault="003632C0" w14:paraId="3F961CE3" w14:textId="117FE28C">
      <w:r>
        <w:rPr>
          <w:rStyle w:val="CommentReference"/>
        </w:rPr>
        <w:annotationRef/>
      </w:r>
      <w:r>
        <w:rPr>
          <w:sz w:val="20"/>
          <w:szCs w:val="20"/>
        </w:rPr>
        <w:t xml:space="preserve">Update description to include owners, staff and representatives. </w:t>
      </w:r>
    </w:p>
  </w:comment>
  <w:comment w:initials="JS" w:author="Jeff Strand" w:date="2026-02-12T10:24:00Z" w:id="267">
    <w:p w:rsidR="00BA458F" w:rsidRDefault="00000000" w14:paraId="5D65DE3E" w14:textId="7CFFC758">
      <w:pPr>
        <w:pStyle w:val="CommentText"/>
      </w:pPr>
      <w:r>
        <w:rPr>
          <w:rStyle w:val="CommentReference"/>
        </w:rPr>
        <w:annotationRef/>
      </w:r>
      <w:r w:rsidRPr="553DED36">
        <w:t>I don't see an easy way to relate "communication" to these data entities.  I see Communication Management in the business capabilities, but nothing in the Information Reference Model.</w:t>
      </w:r>
    </w:p>
  </w:comment>
  <w:comment w:initials="DC" w:author="Dwayne Carter" w:date="2026-02-20T12:59:00Z" w:id="269">
    <w:p w:rsidR="00206C2B" w:rsidP="00206C2B" w:rsidRDefault="00206C2B" w14:paraId="13B08E10" w14:textId="77777777">
      <w:r>
        <w:rPr>
          <w:rStyle w:val="CommentReference"/>
        </w:rPr>
        <w:annotationRef/>
      </w:r>
      <w:r>
        <w:rPr>
          <w:sz w:val="20"/>
          <w:szCs w:val="20"/>
        </w:rPr>
        <w:t>Should we go with healthcare program?</w:t>
      </w:r>
    </w:p>
  </w:comment>
  <w:comment w:initials="DC" w:author="Dwayne Carter" w:date="2026-02-20T12:40:00Z" w:id="270">
    <w:p w:rsidR="00FC7965" w:rsidP="00FC7965" w:rsidRDefault="00FC7965" w14:paraId="6077CF83" w14:textId="146AAF12">
      <w:r>
        <w:rPr>
          <w:rStyle w:val="CommentReference"/>
        </w:rPr>
        <w:annotationRef/>
      </w:r>
      <w:r>
        <w:rPr>
          <w:sz w:val="20"/>
          <w:szCs w:val="20"/>
        </w:rPr>
        <w:t xml:space="preserve">This should be a link to the "Performance" support subject area. Should discuss if this is needed. </w:t>
      </w:r>
    </w:p>
  </w:comment>
  <w:comment w:initials="DC" w:author="Dwayne Carter" w:date="2026-02-20T12:13:00Z" w:id="273">
    <w:p w:rsidR="00565D11" w:rsidP="00565D11" w:rsidRDefault="00565D11" w14:paraId="73A774DD" w14:textId="5ADE05CF">
      <w:r>
        <w:rPr>
          <w:rStyle w:val="CommentReference"/>
        </w:rPr>
        <w:annotationRef/>
      </w:r>
      <w:r>
        <w:rPr>
          <w:sz w:val="20"/>
          <w:szCs w:val="20"/>
        </w:rPr>
        <w:t>This appears to be a relationship to Organization. So maybe this should be program organization affiliation?</w:t>
      </w:r>
    </w:p>
  </w:comment>
  <w:comment w:initials="DC" w:author="Dwayne Carter" w:date="2026-02-20T12:15:00Z" w:id="274">
    <w:p w:rsidR="00565D11" w:rsidP="00565D11" w:rsidRDefault="00565D11" w14:paraId="3B58CE32" w14:textId="77777777">
      <w:r>
        <w:rPr>
          <w:rStyle w:val="CommentReference"/>
        </w:rPr>
        <w:annotationRef/>
      </w:r>
      <w:r>
        <w:rPr>
          <w:sz w:val="20"/>
          <w:szCs w:val="20"/>
        </w:rPr>
        <w:t xml:space="preserve">Is this different than the cost sharing in Member? It appears this should be with member if so. </w:t>
      </w:r>
    </w:p>
  </w:comment>
  <w:comment w:initials="DC" w:author="Dwayne Carter" w:date="2026-02-20T12:32:00Z" w:id="275">
    <w:p w:rsidR="00FC7965" w:rsidP="00FC7965" w:rsidRDefault="00FC7965" w14:paraId="68888298" w14:textId="77777777">
      <w:r>
        <w:rPr>
          <w:rStyle w:val="CommentReference"/>
        </w:rPr>
        <w:annotationRef/>
      </w:r>
      <w:r>
        <w:rPr>
          <w:sz w:val="20"/>
          <w:szCs w:val="20"/>
        </w:rPr>
        <w:t xml:space="preserve">This will be a link to the "Administration" supporting </w:t>
      </w:r>
    </w:p>
  </w:comment>
  <w:comment w:initials="DC" w:author="Dwayne Carter" w:date="2026-02-20T12:35:00Z" w:id="276">
    <w:p w:rsidR="00FC7965" w:rsidP="00FC7965" w:rsidRDefault="00FC7965" w14:paraId="346AA602" w14:textId="77777777">
      <w:r>
        <w:rPr>
          <w:rStyle w:val="CommentReference"/>
        </w:rPr>
        <w:annotationRef/>
      </w:r>
      <w:r>
        <w:rPr>
          <w:sz w:val="20"/>
          <w:szCs w:val="20"/>
        </w:rPr>
        <w:t>Moved to Plan</w:t>
      </w:r>
    </w:p>
  </w:comment>
  <w:comment w:initials="DC" w:author="Dwayne Carter" w:date="2026-02-20T12:38:00Z" w:id="277">
    <w:p w:rsidR="00FC7965" w:rsidP="00FC7965" w:rsidRDefault="00FC7965" w14:paraId="5EE05011" w14:textId="77777777">
      <w:r>
        <w:rPr>
          <w:rStyle w:val="CommentReference"/>
        </w:rPr>
        <w:annotationRef/>
      </w:r>
      <w:r>
        <w:rPr>
          <w:sz w:val="20"/>
          <w:szCs w:val="20"/>
        </w:rPr>
        <w:t xml:space="preserve">It appears that the relationship to an agreement is through the organization, not the program. </w:t>
      </w:r>
    </w:p>
  </w:comment>
  <w:comment w:initials="DC" w:author="Dwayne Carter" w:date="2026-02-20T12:45:00Z" w:id="279">
    <w:p w:rsidR="00B74FF9" w:rsidP="00B74FF9" w:rsidRDefault="00B74FF9" w14:paraId="7531CE39" w14:textId="77777777">
      <w:r>
        <w:rPr>
          <w:rStyle w:val="CommentReference"/>
        </w:rPr>
        <w:annotationRef/>
      </w:r>
      <w:r>
        <w:rPr>
          <w:sz w:val="20"/>
          <w:szCs w:val="20"/>
        </w:rPr>
        <w:t>Should this be Plan Organization Affiliation to be consistent across the model?</w:t>
      </w:r>
    </w:p>
  </w:comment>
  <w:comment w:initials="DC" w:author="Dwayne Carter" w:date="2026-02-20T12:44:00Z" w:id="282">
    <w:p w:rsidR="00B74FF9" w:rsidP="00B74FF9" w:rsidRDefault="00B74FF9" w14:paraId="4F77F4BE" w14:textId="75C35CFF">
      <w:r>
        <w:rPr>
          <w:rStyle w:val="CommentReference"/>
        </w:rPr>
        <w:annotationRef/>
      </w:r>
      <w:r>
        <w:rPr>
          <w:sz w:val="20"/>
          <w:szCs w:val="20"/>
        </w:rPr>
        <w:t xml:space="preserve">This appears to be the same as member enrollment, do we need it separate. </w:t>
      </w:r>
    </w:p>
  </w:comment>
  <w:comment w:initials="DC" w:author="Dwayne Carter" w:date="2026-02-20T11:15:00Z" w:id="286">
    <w:p w:rsidR="006C67A6" w:rsidP="006C67A6" w:rsidRDefault="006C67A6" w14:paraId="1CB10128" w14:textId="0F16B531">
      <w:r>
        <w:rPr>
          <w:rStyle w:val="CommentReference"/>
        </w:rPr>
        <w:annotationRef/>
      </w:r>
      <w:r>
        <w:rPr>
          <w:sz w:val="20"/>
          <w:szCs w:val="20"/>
        </w:rPr>
        <w:t>Move to Provider Information</w:t>
      </w:r>
    </w:p>
  </w:comment>
  <w:comment w:initials="DC" w:author="Dwayne Carter" w:date="2026-02-20T11:23:00Z" w:id="287">
    <w:p w:rsidR="001A5940" w:rsidP="001A5940" w:rsidRDefault="00F32D17" w14:paraId="28F613A7" w14:textId="77777777">
      <w:r>
        <w:rPr>
          <w:rStyle w:val="CommentReference"/>
        </w:rPr>
        <w:annotationRef/>
      </w:r>
      <w:r w:rsidR="001A5940">
        <w:rPr>
          <w:sz w:val="20"/>
          <w:szCs w:val="20"/>
        </w:rPr>
        <w:t xml:space="preserve">This should belong to Provider under Provider Plan Affiliation. </w:t>
      </w:r>
    </w:p>
  </w:comment>
  <w:comment w:initials="DC" w:author="Dwayne Carter" w:date="2026-02-20T12:47:00Z" w:id="290">
    <w:p w:rsidR="00B74FF9" w:rsidP="00B74FF9" w:rsidRDefault="00B74FF9" w14:paraId="6103355A" w14:textId="57E57A09">
      <w:r>
        <w:rPr>
          <w:rStyle w:val="CommentReference"/>
        </w:rPr>
        <w:annotationRef/>
      </w:r>
      <w:r>
        <w:rPr>
          <w:sz w:val="20"/>
          <w:szCs w:val="20"/>
        </w:rPr>
        <w:t xml:space="preserve">This appears to be a repeat of Heatlhcare Delivery. We should only have it in one place in the model. </w:t>
      </w:r>
    </w:p>
  </w:comment>
  <w:comment w:initials="DC" w:author="Dwayne Carter" w:date="2026-01-23T12:10:00Z" w:id="361">
    <w:p w:rsidR="00F57AD4" w:rsidP="00F57AD4" w:rsidRDefault="00F57AD4" w14:paraId="09BDC583" w14:textId="6D61DF80">
      <w:r>
        <w:rPr>
          <w:rStyle w:val="CommentReference"/>
        </w:rPr>
        <w:annotationRef/>
      </w:r>
      <w:r>
        <w:rPr>
          <w:sz w:val="20"/>
          <w:szCs w:val="20"/>
        </w:rPr>
        <w:t>Should we create an overall "Performance" Subject area to represent any type of performance including measures, reports, etc. ?</w:t>
      </w:r>
    </w:p>
  </w:comment>
  <w:comment w:initials="JS" w:author="Jeff Strand" w:date="2026-02-12T11:26:00Z" w:id="362">
    <w:p w:rsidR="00BA458F" w:rsidRDefault="00000000" w14:paraId="477E83D5" w14:textId="55004CF3">
      <w:pPr>
        <w:pStyle w:val="CommentText"/>
      </w:pPr>
      <w:r>
        <w:rPr>
          <w:rStyle w:val="CommentReference"/>
        </w:rPr>
        <w:annotationRef/>
      </w:r>
      <w:r w:rsidRPr="13F008B3">
        <w:t>I put Metrics and Outcomes in the Health Plan entity.  In that way it could tie to members, providers or the health plan.  For consideration.</w:t>
      </w:r>
    </w:p>
  </w:comment>
  <w:comment w:initials="DC" w:author="Dwayne Carter" w:date="2026-02-20T18:31:00Z" w:id="584">
    <w:p w:rsidR="007B4084" w:rsidP="007B4084" w:rsidRDefault="007B4084" w14:paraId="58463BC8" w14:textId="77777777">
      <w:r>
        <w:rPr>
          <w:rStyle w:val="CommentReference"/>
        </w:rPr>
        <w:annotationRef/>
      </w:r>
      <w:r>
        <w:rPr>
          <w:sz w:val="20"/>
          <w:szCs w:val="20"/>
        </w:rPr>
        <w:t xml:space="preserve">Combine into "Performance Assessments" under Performance. </w:t>
      </w:r>
    </w:p>
  </w:comment>
  <w:comment w:initials="DC" w:author="Dwayne Carter" w:date="2026-02-20T18:33:00Z" w:id="594">
    <w:p w:rsidR="007B4084" w:rsidP="007B4084" w:rsidRDefault="007B4084" w14:paraId="196DE0BC" w14:textId="77777777">
      <w:r>
        <w:rPr>
          <w:rStyle w:val="CommentReference"/>
        </w:rPr>
        <w:annotationRef/>
      </w:r>
      <w:r>
        <w:rPr>
          <w:sz w:val="20"/>
          <w:szCs w:val="20"/>
        </w:rPr>
        <w:t xml:space="preserve">Defined through Relationship to Healthcare Program and Administration. </w:t>
      </w:r>
    </w:p>
  </w:comment>
  <w:comment w:initials="DC" w:author="Dwayne Carter" w:date="2026-02-20T18:39:00Z" w:id="604">
    <w:p w:rsidR="008C3FB7" w:rsidP="008C3FB7" w:rsidRDefault="008C3FB7" w14:paraId="304A101B" w14:textId="77777777">
      <w:r>
        <w:rPr>
          <w:rStyle w:val="CommentReference"/>
        </w:rPr>
        <w:annotationRef/>
      </w:r>
      <w:r>
        <w:rPr>
          <w:sz w:val="20"/>
          <w:szCs w:val="20"/>
        </w:rPr>
        <w:t>Split Incident and Investigation</w:t>
      </w:r>
    </w:p>
  </w:comment>
  <w:comment w:initials="DC" w:author="Dwayne Carter" w:date="2026-01-23T11:48:00Z" w:id="656">
    <w:p w:rsidR="00A57941" w:rsidP="00A57941" w:rsidRDefault="00A57941" w14:paraId="223DDAF8" w14:textId="14FA55F0">
      <w:r>
        <w:rPr>
          <w:rStyle w:val="CommentReference"/>
        </w:rPr>
        <w:annotationRef/>
      </w:r>
      <w:r>
        <w:rPr>
          <w:sz w:val="20"/>
          <w:szCs w:val="20"/>
        </w:rPr>
        <w:t>Organization Administers Health Plan - Make change</w:t>
      </w:r>
    </w:p>
  </w:comment>
  <w:comment w:initials="BR" w:author="Bryston Robeson" w:date="2026-01-22T20:46:00Z" w:id="660">
    <w:p w:rsidR="00447169" w:rsidRDefault="00000000" w14:paraId="752D0925" w14:textId="168606EA">
      <w:pPr>
        <w:pStyle w:val="CommentText"/>
      </w:pPr>
      <w:r>
        <w:rPr>
          <w:rStyle w:val="CommentReference"/>
        </w:rPr>
        <w:annotationRef/>
      </w:r>
      <w:r w:rsidRPr="651355A5">
        <w:t xml:space="preserve">I think these all look good. </w:t>
      </w:r>
    </w:p>
  </w:comment>
  <w:comment xmlns:w="http://schemas.openxmlformats.org/wordprocessingml/2006/main" w:initials="JS" w:author="Jeff Strand" w:date="2026-03-12T12:21:24" w:id="1061250388">
    <w:p xmlns:w14="http://schemas.microsoft.com/office/word/2010/wordml" xmlns:w="http://schemas.openxmlformats.org/wordprocessingml/2006/main" w:rsidR="2B06AFFA" w:rsidRDefault="572BB61D" w14:paraId="214CB198" w14:textId="1D151F72">
      <w:pPr>
        <w:pStyle w:val="CommentText"/>
      </w:pPr>
      <w:r>
        <w:rPr>
          <w:rStyle w:val="CommentReference"/>
        </w:rPr>
        <w:annotationRef/>
      </w:r>
      <w:r w:rsidRPr="3D84DE9A" w:rsidR="20CB2E09">
        <w:t>Neither of the diagrams below have 9 subject areas.  The business has 8, 2, 3.  Data has 5, 3, 7 (soon to be 8 when we add communication).</w:t>
      </w:r>
    </w:p>
  </w:comment>
  <w:comment xmlns:w="http://schemas.openxmlformats.org/wordprocessingml/2006/main" w:initials="JS" w:author="Jeff Strand" w:date="2026-03-12T12:27:28" w:id="1842119754">
    <w:p xmlns:w14="http://schemas.microsoft.com/office/word/2010/wordml" xmlns:w="http://schemas.openxmlformats.org/wordprocessingml/2006/main" w:rsidR="28BC403B" w:rsidRDefault="5C28AAAD" w14:paraId="7FE0D3A1" w14:textId="5F5AEB35">
      <w:pPr>
        <w:pStyle w:val="CommentText"/>
      </w:pPr>
      <w:r>
        <w:rPr>
          <w:rStyle w:val="CommentReference"/>
        </w:rPr>
        <w:annotationRef/>
      </w:r>
      <w:r w:rsidRPr="504BB3E5" w:rsidR="54F830F7">
        <w:t>I thought this separation would add value.  I think it just adds confusion.  In mapping both to T-MSIS and FHIR, the same resource/record held demographics of both organizations and individuals.  So the mapping had to be duplicated.  Just Provider Demographic will be easier.</w:t>
      </w:r>
    </w:p>
  </w:comment>
</w:comments>
</file>

<file path=word/commentsExtended.xml><?xml version="1.0" encoding="utf-8"?>
<w15:commentsEx xmlns:mc="http://schemas.openxmlformats.org/markup-compatibility/2006" xmlns:w15="http://schemas.microsoft.com/office/word/2012/wordml" mc:Ignorable="w15">
  <w15:commentEx w15:done="1" w15:paraId="16B5DD83"/>
  <w15:commentEx w15:done="1" w15:paraId="2E436DB1"/>
  <w15:commentEx w15:done="1" w15:paraId="1C080E53"/>
  <w15:commentEx w15:done="0" w15:paraId="230AF69D"/>
  <w15:commentEx w15:done="1" w15:paraId="578AAA46"/>
  <w15:commentEx w15:done="1" w15:paraId="1FEE623A"/>
  <w15:commentEx w15:done="1" w15:paraId="275398D1"/>
  <w15:commentEx w15:done="1" w15:paraId="697A4D06"/>
  <w15:commentEx w15:done="0" w15:paraId="3F961CE3"/>
  <w15:commentEx w15:done="1" w15:paraId="5D65DE3E"/>
  <w15:commentEx w15:done="0" w15:paraId="13B08E10"/>
  <w15:commentEx w15:done="0" w15:paraId="6077CF83"/>
  <w15:commentEx w15:done="0" w15:paraId="73A774DD"/>
  <w15:commentEx w15:done="0" w15:paraId="3B58CE32"/>
  <w15:commentEx w15:done="0" w15:paraId="68888298"/>
  <w15:commentEx w15:done="0" w15:paraId="346AA602"/>
  <w15:commentEx w15:done="0" w15:paraId="5EE05011"/>
  <w15:commentEx w15:done="0" w15:paraId="7531CE39"/>
  <w15:commentEx w15:done="0" w15:paraId="4F77F4BE"/>
  <w15:commentEx w15:done="0" w15:paraId="1CB10128"/>
  <w15:commentEx w15:done="0" w15:paraId="28F613A7" w15:paraIdParent="1CB10128"/>
  <w15:commentEx w15:done="0" w15:paraId="6103355A"/>
  <w15:commentEx w15:done="1" w15:paraId="09BDC583"/>
  <w15:commentEx w15:done="1" w15:paraId="477E83D5" w15:paraIdParent="09BDC583"/>
  <w15:commentEx w15:done="0" w15:paraId="58463BC8"/>
  <w15:commentEx w15:done="0" w15:paraId="196DE0BC"/>
  <w15:commentEx w15:done="0" w15:paraId="304A101B"/>
  <w15:commentEx w15:done="0" w15:paraId="223DDAF8"/>
  <w15:commentEx w15:done="0" w15:paraId="752D0925"/>
  <w15:commentEx w15:done="0" w15:paraId="214CB198"/>
  <w15:commentEx w15:done="0" w15:paraId="7FE0D3A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A5CDB76" w16cex:dateUtc="2024-08-07T00:27:00Z"/>
  <w16cex:commentExtensible w16cex:durableId="22E7E040" w16cex:dateUtc="2025-12-18T22:23:00Z"/>
  <w16cex:commentExtensible w16cex:durableId="3896200A" w16cex:dateUtc="2026-01-09T17:15:00Z"/>
  <w16cex:commentExtensible w16cex:durableId="5D69117F" w16cex:dateUtc="2026-02-17T16:23:00Z"/>
  <w16cex:commentExtensible w16cex:durableId="11C19717" w16cex:dateUtc="2026-02-12T18:10:00Z"/>
  <w16cex:commentExtensible w16cex:durableId="3ECE9F20" w16cex:dateUtc="2026-01-26T23:51:00Z"/>
  <w16cex:commentExtensible w16cex:durableId="7E079A46" w16cex:dateUtc="2026-02-12T18:24:00Z"/>
  <w16cex:commentExtensible w16cex:durableId="4FAF5BC0" w16cex:dateUtc="2026-02-12T18:24:00Z"/>
  <w16cex:commentExtensible w16cex:durableId="0147BA03" w16cex:dateUtc="2026-02-20T16:33:00Z"/>
  <w16cex:commentExtensible w16cex:durableId="02AB8E47" w16cex:dateUtc="2026-02-12T18:24:00Z"/>
  <w16cex:commentExtensible w16cex:durableId="2827B192" w16cex:dateUtc="2026-02-20T17:59:00Z"/>
  <w16cex:commentExtensible w16cex:durableId="6B30931A" w16cex:dateUtc="2026-02-20T17:40:00Z"/>
  <w16cex:commentExtensible w16cex:durableId="274274AB" w16cex:dateUtc="2026-02-20T17:13:00Z"/>
  <w16cex:commentExtensible w16cex:durableId="7885CF88" w16cex:dateUtc="2026-02-20T17:15:00Z"/>
  <w16cex:commentExtensible w16cex:durableId="1391EEAD" w16cex:dateUtc="2026-02-20T17:32:00Z"/>
  <w16cex:commentExtensible w16cex:durableId="350EA849" w16cex:dateUtc="2026-02-20T17:35:00Z"/>
  <w16cex:commentExtensible w16cex:durableId="32BDA4C1" w16cex:dateUtc="2026-02-20T17:38:00Z"/>
  <w16cex:commentExtensible w16cex:durableId="5F774136" w16cex:dateUtc="2026-02-20T17:45:00Z"/>
  <w16cex:commentExtensible w16cex:durableId="04CAC72F" w16cex:dateUtc="2026-02-20T17:44:00Z"/>
  <w16cex:commentExtensible w16cex:durableId="0564145A" w16cex:dateUtc="2026-02-20T16:15:00Z"/>
  <w16cex:commentExtensible w16cex:durableId="2B742031" w16cex:dateUtc="2026-02-20T16:23:00Z"/>
  <w16cex:commentExtensible w16cex:durableId="075D946B" w16cex:dateUtc="2026-02-20T17:47:00Z"/>
  <w16cex:commentExtensible w16cex:durableId="13FDBFD7" w16cex:dateUtc="2026-01-23T17:10:00Z"/>
  <w16cex:commentExtensible w16cex:durableId="5978A12E" w16cex:dateUtc="2026-02-12T19:26:00Z"/>
  <w16cex:commentExtensible w16cex:durableId="4BF79631" w16cex:dateUtc="2026-02-20T23:31:00Z"/>
  <w16cex:commentExtensible w16cex:durableId="7A7CA73A" w16cex:dateUtc="2026-02-20T23:33:00Z"/>
  <w16cex:commentExtensible w16cex:durableId="23C989DB" w16cex:dateUtc="2026-02-20T23:39:00Z"/>
  <w16cex:commentExtensible w16cex:durableId="33A53ED6" w16cex:dateUtc="2026-01-23T16:48:00Z"/>
  <w16cex:commentExtensible w16cex:durableId="5EFA2377" w16cex:dateUtc="2026-01-23T04:46:00Z"/>
  <w16cex:commentExtensible w16cex:durableId="18C5BA4A" w16cex:dateUtc="2026-03-12T19:21:24.253Z"/>
  <w16cex:commentExtensible w16cex:durableId="3E16674C" w16cex:dateUtc="2026-03-12T19:27:28.919Z"/>
</w16cex:commentsExtensible>
</file>

<file path=word/commentsIds.xml><?xml version="1.0" encoding="utf-8"?>
<w16cid:commentsIds xmlns:mc="http://schemas.openxmlformats.org/markup-compatibility/2006" xmlns:w16cid="http://schemas.microsoft.com/office/word/2016/wordml/cid" mc:Ignorable="w16cid">
  <w16cid:commentId w16cid:paraId="16B5DD83" w16cid:durableId="2A5CDB76"/>
  <w16cid:commentId w16cid:paraId="2E436DB1" w16cid:durableId="22E7E040"/>
  <w16cid:commentId w16cid:paraId="1C080E53" w16cid:durableId="3896200A"/>
  <w16cid:commentId w16cid:paraId="230AF69D" w16cid:durableId="5D69117F"/>
  <w16cid:commentId w16cid:paraId="578AAA46" w16cid:durableId="11C19717"/>
  <w16cid:commentId w16cid:paraId="1FEE623A" w16cid:durableId="3ECE9F20"/>
  <w16cid:commentId w16cid:paraId="275398D1" w16cid:durableId="7E079A46"/>
  <w16cid:commentId w16cid:paraId="697A4D06" w16cid:durableId="4FAF5BC0"/>
  <w16cid:commentId w16cid:paraId="3F961CE3" w16cid:durableId="0147BA03"/>
  <w16cid:commentId w16cid:paraId="5D65DE3E" w16cid:durableId="02AB8E47"/>
  <w16cid:commentId w16cid:paraId="13B08E10" w16cid:durableId="2827B192"/>
  <w16cid:commentId w16cid:paraId="6077CF83" w16cid:durableId="6B30931A"/>
  <w16cid:commentId w16cid:paraId="73A774DD" w16cid:durableId="274274AB"/>
  <w16cid:commentId w16cid:paraId="3B58CE32" w16cid:durableId="7885CF88"/>
  <w16cid:commentId w16cid:paraId="68888298" w16cid:durableId="1391EEAD"/>
  <w16cid:commentId w16cid:paraId="346AA602" w16cid:durableId="350EA849"/>
  <w16cid:commentId w16cid:paraId="5EE05011" w16cid:durableId="32BDA4C1"/>
  <w16cid:commentId w16cid:paraId="7531CE39" w16cid:durableId="5F774136"/>
  <w16cid:commentId w16cid:paraId="4F77F4BE" w16cid:durableId="04CAC72F"/>
  <w16cid:commentId w16cid:paraId="1CB10128" w16cid:durableId="0564145A"/>
  <w16cid:commentId w16cid:paraId="28F613A7" w16cid:durableId="2B742031"/>
  <w16cid:commentId w16cid:paraId="6103355A" w16cid:durableId="075D946B"/>
  <w16cid:commentId w16cid:paraId="09BDC583" w16cid:durableId="13FDBFD7"/>
  <w16cid:commentId w16cid:paraId="477E83D5" w16cid:durableId="5978A12E"/>
  <w16cid:commentId w16cid:paraId="58463BC8" w16cid:durableId="4BF79631"/>
  <w16cid:commentId w16cid:paraId="196DE0BC" w16cid:durableId="7A7CA73A"/>
  <w16cid:commentId w16cid:paraId="304A101B" w16cid:durableId="23C989DB"/>
  <w16cid:commentId w16cid:paraId="223DDAF8" w16cid:durableId="33A53ED6"/>
  <w16cid:commentId w16cid:paraId="752D0925" w16cid:durableId="5EFA2377"/>
  <w16cid:commentId w16cid:paraId="214CB198" w16cid:durableId="18C5BA4A"/>
  <w16cid:commentId w16cid:paraId="7FE0D3A1" w16cid:durableId="3E1667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4A6E" w:rsidP="00B775EC" w:rsidRDefault="00E14A6E" w14:paraId="71A13A38" w14:textId="77777777">
      <w:r>
        <w:separator/>
      </w:r>
    </w:p>
  </w:endnote>
  <w:endnote w:type="continuationSeparator" w:id="0">
    <w:p w:rsidR="00E14A6E" w:rsidP="00B775EC" w:rsidRDefault="00E14A6E" w14:paraId="230DF74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3621328"/>
      <w:docPartObj>
        <w:docPartGallery w:val="Page Numbers (Bottom of Page)"/>
        <w:docPartUnique/>
      </w:docPartObj>
    </w:sdtPr>
    <w:sdtContent>
      <w:p w:rsidR="00B775EC" w:rsidP="003D07FF" w:rsidRDefault="00B775EC" w14:paraId="1A566400" w14:textId="65130CAD">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EndPr>
      <w:rPr>
        <w:rStyle w:val="PageNumber"/>
      </w:rPr>
    </w:sdtEndPr>
  </w:sdt>
  <w:p w:rsidR="00B775EC" w:rsidP="00B775EC" w:rsidRDefault="00B775EC" w14:paraId="69B8040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75EC" w:rsidP="00B775EC" w:rsidRDefault="00B775EC" w14:paraId="620CDC6C" w14:textId="2B7BEE2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1828473"/>
      <w:docPartObj>
        <w:docPartGallery w:val="Page Numbers (Bottom of Page)"/>
        <w:docPartUnique/>
      </w:docPartObj>
    </w:sdtPr>
    <w:sdtContent>
      <w:p w:rsidR="00EC7753" w:rsidP="003D07FF" w:rsidRDefault="00EC7753" w14:paraId="0E996366" w14:textId="77777777">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EC7753" w:rsidP="00B775EC" w:rsidRDefault="00EC7753" w14:paraId="2D86E7EB" w14:textId="77777777">
    <w:pPr>
      <w:pStyle w:val="Footer"/>
      <w:ind w:right="360"/>
    </w:pPr>
    <w:r>
      <w:t>Version 0.1 (X/X/24)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4A6E" w:rsidP="00B775EC" w:rsidRDefault="00E14A6E" w14:paraId="1F7866C0" w14:textId="77777777">
      <w:r>
        <w:separator/>
      </w:r>
    </w:p>
  </w:footnote>
  <w:footnote w:type="continuationSeparator" w:id="0">
    <w:p w:rsidR="00E14A6E" w:rsidP="00B775EC" w:rsidRDefault="00E14A6E" w14:paraId="0BC07A6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7DC" w:rsidRDefault="00E14A6E" w14:paraId="636F70A3" w14:textId="70C7195D">
    <w:pPr>
      <w:pStyle w:val="Header"/>
    </w:pPr>
    <w:r>
      <w:rPr>
        <w:noProof/>
      </w:rPr>
      <w:pict w14:anchorId="7BD7FB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5854" style="position:absolute;margin-left:0;margin-top:0;width:467.8pt;height:204.65pt;z-index:-251651072;mso-wrap-edited:f;mso-width-percent:0;mso-height-percent:0;mso-position-horizontal:center;mso-position-horizontal-relative:margin;mso-position-vertical:center;mso-position-vertical-relative:margin;mso-width-percent:0;mso-height-percent:0" alt="" o:spid="_x0000_s1028" o:allowincell="f" fillcolor="silver" stroked="f" type="#_x0000_t136">
          <v:textpath style="font-family:&quot;Segoe UI Ligh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775EC" w:rsidP="00B775EC" w:rsidRDefault="00EC7753" w14:paraId="6EE1C8D9" w14:textId="23F6F897">
    <w:pPr>
      <w:pStyle w:val="Header"/>
    </w:pPr>
    <w:r>
      <w:rPr>
        <w:noProof/>
        <w14:ligatures w14:val="standardContextual"/>
      </w:rPr>
      <mc:AlternateContent>
        <mc:Choice Requires="wps">
          <w:drawing>
            <wp:anchor distT="0" distB="0" distL="114300" distR="114300" simplePos="0" relativeHeight="251673600" behindDoc="0" locked="0" layoutInCell="1" allowOverlap="1" wp14:anchorId="54AB6C7B" wp14:editId="6ED6245B">
              <wp:simplePos x="0" y="0"/>
              <wp:positionH relativeFrom="column">
                <wp:posOffset>-947057</wp:posOffset>
              </wp:positionH>
              <wp:positionV relativeFrom="paragraph">
                <wp:posOffset>-481694</wp:posOffset>
              </wp:positionV>
              <wp:extent cx="7829550" cy="10189029"/>
              <wp:effectExtent l="0" t="0" r="19050" b="9525"/>
              <wp:wrapNone/>
              <wp:docPr id="59857594" name="Rectangle 1"/>
              <wp:cNvGraphicFramePr/>
              <a:graphic xmlns:a="http://schemas.openxmlformats.org/drawingml/2006/main">
                <a:graphicData uri="http://schemas.microsoft.com/office/word/2010/wordprocessingShape">
                  <wps:wsp>
                    <wps:cNvSpPr/>
                    <wps:spPr>
                      <a:xfrm>
                        <a:off x="0" y="0"/>
                        <a:ext cx="7829550" cy="10189029"/>
                      </a:xfrm>
                      <a:prstGeom prst="rect">
                        <a:avLst/>
                      </a:prstGeom>
                      <a:gradFill flip="none" rotWithShape="1">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971A166">
            <v:rect id="Rectangle 1" style="position:absolute;margin-left:-74.55pt;margin-top:-37.95pt;width:616.5pt;height:802.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125473 [2852]" strokecolor="#030e13 [484]" strokeweight="1pt" w14:anchorId="1A6D0C0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">
              <v:fill type="gradientRadial" color2="#0e425a [2244]" colors="0 #135574;15073f #135574;45220f #104862;63570f #0f435b" focus="100%" focussize="" focusposition=".5,.5" rotate="t"/>
            </v:rect>
          </w:pict>
        </mc:Fallback>
      </mc:AlternateContent>
    </w:r>
    <w:r w:rsidR="00E14A6E">
      <w:rPr>
        <w:noProof/>
      </w:rPr>
      <w:pict w14:anchorId="3EB21E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5855" style="position:absolute;margin-left:0;margin-top:0;width:467.8pt;height:204.65pt;z-index:-251646976;mso-wrap-edited:f;mso-width-percent:0;mso-height-percent:0;mso-position-horizontal:center;mso-position-horizontal-relative:margin;mso-position-vertical:center;mso-position-vertical-relative:margin;mso-width-percent:0;mso-height-percent:0" alt="" o:spid="_x0000_s1027" o:allowincell="f" fillcolor="silver" stroked="f" type="#_x0000_t136">
          <v:textpath style="font-family:&quot;Segoe UI Light&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7DC" w:rsidRDefault="00E14A6E" w14:paraId="6DC4C708" w14:textId="386291E9">
    <w:pPr>
      <w:pStyle w:val="Header"/>
    </w:pPr>
    <w:r>
      <w:rPr>
        <w:noProof/>
      </w:rPr>
      <w:pict w14:anchorId="4B6A57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05853" style="position:absolute;margin-left:0;margin-top:0;width:467.8pt;height:204.65pt;z-index:-251655168;mso-wrap-edited:f;mso-width-percent:0;mso-height-percent:0;mso-position-horizontal:center;mso-position-horizontal-relative:margin;mso-position-vertical:center;mso-position-vertical-relative:margin;mso-width-percent:0;mso-height-percent:0" alt="" o:spid="_x0000_s1026" o:allowincell="f" fillcolor="silver" stroked="f" type="#_x0000_t136">
          <v:textpath style="font-family:&quot;Segoe UI Light&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7753" w:rsidP="00B775EC" w:rsidRDefault="00E14A6E" w14:paraId="3796E14A" w14:textId="2F99A51F">
    <w:pPr>
      <w:pStyle w:val="Header"/>
    </w:pPr>
    <w:r>
      <w:rPr>
        <w:noProof/>
      </w:rPr>
      <w:pict w14:anchorId="542988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style="position:absolute;margin-left:0;margin-top:0;width:467.8pt;height:204.65pt;z-index:-251644928;mso-wrap-edited:f;mso-width-percent:0;mso-height-percent:0;mso-position-horizontal:center;mso-position-horizontal-relative:margin;mso-position-vertical:center;mso-position-vertical-relative:margin;mso-width-percent:0;mso-height-percent:0" alt="" o:allowincell="f" fillcolor="silver" stroked="f" type="#_x0000_t136">
          <v:textpath style="font-family:&quot;Segoe UI Light&quot;;font-size:1pt" string="DRAFT"/>
          <w10:wrap anchorx="margin" anchory="margin"/>
        </v:shape>
      </w:pict>
    </w:r>
    <w:r w:rsidR="00EC7753">
      <w:t xml:space="preserve">MITA 4.0 </w:t>
    </w:r>
    <w:r w:rsidR="00EB021B">
      <w:t>Information Reference Model</w:t>
    </w:r>
    <w:r w:rsidR="00EC7753">
      <w:t xml:space="preserv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7360"/>
    <w:multiLevelType w:val="hybridMultilevel"/>
    <w:tmpl w:val="091278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F207D9D"/>
    <w:multiLevelType w:val="hybridMultilevel"/>
    <w:tmpl w:val="0406D392"/>
    <w:lvl w:ilvl="0" w:tplc="0F78F424">
      <w:start w:val="1"/>
      <w:numFmt w:val="bullet"/>
      <w:pStyle w:val="Norm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05A091D"/>
    <w:multiLevelType w:val="hybridMultilevel"/>
    <w:tmpl w:val="A2CE3F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26720AD"/>
    <w:multiLevelType w:val="multilevel"/>
    <w:tmpl w:val="95BCB2B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upperLetter"/>
      <w:pStyle w:val="Appendix"/>
      <w:suff w:val="space"/>
      <w:lvlText w:val="Appendix %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7FA7B43"/>
    <w:multiLevelType w:val="hybridMultilevel"/>
    <w:tmpl w:val="029090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9446BF0"/>
    <w:multiLevelType w:val="hybridMultilevel"/>
    <w:tmpl w:val="E2429274"/>
    <w:lvl w:ilvl="0" w:tplc="F89C2D1C">
      <w:start w:val="1"/>
      <w:numFmt w:val="bullet"/>
      <w:pStyle w:val="Table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361BA"/>
    <w:multiLevelType w:val="hybridMultilevel"/>
    <w:tmpl w:val="F4F84E1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A077A2A"/>
    <w:multiLevelType w:val="hybridMultilevel"/>
    <w:tmpl w:val="F412EB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FA0519E"/>
    <w:multiLevelType w:val="hybridMultilevel"/>
    <w:tmpl w:val="DF6844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1012863"/>
    <w:multiLevelType w:val="hybridMultilevel"/>
    <w:tmpl w:val="30408F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1B34C4B"/>
    <w:multiLevelType w:val="hybridMultilevel"/>
    <w:tmpl w:val="37B45A3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35D13BA"/>
    <w:multiLevelType w:val="hybridMultilevel"/>
    <w:tmpl w:val="0A0CBF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52863D0"/>
    <w:multiLevelType w:val="hybridMultilevel"/>
    <w:tmpl w:val="EAA095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32752E3"/>
    <w:multiLevelType w:val="hybridMultilevel"/>
    <w:tmpl w:val="8FFA13B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7D834FE"/>
    <w:multiLevelType w:val="hybridMultilevel"/>
    <w:tmpl w:val="72EC2EEE"/>
    <w:lvl w:ilvl="0" w:tplc="09926F1E">
      <w:start w:val="1"/>
      <w:numFmt w:val="bullet"/>
      <w:lvlText w:val="-"/>
      <w:lvlJc w:val="left"/>
      <w:pPr>
        <w:ind w:left="720" w:hanging="360"/>
      </w:pPr>
      <w:rPr>
        <w:rFonts w:hint="default" w:ascii="Segoe UI" w:hAnsi="Segoe UI" w:eastAsia="Times New Roman" w:cs="Segoe U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C086B7C"/>
    <w:multiLevelType w:val="hybridMultilevel"/>
    <w:tmpl w:val="6B76FBF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68B81C51"/>
    <w:multiLevelType w:val="hybridMultilevel"/>
    <w:tmpl w:val="285252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9E261E2"/>
    <w:multiLevelType w:val="hybridMultilevel"/>
    <w:tmpl w:val="D1DA28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95379073">
    <w:abstractNumId w:val="7"/>
  </w:num>
  <w:num w:numId="2" w16cid:durableId="1321615446">
    <w:abstractNumId w:val="15"/>
  </w:num>
  <w:num w:numId="3" w16cid:durableId="280575244">
    <w:abstractNumId w:val="10"/>
  </w:num>
  <w:num w:numId="4" w16cid:durableId="265698348">
    <w:abstractNumId w:val="5"/>
  </w:num>
  <w:num w:numId="5" w16cid:durableId="1616016867">
    <w:abstractNumId w:val="12"/>
  </w:num>
  <w:num w:numId="6" w16cid:durableId="1996912776">
    <w:abstractNumId w:val="13"/>
  </w:num>
  <w:num w:numId="7" w16cid:durableId="356465257">
    <w:abstractNumId w:val="0"/>
  </w:num>
  <w:num w:numId="8" w16cid:durableId="2108690331">
    <w:abstractNumId w:val="17"/>
  </w:num>
  <w:num w:numId="9" w16cid:durableId="151727499">
    <w:abstractNumId w:val="16"/>
  </w:num>
  <w:num w:numId="10" w16cid:durableId="1029726035">
    <w:abstractNumId w:val="11"/>
  </w:num>
  <w:num w:numId="11" w16cid:durableId="671831690">
    <w:abstractNumId w:val="8"/>
  </w:num>
  <w:num w:numId="12" w16cid:durableId="2033991797">
    <w:abstractNumId w:val="14"/>
  </w:num>
  <w:num w:numId="13" w16cid:durableId="619340459">
    <w:abstractNumId w:val="1"/>
  </w:num>
  <w:num w:numId="14" w16cid:durableId="677271164">
    <w:abstractNumId w:val="6"/>
  </w:num>
  <w:num w:numId="15" w16cid:durableId="280916392">
    <w:abstractNumId w:val="3"/>
  </w:num>
  <w:num w:numId="16" w16cid:durableId="657155119">
    <w:abstractNumId w:val="9"/>
  </w:num>
  <w:num w:numId="17" w16cid:durableId="1334533937">
    <w:abstractNumId w:val="4"/>
  </w:num>
  <w:num w:numId="18" w16cid:durableId="1384717643">
    <w:abstractNumId w:val="2"/>
  </w:num>
</w:numbering>
</file>

<file path=word/people.xml><?xml version="1.0" encoding="utf-8"?>
<w15:people xmlns:mc="http://schemas.openxmlformats.org/markup-compatibility/2006" xmlns:w15="http://schemas.microsoft.com/office/word/2012/wordml" mc:Ignorable="w15">
  <w15:person w15:author="Dwayne Carter">
    <w15:presenceInfo w15:providerId="AD" w15:userId="S::dcarter@blustrategies.com::afae4223-83f8-402e-8fab-9fc6e84b0e27"/>
  </w15:person>
  <w15:person w15:author="Carter, Dwayne@HCAI">
    <w15:presenceInfo w15:providerId="AD" w15:userId="S::Dwayne.Carter@hcai.ca.gov::c79fe0b4-40ba-47f7-bd10-85328c63d034"/>
  </w15:person>
  <w15:person w15:author="Jeff Strand">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7"/>
  <w:doNotDisplayPageBoundaries/>
  <w:trackRevisions w:val="tru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9B6"/>
    <w:rsid w:val="00001A19"/>
    <w:rsid w:val="00001EB0"/>
    <w:rsid w:val="00013922"/>
    <w:rsid w:val="00013F28"/>
    <w:rsid w:val="000163F5"/>
    <w:rsid w:val="00016A4C"/>
    <w:rsid w:val="00026BAD"/>
    <w:rsid w:val="0004B5FB"/>
    <w:rsid w:val="00054404"/>
    <w:rsid w:val="0005509F"/>
    <w:rsid w:val="000606B6"/>
    <w:rsid w:val="000618E4"/>
    <w:rsid w:val="00062C3F"/>
    <w:rsid w:val="00065B68"/>
    <w:rsid w:val="00066C02"/>
    <w:rsid w:val="00074D38"/>
    <w:rsid w:val="00085797"/>
    <w:rsid w:val="0009075D"/>
    <w:rsid w:val="000A0BBB"/>
    <w:rsid w:val="000B485E"/>
    <w:rsid w:val="000B5F4A"/>
    <w:rsid w:val="000C0232"/>
    <w:rsid w:val="000C0921"/>
    <w:rsid w:val="000C4DF4"/>
    <w:rsid w:val="000C791A"/>
    <w:rsid w:val="000D7ED7"/>
    <w:rsid w:val="000E1F49"/>
    <w:rsid w:val="000E2514"/>
    <w:rsid w:val="000E4D30"/>
    <w:rsid w:val="00102BD7"/>
    <w:rsid w:val="001054B4"/>
    <w:rsid w:val="001069B1"/>
    <w:rsid w:val="00110ABD"/>
    <w:rsid w:val="00113D24"/>
    <w:rsid w:val="001140BA"/>
    <w:rsid w:val="00121ECA"/>
    <w:rsid w:val="00122B6C"/>
    <w:rsid w:val="00132018"/>
    <w:rsid w:val="001434EE"/>
    <w:rsid w:val="00160B43"/>
    <w:rsid w:val="0016203B"/>
    <w:rsid w:val="001667A1"/>
    <w:rsid w:val="00172C0C"/>
    <w:rsid w:val="00182809"/>
    <w:rsid w:val="00182F8C"/>
    <w:rsid w:val="00184770"/>
    <w:rsid w:val="0019016E"/>
    <w:rsid w:val="00191109"/>
    <w:rsid w:val="00193CD7"/>
    <w:rsid w:val="00195B5F"/>
    <w:rsid w:val="001A2793"/>
    <w:rsid w:val="001A5940"/>
    <w:rsid w:val="001B5D81"/>
    <w:rsid w:val="001B61A8"/>
    <w:rsid w:val="001D001F"/>
    <w:rsid w:val="001D0BD0"/>
    <w:rsid w:val="001D1A6E"/>
    <w:rsid w:val="001D7B41"/>
    <w:rsid w:val="001E24D7"/>
    <w:rsid w:val="001E3FED"/>
    <w:rsid w:val="001F13AE"/>
    <w:rsid w:val="001F4A49"/>
    <w:rsid w:val="001F4B61"/>
    <w:rsid w:val="00201889"/>
    <w:rsid w:val="002028D1"/>
    <w:rsid w:val="00204ED6"/>
    <w:rsid w:val="00206370"/>
    <w:rsid w:val="00206C2B"/>
    <w:rsid w:val="00210C5B"/>
    <w:rsid w:val="00214496"/>
    <w:rsid w:val="00223306"/>
    <w:rsid w:val="00231437"/>
    <w:rsid w:val="002361F6"/>
    <w:rsid w:val="00242527"/>
    <w:rsid w:val="00242536"/>
    <w:rsid w:val="0024356F"/>
    <w:rsid w:val="00262D82"/>
    <w:rsid w:val="002656B2"/>
    <w:rsid w:val="00267F1A"/>
    <w:rsid w:val="00275644"/>
    <w:rsid w:val="00275803"/>
    <w:rsid w:val="002838A0"/>
    <w:rsid w:val="00291ADD"/>
    <w:rsid w:val="002A21AF"/>
    <w:rsid w:val="002A774F"/>
    <w:rsid w:val="002B3536"/>
    <w:rsid w:val="002B7314"/>
    <w:rsid w:val="002C1536"/>
    <w:rsid w:val="002D3E61"/>
    <w:rsid w:val="002D45FC"/>
    <w:rsid w:val="002D528F"/>
    <w:rsid w:val="002E5336"/>
    <w:rsid w:val="0030219A"/>
    <w:rsid w:val="003030AE"/>
    <w:rsid w:val="00305CA5"/>
    <w:rsid w:val="00306C7F"/>
    <w:rsid w:val="0031001F"/>
    <w:rsid w:val="0031327E"/>
    <w:rsid w:val="00314660"/>
    <w:rsid w:val="003201FF"/>
    <w:rsid w:val="00321100"/>
    <w:rsid w:val="00327C0D"/>
    <w:rsid w:val="00331963"/>
    <w:rsid w:val="003470A0"/>
    <w:rsid w:val="00360F4A"/>
    <w:rsid w:val="003616B9"/>
    <w:rsid w:val="003632C0"/>
    <w:rsid w:val="00363434"/>
    <w:rsid w:val="003709C6"/>
    <w:rsid w:val="00375C39"/>
    <w:rsid w:val="00377F4D"/>
    <w:rsid w:val="003939E1"/>
    <w:rsid w:val="003A24A4"/>
    <w:rsid w:val="003A35F7"/>
    <w:rsid w:val="003A5E05"/>
    <w:rsid w:val="003A6297"/>
    <w:rsid w:val="003B7A94"/>
    <w:rsid w:val="003C238C"/>
    <w:rsid w:val="003D19C6"/>
    <w:rsid w:val="003D20AC"/>
    <w:rsid w:val="003D41CB"/>
    <w:rsid w:val="003D5F05"/>
    <w:rsid w:val="003D72C5"/>
    <w:rsid w:val="003E0C06"/>
    <w:rsid w:val="003E19B6"/>
    <w:rsid w:val="003E24AC"/>
    <w:rsid w:val="003F61C6"/>
    <w:rsid w:val="00402A23"/>
    <w:rsid w:val="0041550A"/>
    <w:rsid w:val="00415B51"/>
    <w:rsid w:val="004164E9"/>
    <w:rsid w:val="00423FFE"/>
    <w:rsid w:val="00425ED2"/>
    <w:rsid w:val="0043444F"/>
    <w:rsid w:val="004375C4"/>
    <w:rsid w:val="00440334"/>
    <w:rsid w:val="00444F0A"/>
    <w:rsid w:val="00447169"/>
    <w:rsid w:val="00451497"/>
    <w:rsid w:val="00453AAE"/>
    <w:rsid w:val="00466442"/>
    <w:rsid w:val="004676D9"/>
    <w:rsid w:val="004820C3"/>
    <w:rsid w:val="00487F25"/>
    <w:rsid w:val="004A1D47"/>
    <w:rsid w:val="004B1611"/>
    <w:rsid w:val="004B441E"/>
    <w:rsid w:val="004B6D7A"/>
    <w:rsid w:val="004C030E"/>
    <w:rsid w:val="004C1301"/>
    <w:rsid w:val="004D1CF4"/>
    <w:rsid w:val="004D74D0"/>
    <w:rsid w:val="004E1399"/>
    <w:rsid w:val="004E3E42"/>
    <w:rsid w:val="004F1A44"/>
    <w:rsid w:val="00501226"/>
    <w:rsid w:val="005018B3"/>
    <w:rsid w:val="005057A0"/>
    <w:rsid w:val="0050676D"/>
    <w:rsid w:val="00532BC0"/>
    <w:rsid w:val="0054037E"/>
    <w:rsid w:val="0054467C"/>
    <w:rsid w:val="0054694F"/>
    <w:rsid w:val="00565D11"/>
    <w:rsid w:val="00574A55"/>
    <w:rsid w:val="0058509E"/>
    <w:rsid w:val="00585808"/>
    <w:rsid w:val="00595B78"/>
    <w:rsid w:val="005977CC"/>
    <w:rsid w:val="005A5D1F"/>
    <w:rsid w:val="005B6309"/>
    <w:rsid w:val="005C16E4"/>
    <w:rsid w:val="005C2C17"/>
    <w:rsid w:val="005C2F5B"/>
    <w:rsid w:val="005D1421"/>
    <w:rsid w:val="005D4515"/>
    <w:rsid w:val="005D59F0"/>
    <w:rsid w:val="005D745C"/>
    <w:rsid w:val="005E7F19"/>
    <w:rsid w:val="005F0769"/>
    <w:rsid w:val="005F5C71"/>
    <w:rsid w:val="00603BB8"/>
    <w:rsid w:val="00622D63"/>
    <w:rsid w:val="00623D27"/>
    <w:rsid w:val="00635943"/>
    <w:rsid w:val="00636A72"/>
    <w:rsid w:val="006436D2"/>
    <w:rsid w:val="00645B56"/>
    <w:rsid w:val="00665A3A"/>
    <w:rsid w:val="0066672D"/>
    <w:rsid w:val="00674843"/>
    <w:rsid w:val="00682CB3"/>
    <w:rsid w:val="006A4347"/>
    <w:rsid w:val="006A71AD"/>
    <w:rsid w:val="006B1B75"/>
    <w:rsid w:val="006C67A6"/>
    <w:rsid w:val="006D2323"/>
    <w:rsid w:val="006F2254"/>
    <w:rsid w:val="006F429A"/>
    <w:rsid w:val="006F5A9D"/>
    <w:rsid w:val="006F6F28"/>
    <w:rsid w:val="006F6F29"/>
    <w:rsid w:val="00701EB1"/>
    <w:rsid w:val="00703357"/>
    <w:rsid w:val="007038EF"/>
    <w:rsid w:val="007112B7"/>
    <w:rsid w:val="00711C9A"/>
    <w:rsid w:val="00712EBB"/>
    <w:rsid w:val="00712F66"/>
    <w:rsid w:val="00727725"/>
    <w:rsid w:val="0073296B"/>
    <w:rsid w:val="00735FFD"/>
    <w:rsid w:val="00736FA9"/>
    <w:rsid w:val="00737C7F"/>
    <w:rsid w:val="00740613"/>
    <w:rsid w:val="00743201"/>
    <w:rsid w:val="007456FE"/>
    <w:rsid w:val="00745D53"/>
    <w:rsid w:val="00746BE1"/>
    <w:rsid w:val="00747917"/>
    <w:rsid w:val="00753667"/>
    <w:rsid w:val="00763630"/>
    <w:rsid w:val="00765B07"/>
    <w:rsid w:val="007663A0"/>
    <w:rsid w:val="00774A2B"/>
    <w:rsid w:val="007836A3"/>
    <w:rsid w:val="00790D99"/>
    <w:rsid w:val="007A0ACB"/>
    <w:rsid w:val="007A4E6F"/>
    <w:rsid w:val="007B4084"/>
    <w:rsid w:val="007B7E40"/>
    <w:rsid w:val="007C22D7"/>
    <w:rsid w:val="007D2AE4"/>
    <w:rsid w:val="007E2141"/>
    <w:rsid w:val="007E4EA0"/>
    <w:rsid w:val="007F1252"/>
    <w:rsid w:val="00804ADB"/>
    <w:rsid w:val="00810295"/>
    <w:rsid w:val="008113B0"/>
    <w:rsid w:val="00825534"/>
    <w:rsid w:val="008256C6"/>
    <w:rsid w:val="0083176F"/>
    <w:rsid w:val="00831D0D"/>
    <w:rsid w:val="00842DC6"/>
    <w:rsid w:val="00852634"/>
    <w:rsid w:val="00864F56"/>
    <w:rsid w:val="00866A20"/>
    <w:rsid w:val="00874AB1"/>
    <w:rsid w:val="008763A9"/>
    <w:rsid w:val="00877065"/>
    <w:rsid w:val="00880963"/>
    <w:rsid w:val="008863A1"/>
    <w:rsid w:val="0089763A"/>
    <w:rsid w:val="008A2FA1"/>
    <w:rsid w:val="008A4887"/>
    <w:rsid w:val="008B15E1"/>
    <w:rsid w:val="008B1721"/>
    <w:rsid w:val="008B63C2"/>
    <w:rsid w:val="008C3FB7"/>
    <w:rsid w:val="008C6FFE"/>
    <w:rsid w:val="008E23B2"/>
    <w:rsid w:val="008E37FE"/>
    <w:rsid w:val="008E4CEB"/>
    <w:rsid w:val="008F2F37"/>
    <w:rsid w:val="008F3693"/>
    <w:rsid w:val="008F3AEC"/>
    <w:rsid w:val="008F5EE4"/>
    <w:rsid w:val="008F5FD7"/>
    <w:rsid w:val="009001F8"/>
    <w:rsid w:val="00901BBF"/>
    <w:rsid w:val="00905D07"/>
    <w:rsid w:val="00910BEB"/>
    <w:rsid w:val="009116A1"/>
    <w:rsid w:val="009135D7"/>
    <w:rsid w:val="00913940"/>
    <w:rsid w:val="00917FDD"/>
    <w:rsid w:val="00922719"/>
    <w:rsid w:val="009364E6"/>
    <w:rsid w:val="00942BE2"/>
    <w:rsid w:val="00943C6D"/>
    <w:rsid w:val="00944B20"/>
    <w:rsid w:val="009471CA"/>
    <w:rsid w:val="0095462E"/>
    <w:rsid w:val="009558AC"/>
    <w:rsid w:val="00964ABB"/>
    <w:rsid w:val="00967B82"/>
    <w:rsid w:val="00970422"/>
    <w:rsid w:val="00980E7A"/>
    <w:rsid w:val="00991779"/>
    <w:rsid w:val="00996379"/>
    <w:rsid w:val="009A59A2"/>
    <w:rsid w:val="009B4C9F"/>
    <w:rsid w:val="009C77B0"/>
    <w:rsid w:val="009D0DB8"/>
    <w:rsid w:val="009D16A4"/>
    <w:rsid w:val="009D328E"/>
    <w:rsid w:val="009E245F"/>
    <w:rsid w:val="009E52B2"/>
    <w:rsid w:val="009E7AAA"/>
    <w:rsid w:val="009F21C6"/>
    <w:rsid w:val="009F4DBE"/>
    <w:rsid w:val="009F6A5B"/>
    <w:rsid w:val="00A03129"/>
    <w:rsid w:val="00A05560"/>
    <w:rsid w:val="00A16CA8"/>
    <w:rsid w:val="00A16DC7"/>
    <w:rsid w:val="00A17536"/>
    <w:rsid w:val="00A2175A"/>
    <w:rsid w:val="00A25D94"/>
    <w:rsid w:val="00A270B2"/>
    <w:rsid w:val="00A314E9"/>
    <w:rsid w:val="00A374CD"/>
    <w:rsid w:val="00A507C3"/>
    <w:rsid w:val="00A52025"/>
    <w:rsid w:val="00A54B8D"/>
    <w:rsid w:val="00A56244"/>
    <w:rsid w:val="00A57941"/>
    <w:rsid w:val="00A61FF2"/>
    <w:rsid w:val="00A827F7"/>
    <w:rsid w:val="00A836CB"/>
    <w:rsid w:val="00A83E68"/>
    <w:rsid w:val="00A97350"/>
    <w:rsid w:val="00AA1413"/>
    <w:rsid w:val="00AB6143"/>
    <w:rsid w:val="00AD091C"/>
    <w:rsid w:val="00AD5C80"/>
    <w:rsid w:val="00AE12FF"/>
    <w:rsid w:val="00AE1F23"/>
    <w:rsid w:val="00AF1904"/>
    <w:rsid w:val="00B04D9C"/>
    <w:rsid w:val="00B11382"/>
    <w:rsid w:val="00B13F3B"/>
    <w:rsid w:val="00B32C01"/>
    <w:rsid w:val="00B3511A"/>
    <w:rsid w:val="00B3535E"/>
    <w:rsid w:val="00B35FCE"/>
    <w:rsid w:val="00B46369"/>
    <w:rsid w:val="00B624EF"/>
    <w:rsid w:val="00B70824"/>
    <w:rsid w:val="00B7143F"/>
    <w:rsid w:val="00B73E06"/>
    <w:rsid w:val="00B74FF9"/>
    <w:rsid w:val="00B7748B"/>
    <w:rsid w:val="00B775EC"/>
    <w:rsid w:val="00B81741"/>
    <w:rsid w:val="00B817B6"/>
    <w:rsid w:val="00B84184"/>
    <w:rsid w:val="00B8767A"/>
    <w:rsid w:val="00B90178"/>
    <w:rsid w:val="00B935F0"/>
    <w:rsid w:val="00B9367D"/>
    <w:rsid w:val="00BA458F"/>
    <w:rsid w:val="00BA72F9"/>
    <w:rsid w:val="00BB695B"/>
    <w:rsid w:val="00BC14FC"/>
    <w:rsid w:val="00BC3B0C"/>
    <w:rsid w:val="00BC54BC"/>
    <w:rsid w:val="00BD3A50"/>
    <w:rsid w:val="00BF13B5"/>
    <w:rsid w:val="00C023B6"/>
    <w:rsid w:val="00C0280C"/>
    <w:rsid w:val="00C06BD8"/>
    <w:rsid w:val="00C11FDA"/>
    <w:rsid w:val="00C22459"/>
    <w:rsid w:val="00C305C7"/>
    <w:rsid w:val="00C31E1D"/>
    <w:rsid w:val="00C37080"/>
    <w:rsid w:val="00C41170"/>
    <w:rsid w:val="00C415B0"/>
    <w:rsid w:val="00C500AD"/>
    <w:rsid w:val="00C51E66"/>
    <w:rsid w:val="00C554D1"/>
    <w:rsid w:val="00C63FDB"/>
    <w:rsid w:val="00C64D86"/>
    <w:rsid w:val="00C661E4"/>
    <w:rsid w:val="00C71CD9"/>
    <w:rsid w:val="00C73827"/>
    <w:rsid w:val="00C7426C"/>
    <w:rsid w:val="00C75421"/>
    <w:rsid w:val="00C850C5"/>
    <w:rsid w:val="00C86A0F"/>
    <w:rsid w:val="00C87997"/>
    <w:rsid w:val="00C90E37"/>
    <w:rsid w:val="00C924E4"/>
    <w:rsid w:val="00C97FCE"/>
    <w:rsid w:val="00CB6A02"/>
    <w:rsid w:val="00CC00C7"/>
    <w:rsid w:val="00CC6952"/>
    <w:rsid w:val="00CD052D"/>
    <w:rsid w:val="00CD0FD1"/>
    <w:rsid w:val="00CE4B82"/>
    <w:rsid w:val="00CF044F"/>
    <w:rsid w:val="00CF2FCC"/>
    <w:rsid w:val="00D13D76"/>
    <w:rsid w:val="00D15E43"/>
    <w:rsid w:val="00D20039"/>
    <w:rsid w:val="00D24092"/>
    <w:rsid w:val="00D31CC7"/>
    <w:rsid w:val="00D34915"/>
    <w:rsid w:val="00D50315"/>
    <w:rsid w:val="00D5325F"/>
    <w:rsid w:val="00D57FF9"/>
    <w:rsid w:val="00D63A01"/>
    <w:rsid w:val="00D63DDF"/>
    <w:rsid w:val="00D7043D"/>
    <w:rsid w:val="00D709CE"/>
    <w:rsid w:val="00D72EAD"/>
    <w:rsid w:val="00D74C2B"/>
    <w:rsid w:val="00D82403"/>
    <w:rsid w:val="00DA0A36"/>
    <w:rsid w:val="00DA5E3F"/>
    <w:rsid w:val="00DB314B"/>
    <w:rsid w:val="00DB46C4"/>
    <w:rsid w:val="00DB50E6"/>
    <w:rsid w:val="00DC6D24"/>
    <w:rsid w:val="00DD2342"/>
    <w:rsid w:val="00DD3D7F"/>
    <w:rsid w:val="00DD5DE5"/>
    <w:rsid w:val="00DE004D"/>
    <w:rsid w:val="00DE0D58"/>
    <w:rsid w:val="00DE29C0"/>
    <w:rsid w:val="00DE6BA4"/>
    <w:rsid w:val="00DF25F9"/>
    <w:rsid w:val="00DF2FE9"/>
    <w:rsid w:val="00DF414B"/>
    <w:rsid w:val="00DF53FB"/>
    <w:rsid w:val="00E051A4"/>
    <w:rsid w:val="00E10829"/>
    <w:rsid w:val="00E14A6E"/>
    <w:rsid w:val="00E1770F"/>
    <w:rsid w:val="00E347E2"/>
    <w:rsid w:val="00E368DE"/>
    <w:rsid w:val="00E42510"/>
    <w:rsid w:val="00E50C3C"/>
    <w:rsid w:val="00E50DE4"/>
    <w:rsid w:val="00E67127"/>
    <w:rsid w:val="00E7061B"/>
    <w:rsid w:val="00E82C03"/>
    <w:rsid w:val="00E931C6"/>
    <w:rsid w:val="00E96FCC"/>
    <w:rsid w:val="00E97148"/>
    <w:rsid w:val="00EA7E8D"/>
    <w:rsid w:val="00EB021B"/>
    <w:rsid w:val="00EB0DBB"/>
    <w:rsid w:val="00EB314E"/>
    <w:rsid w:val="00EC5BF0"/>
    <w:rsid w:val="00EC63CB"/>
    <w:rsid w:val="00EC67DC"/>
    <w:rsid w:val="00EC7753"/>
    <w:rsid w:val="00ED42FF"/>
    <w:rsid w:val="00ED5F9A"/>
    <w:rsid w:val="00EE077F"/>
    <w:rsid w:val="00EE08AB"/>
    <w:rsid w:val="00EE7831"/>
    <w:rsid w:val="00EF2E72"/>
    <w:rsid w:val="00F01E39"/>
    <w:rsid w:val="00F13B06"/>
    <w:rsid w:val="00F1423E"/>
    <w:rsid w:val="00F1758A"/>
    <w:rsid w:val="00F17797"/>
    <w:rsid w:val="00F32D17"/>
    <w:rsid w:val="00F34FB4"/>
    <w:rsid w:val="00F45356"/>
    <w:rsid w:val="00F559EF"/>
    <w:rsid w:val="00F57AD4"/>
    <w:rsid w:val="00F66310"/>
    <w:rsid w:val="00F6724E"/>
    <w:rsid w:val="00F6731B"/>
    <w:rsid w:val="00F70904"/>
    <w:rsid w:val="00F71366"/>
    <w:rsid w:val="00F71693"/>
    <w:rsid w:val="00F72292"/>
    <w:rsid w:val="00F76E46"/>
    <w:rsid w:val="00FA652B"/>
    <w:rsid w:val="00FA7AFA"/>
    <w:rsid w:val="00FAA1D5"/>
    <w:rsid w:val="00FC01F7"/>
    <w:rsid w:val="00FC0BEB"/>
    <w:rsid w:val="00FC58B1"/>
    <w:rsid w:val="00FC6D26"/>
    <w:rsid w:val="00FC7965"/>
    <w:rsid w:val="00FD1F93"/>
    <w:rsid w:val="00FF1C61"/>
    <w:rsid w:val="00FF4158"/>
    <w:rsid w:val="00FF6716"/>
    <w:rsid w:val="0163504C"/>
    <w:rsid w:val="04C8E78C"/>
    <w:rsid w:val="05A13902"/>
    <w:rsid w:val="06204C13"/>
    <w:rsid w:val="08244020"/>
    <w:rsid w:val="086BAA44"/>
    <w:rsid w:val="08E90C79"/>
    <w:rsid w:val="0915169E"/>
    <w:rsid w:val="09B128D5"/>
    <w:rsid w:val="0BDB19C5"/>
    <w:rsid w:val="0BDF0A77"/>
    <w:rsid w:val="0EEC0DDF"/>
    <w:rsid w:val="0F8F22AB"/>
    <w:rsid w:val="111E5DB2"/>
    <w:rsid w:val="12133651"/>
    <w:rsid w:val="1662723C"/>
    <w:rsid w:val="169815EF"/>
    <w:rsid w:val="1739D3FE"/>
    <w:rsid w:val="18426236"/>
    <w:rsid w:val="18C9706A"/>
    <w:rsid w:val="190479D4"/>
    <w:rsid w:val="1991AC5B"/>
    <w:rsid w:val="1A9F257A"/>
    <w:rsid w:val="1AD70AC3"/>
    <w:rsid w:val="1BCAC157"/>
    <w:rsid w:val="1C096CD0"/>
    <w:rsid w:val="1C65D7B7"/>
    <w:rsid w:val="1D0A5791"/>
    <w:rsid w:val="1E89433D"/>
    <w:rsid w:val="1FC90E58"/>
    <w:rsid w:val="1FEE45EA"/>
    <w:rsid w:val="229E3D5A"/>
    <w:rsid w:val="26C80386"/>
    <w:rsid w:val="26FF2AD0"/>
    <w:rsid w:val="272FA373"/>
    <w:rsid w:val="27525BCA"/>
    <w:rsid w:val="2A44F2A8"/>
    <w:rsid w:val="2C49FCFD"/>
    <w:rsid w:val="2CE6E10F"/>
    <w:rsid w:val="2D8D59D8"/>
    <w:rsid w:val="2E8F6397"/>
    <w:rsid w:val="318AA7CF"/>
    <w:rsid w:val="3192A514"/>
    <w:rsid w:val="33CB6478"/>
    <w:rsid w:val="33CCB6B8"/>
    <w:rsid w:val="33CCE2DF"/>
    <w:rsid w:val="33FF48DB"/>
    <w:rsid w:val="354F6087"/>
    <w:rsid w:val="364F8455"/>
    <w:rsid w:val="37808EF7"/>
    <w:rsid w:val="3DD441BF"/>
    <w:rsid w:val="40209872"/>
    <w:rsid w:val="40485E53"/>
    <w:rsid w:val="40B6BBDE"/>
    <w:rsid w:val="40ED1A22"/>
    <w:rsid w:val="40FBAE55"/>
    <w:rsid w:val="41F0AB7C"/>
    <w:rsid w:val="42ACD24A"/>
    <w:rsid w:val="42D2453F"/>
    <w:rsid w:val="45D3743B"/>
    <w:rsid w:val="46C4DF23"/>
    <w:rsid w:val="472EE1F3"/>
    <w:rsid w:val="47571CA8"/>
    <w:rsid w:val="48551B69"/>
    <w:rsid w:val="4870F637"/>
    <w:rsid w:val="495ABD50"/>
    <w:rsid w:val="4A289403"/>
    <w:rsid w:val="50483586"/>
    <w:rsid w:val="50907F39"/>
    <w:rsid w:val="50A75601"/>
    <w:rsid w:val="513CF739"/>
    <w:rsid w:val="51C6B777"/>
    <w:rsid w:val="520D5E62"/>
    <w:rsid w:val="53C12CBF"/>
    <w:rsid w:val="55102459"/>
    <w:rsid w:val="56C68341"/>
    <w:rsid w:val="579DA697"/>
    <w:rsid w:val="58785C69"/>
    <w:rsid w:val="599858F3"/>
    <w:rsid w:val="5A5E0BAD"/>
    <w:rsid w:val="5BE96141"/>
    <w:rsid w:val="5C240737"/>
    <w:rsid w:val="5C6BC04B"/>
    <w:rsid w:val="5E673120"/>
    <w:rsid w:val="5EEE83F5"/>
    <w:rsid w:val="5FC137FD"/>
    <w:rsid w:val="629CCC2F"/>
    <w:rsid w:val="66049FB7"/>
    <w:rsid w:val="679E63AE"/>
    <w:rsid w:val="67A98F86"/>
    <w:rsid w:val="6906FE77"/>
    <w:rsid w:val="6AE393F0"/>
    <w:rsid w:val="6D2CB639"/>
    <w:rsid w:val="6DAE10BC"/>
    <w:rsid w:val="6EB98612"/>
    <w:rsid w:val="6F384CF9"/>
    <w:rsid w:val="75DD1F65"/>
    <w:rsid w:val="75FACC7F"/>
    <w:rsid w:val="765CD8EA"/>
    <w:rsid w:val="768C4E3E"/>
    <w:rsid w:val="7723DE44"/>
    <w:rsid w:val="773249BD"/>
    <w:rsid w:val="77993F67"/>
    <w:rsid w:val="78560612"/>
    <w:rsid w:val="789DD612"/>
    <w:rsid w:val="79A7080C"/>
    <w:rsid w:val="7AF26463"/>
    <w:rsid w:val="7C5F2F46"/>
    <w:rsid w:val="7EA5BC15"/>
    <w:rsid w:val="7EEEB6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691CE1"/>
  <w15:chartTrackingRefBased/>
  <w15:docId w15:val="{573CBDCC-C37C-0542-81DE-D4ED527E2BB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04ADB"/>
    <w:rPr>
      <w:rFonts w:ascii="Segoe UI" w:hAnsi="Segoe UI" w:eastAsia="Times New Roman" w:cs="Times New Roman"/>
      <w:kern w:val="0"/>
      <w14:ligatures w14:val="none"/>
    </w:rPr>
  </w:style>
  <w:style w:type="paragraph" w:styleId="Heading1">
    <w:name w:val="heading 1"/>
    <w:basedOn w:val="Normal"/>
    <w:next w:val="Normal"/>
    <w:link w:val="Heading1Char"/>
    <w:uiPriority w:val="9"/>
    <w:qFormat/>
    <w:rsid w:val="00FA7AFA"/>
    <w:pPr>
      <w:keepNext/>
      <w:keepLines/>
      <w:numPr>
        <w:numId w:val="15"/>
      </w:numPr>
      <w:spacing w:before="360" w:after="80"/>
      <w:outlineLvl w:val="0"/>
    </w:pPr>
    <w:rPr>
      <w:rFonts w:eastAsiaTheme="majorEastAsia" w:cstheme="majorBidi"/>
      <w:b/>
      <w:color w:val="002060"/>
      <w:sz w:val="32"/>
      <w:szCs w:val="40"/>
    </w:rPr>
  </w:style>
  <w:style w:type="paragraph" w:styleId="Heading2">
    <w:name w:val="heading 2"/>
    <w:basedOn w:val="Normal"/>
    <w:next w:val="Normal"/>
    <w:link w:val="Heading2Char"/>
    <w:uiPriority w:val="9"/>
    <w:unhideWhenUsed/>
    <w:qFormat/>
    <w:rsid w:val="00FA7AFA"/>
    <w:pPr>
      <w:keepNext/>
      <w:keepLines/>
      <w:numPr>
        <w:ilvl w:val="1"/>
        <w:numId w:val="15"/>
      </w:numPr>
      <w:spacing w:before="160" w:after="80"/>
      <w:outlineLvl w:val="1"/>
    </w:pPr>
    <w:rPr>
      <w:rFonts w:eastAsiaTheme="majorEastAsia"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FA7AFA"/>
    <w:pPr>
      <w:keepNext/>
      <w:keepLines/>
      <w:numPr>
        <w:ilvl w:val="2"/>
        <w:numId w:val="15"/>
      </w:numPr>
      <w:spacing w:before="160" w:after="80"/>
      <w:outlineLvl w:val="2"/>
    </w:pPr>
    <w:rPr>
      <w:rFonts w:eastAsiaTheme="majorEastAsia" w:cstheme="majorBidi"/>
      <w:i/>
      <w:color w:val="0F4761" w:themeColor="accent1" w:themeShade="BF"/>
      <w:szCs w:val="28"/>
    </w:rPr>
  </w:style>
  <w:style w:type="paragraph" w:styleId="Heading4">
    <w:name w:val="heading 4"/>
    <w:basedOn w:val="Normal"/>
    <w:next w:val="Normal"/>
    <w:link w:val="Heading4Char"/>
    <w:uiPriority w:val="9"/>
    <w:semiHidden/>
    <w:unhideWhenUsed/>
    <w:qFormat/>
    <w:rsid w:val="003E19B6"/>
    <w:pPr>
      <w:keepNext/>
      <w:keepLines/>
      <w:numPr>
        <w:ilvl w:val="3"/>
        <w:numId w:val="1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19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19B6"/>
    <w:pPr>
      <w:keepNext/>
      <w:keepLines/>
      <w:numPr>
        <w:ilvl w:val="5"/>
        <w:numId w:val="1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9B6"/>
    <w:pPr>
      <w:keepNext/>
      <w:keepLines/>
      <w:numPr>
        <w:ilvl w:val="6"/>
        <w:numId w:val="1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9B6"/>
    <w:pPr>
      <w:keepNext/>
      <w:keepLines/>
      <w:numPr>
        <w:ilvl w:val="7"/>
        <w:numId w:val="1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9B6"/>
    <w:pPr>
      <w:keepNext/>
      <w:keepLines/>
      <w:numPr>
        <w:ilvl w:val="8"/>
        <w:numId w:val="15"/>
      </w:numPr>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A7AFA"/>
    <w:rPr>
      <w:rFonts w:ascii="Segoe UI" w:hAnsi="Segoe UI" w:eastAsiaTheme="majorEastAsia" w:cstheme="majorBidi"/>
      <w:b/>
      <w:color w:val="002060"/>
      <w:sz w:val="32"/>
      <w:szCs w:val="40"/>
    </w:rPr>
  </w:style>
  <w:style w:type="character" w:styleId="Heading2Char" w:customStyle="1">
    <w:name w:val="Heading 2 Char"/>
    <w:basedOn w:val="DefaultParagraphFont"/>
    <w:link w:val="Heading2"/>
    <w:uiPriority w:val="9"/>
    <w:rsid w:val="00FA7AFA"/>
    <w:rPr>
      <w:rFonts w:ascii="Segoe UI" w:hAnsi="Segoe UI" w:eastAsiaTheme="majorEastAsia" w:cstheme="majorBidi"/>
      <w:b/>
      <w:color w:val="0F4761" w:themeColor="accent1" w:themeShade="BF"/>
      <w:sz w:val="28"/>
      <w:szCs w:val="32"/>
    </w:rPr>
  </w:style>
  <w:style w:type="character" w:styleId="Heading3Char" w:customStyle="1">
    <w:name w:val="Heading 3 Char"/>
    <w:basedOn w:val="DefaultParagraphFont"/>
    <w:link w:val="Heading3"/>
    <w:uiPriority w:val="9"/>
    <w:rsid w:val="00FA7AFA"/>
    <w:rPr>
      <w:rFonts w:ascii="Segoe UI Light" w:hAnsi="Segoe UI Light" w:eastAsiaTheme="majorEastAsia" w:cstheme="majorBidi"/>
      <w:i/>
      <w:color w:val="0F4761" w:themeColor="accent1" w:themeShade="BF"/>
      <w:szCs w:val="28"/>
    </w:rPr>
  </w:style>
  <w:style w:type="character" w:styleId="Heading4Char" w:customStyle="1">
    <w:name w:val="Heading 4 Char"/>
    <w:basedOn w:val="DefaultParagraphFont"/>
    <w:link w:val="Heading4"/>
    <w:uiPriority w:val="9"/>
    <w:semiHidden/>
    <w:rsid w:val="003E19B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E19B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E19B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E19B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E19B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E19B6"/>
    <w:rPr>
      <w:rFonts w:eastAsiaTheme="majorEastAsia" w:cstheme="majorBidi"/>
      <w:color w:val="272727" w:themeColor="text1" w:themeTint="D8"/>
    </w:rPr>
  </w:style>
  <w:style w:type="paragraph" w:styleId="Title">
    <w:name w:val="Title"/>
    <w:basedOn w:val="Normal"/>
    <w:next w:val="Normal"/>
    <w:link w:val="TitleChar"/>
    <w:uiPriority w:val="10"/>
    <w:qFormat/>
    <w:rsid w:val="00EC7753"/>
    <w:pPr>
      <w:spacing w:after="80"/>
      <w:contextualSpacing/>
      <w:jc w:val="center"/>
    </w:pPr>
    <w:rPr>
      <w:rFonts w:ascii="Segoe UI Black" w:hAnsi="Segoe UI Black" w:eastAsiaTheme="majorEastAsia" w:cstheme="majorBidi"/>
      <w:b/>
      <w:color w:val="FFFFFF" w:themeColor="background1"/>
      <w:spacing w:val="-10"/>
      <w:kern w:val="28"/>
      <w:sz w:val="56"/>
      <w:szCs w:val="56"/>
    </w:rPr>
  </w:style>
  <w:style w:type="character" w:styleId="TitleChar" w:customStyle="1">
    <w:name w:val="Title Char"/>
    <w:basedOn w:val="DefaultParagraphFont"/>
    <w:link w:val="Title"/>
    <w:uiPriority w:val="10"/>
    <w:rsid w:val="00EC7753"/>
    <w:rPr>
      <w:rFonts w:ascii="Segoe UI Black" w:hAnsi="Segoe UI Black" w:eastAsiaTheme="majorEastAsia" w:cstheme="majorBidi"/>
      <w:b/>
      <w:color w:val="FFFFFF" w:themeColor="background1"/>
      <w:spacing w:val="-10"/>
      <w:kern w:val="28"/>
      <w:sz w:val="56"/>
      <w:szCs w:val="56"/>
      <w14:ligatures w14:val="none"/>
    </w:rPr>
  </w:style>
  <w:style w:type="paragraph" w:styleId="Subtitle">
    <w:name w:val="Subtitle"/>
    <w:basedOn w:val="Normal"/>
    <w:next w:val="Normal"/>
    <w:link w:val="SubtitleChar"/>
    <w:uiPriority w:val="11"/>
    <w:qFormat/>
    <w:rsid w:val="003E19B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E19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9B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3E19B6"/>
    <w:rPr>
      <w:i/>
      <w:iCs/>
      <w:color w:val="404040" w:themeColor="text1" w:themeTint="BF"/>
    </w:rPr>
  </w:style>
  <w:style w:type="paragraph" w:styleId="ListParagraph">
    <w:name w:val="List Paragraph"/>
    <w:basedOn w:val="Normal"/>
    <w:uiPriority w:val="34"/>
    <w:qFormat/>
    <w:rsid w:val="003E19B6"/>
    <w:pPr>
      <w:ind w:left="720"/>
      <w:contextualSpacing/>
    </w:pPr>
  </w:style>
  <w:style w:type="character" w:styleId="IntenseEmphasis">
    <w:name w:val="Intense Emphasis"/>
    <w:basedOn w:val="DefaultParagraphFont"/>
    <w:uiPriority w:val="21"/>
    <w:qFormat/>
    <w:rsid w:val="003E19B6"/>
    <w:rPr>
      <w:i/>
      <w:iCs/>
      <w:color w:val="0F4761" w:themeColor="accent1" w:themeShade="BF"/>
    </w:rPr>
  </w:style>
  <w:style w:type="paragraph" w:styleId="IntenseQuote">
    <w:name w:val="Intense Quote"/>
    <w:basedOn w:val="Normal"/>
    <w:next w:val="Normal"/>
    <w:link w:val="IntenseQuoteChar"/>
    <w:uiPriority w:val="30"/>
    <w:qFormat/>
    <w:rsid w:val="003E19B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E19B6"/>
    <w:rPr>
      <w:i/>
      <w:iCs/>
      <w:color w:val="0F4761" w:themeColor="accent1" w:themeShade="BF"/>
    </w:rPr>
  </w:style>
  <w:style w:type="character" w:styleId="IntenseReference">
    <w:name w:val="Intense Reference"/>
    <w:basedOn w:val="DefaultParagraphFont"/>
    <w:uiPriority w:val="32"/>
    <w:qFormat/>
    <w:rsid w:val="003E19B6"/>
    <w:rPr>
      <w:b/>
      <w:bCs/>
      <w:smallCaps/>
      <w:color w:val="0F4761" w:themeColor="accent1" w:themeShade="BF"/>
      <w:spacing w:val="5"/>
    </w:rPr>
  </w:style>
  <w:style w:type="paragraph" w:styleId="Caption">
    <w:name w:val="caption"/>
    <w:basedOn w:val="Normal"/>
    <w:next w:val="Normal"/>
    <w:uiPriority w:val="35"/>
    <w:unhideWhenUsed/>
    <w:qFormat/>
    <w:rsid w:val="003E19B6"/>
    <w:pPr>
      <w:spacing w:after="200"/>
      <w:jc w:val="center"/>
    </w:pPr>
    <w:rPr>
      <w:i/>
      <w:iCs/>
      <w:color w:val="0E2841" w:themeColor="text2"/>
      <w:sz w:val="18"/>
      <w:szCs w:val="18"/>
    </w:rPr>
  </w:style>
  <w:style w:type="paragraph" w:styleId="Header">
    <w:name w:val="header"/>
    <w:basedOn w:val="Normal"/>
    <w:link w:val="HeaderChar"/>
    <w:uiPriority w:val="99"/>
    <w:unhideWhenUsed/>
    <w:rsid w:val="00B775EC"/>
    <w:pPr>
      <w:tabs>
        <w:tab w:val="center" w:pos="4680"/>
        <w:tab w:val="right" w:pos="9360"/>
      </w:tabs>
    </w:pPr>
  </w:style>
  <w:style w:type="character" w:styleId="HeaderChar" w:customStyle="1">
    <w:name w:val="Header Char"/>
    <w:basedOn w:val="DefaultParagraphFont"/>
    <w:link w:val="Header"/>
    <w:uiPriority w:val="99"/>
    <w:rsid w:val="00B775EC"/>
    <w:rPr>
      <w:rFonts w:ascii="Segoe UI Light" w:hAnsi="Segoe UI Light"/>
    </w:rPr>
  </w:style>
  <w:style w:type="paragraph" w:styleId="Footer">
    <w:name w:val="footer"/>
    <w:basedOn w:val="Normal"/>
    <w:link w:val="FooterChar"/>
    <w:uiPriority w:val="99"/>
    <w:unhideWhenUsed/>
    <w:rsid w:val="00B775EC"/>
    <w:pPr>
      <w:tabs>
        <w:tab w:val="center" w:pos="4680"/>
        <w:tab w:val="right" w:pos="9360"/>
      </w:tabs>
    </w:pPr>
  </w:style>
  <w:style w:type="character" w:styleId="FooterChar" w:customStyle="1">
    <w:name w:val="Footer Char"/>
    <w:basedOn w:val="DefaultParagraphFont"/>
    <w:link w:val="Footer"/>
    <w:uiPriority w:val="99"/>
    <w:rsid w:val="00B775EC"/>
    <w:rPr>
      <w:rFonts w:ascii="Segoe UI Light" w:hAnsi="Segoe UI Light"/>
    </w:rPr>
  </w:style>
  <w:style w:type="character" w:styleId="PageNumber">
    <w:name w:val="page number"/>
    <w:basedOn w:val="DefaultParagraphFont"/>
    <w:uiPriority w:val="99"/>
    <w:semiHidden/>
    <w:unhideWhenUsed/>
    <w:rsid w:val="00B775EC"/>
  </w:style>
  <w:style w:type="table" w:styleId="TableGrid">
    <w:name w:val="Table Grid"/>
    <w:basedOn w:val="TableNormal"/>
    <w:uiPriority w:val="39"/>
    <w:rsid w:val="00B775E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B775EC"/>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Table" w:customStyle="1">
    <w:name w:val="Normal_Table"/>
    <w:basedOn w:val="Normal"/>
    <w:qFormat/>
    <w:rsid w:val="00804ADB"/>
    <w:rPr>
      <w:rFonts w:ascii="Segoe UI Light" w:hAnsi="Segoe UI Light" w:cs="Calibri"/>
      <w:color w:val="000000"/>
      <w:sz w:val="20"/>
    </w:rPr>
  </w:style>
  <w:style w:type="paragraph" w:styleId="HeaderTable" w:customStyle="1">
    <w:name w:val="Header_Table"/>
    <w:basedOn w:val="Normal"/>
    <w:qFormat/>
    <w:rsid w:val="005D59F0"/>
    <w:pPr>
      <w:spacing w:before="60" w:after="60"/>
    </w:pPr>
    <w:rPr>
      <w:b/>
      <w:bCs/>
      <w:color w:val="FFFFFF" w:themeColor="background1"/>
      <w:sz w:val="22"/>
    </w:rPr>
  </w:style>
  <w:style w:type="paragraph" w:styleId="Revision">
    <w:name w:val="Revision"/>
    <w:hidden/>
    <w:uiPriority w:val="99"/>
    <w:semiHidden/>
    <w:rsid w:val="00A03129"/>
    <w:rPr>
      <w:rFonts w:ascii="Segoe UI Light" w:hAnsi="Segoe UI Light"/>
    </w:rPr>
  </w:style>
  <w:style w:type="paragraph" w:styleId="TableBullet" w:customStyle="1">
    <w:name w:val="Table_Bullet"/>
    <w:basedOn w:val="NormalTable"/>
    <w:qFormat/>
    <w:rsid w:val="009364E6"/>
    <w:pPr>
      <w:numPr>
        <w:numId w:val="4"/>
      </w:numPr>
      <w:ind w:left="504"/>
    </w:p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rsid w:val="00C850C5"/>
    <w:pPr>
      <w:tabs>
        <w:tab w:val="left" w:pos="480"/>
        <w:tab w:val="right" w:leader="dot" w:pos="9350"/>
      </w:tabs>
      <w:spacing w:after="100"/>
    </w:pPr>
    <w:rPr>
      <w:b/>
    </w:rPr>
  </w:style>
  <w:style w:type="table" w:styleId="GridTable4-Accent1">
    <w:name w:val="Grid Table 4 Accent 1"/>
    <w:basedOn w:val="TableNormal"/>
    <w:uiPriority w:val="49"/>
    <w:rsid w:val="00A16DC7"/>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color w:val="FFFFFF" w:themeColor="background1"/>
      </w:rPr>
      <w:tblPr/>
      <w:tcPr>
        <w:tcBorders>
          <w:top w:val="single" w:color="156082" w:themeColor="accent1" w:sz="4" w:space="0"/>
          <w:left w:val="single" w:color="156082" w:themeColor="accent1" w:sz="4" w:space="0"/>
          <w:bottom w:val="single" w:color="156082" w:themeColor="accent1" w:sz="4" w:space="0"/>
          <w:right w:val="single" w:color="156082" w:themeColor="accent1" w:sz="4" w:space="0"/>
          <w:insideH w:val="nil"/>
          <w:insideV w:val="nil"/>
        </w:tcBorders>
        <w:shd w:val="clear" w:color="auto" w:fill="156082" w:themeFill="accent1"/>
      </w:tcPr>
    </w:tblStylePr>
    <w:tblStylePr w:type="lastRow">
      <w:rPr>
        <w:b/>
        <w:bCs/>
      </w:rPr>
      <w:tblPr/>
      <w:tcPr>
        <w:tcBorders>
          <w:top w:val="double" w:color="156082" w:themeColor="accent1"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SubHeaderTable" w:customStyle="1">
    <w:name w:val="SubHeader_Table"/>
    <w:basedOn w:val="NormalTable"/>
    <w:qFormat/>
    <w:rsid w:val="00132018"/>
    <w:pPr>
      <w:spacing w:before="60" w:after="60"/>
    </w:pPr>
    <w:rPr>
      <w:b/>
      <w:color w:val="auto"/>
    </w:rPr>
  </w:style>
  <w:style w:type="paragraph" w:styleId="TOC2">
    <w:name w:val="toc 2"/>
    <w:basedOn w:val="Normal"/>
    <w:next w:val="Normal"/>
    <w:autoRedefine/>
    <w:uiPriority w:val="39"/>
    <w:unhideWhenUsed/>
    <w:rsid w:val="007B7E40"/>
    <w:pPr>
      <w:spacing w:after="100"/>
      <w:ind w:left="240"/>
    </w:pPr>
  </w:style>
  <w:style w:type="paragraph" w:styleId="NormalBullet" w:customStyle="1">
    <w:name w:val="Normal_Bullet"/>
    <w:basedOn w:val="ListParagraph"/>
    <w:qFormat/>
    <w:rsid w:val="00A836CB"/>
    <w:pPr>
      <w:numPr>
        <w:numId w:val="13"/>
      </w:numPr>
      <w:spacing w:before="60" w:after="60"/>
    </w:pPr>
  </w:style>
  <w:style w:type="paragraph" w:styleId="Appendix" w:customStyle="1">
    <w:name w:val="Appendix"/>
    <w:basedOn w:val="Heading1"/>
    <w:qFormat/>
    <w:rsid w:val="006F6F29"/>
    <w:pPr>
      <w:pageBreakBefore/>
      <w:numPr>
        <w:ilvl w:val="4"/>
      </w:numPr>
    </w:pPr>
  </w:style>
  <w:style w:type="paragraph" w:styleId="TOC3">
    <w:name w:val="toc 3"/>
    <w:basedOn w:val="Normal"/>
    <w:next w:val="Normal"/>
    <w:autoRedefine/>
    <w:uiPriority w:val="39"/>
    <w:unhideWhenUsed/>
    <w:rsid w:val="006F6F29"/>
    <w:pPr>
      <w:spacing w:after="100"/>
      <w:ind w:left="480"/>
    </w:pPr>
  </w:style>
  <w:style w:type="character" w:styleId="CommentReference">
    <w:name w:val="annotation reference"/>
    <w:basedOn w:val="DefaultParagraphFont"/>
    <w:uiPriority w:val="99"/>
    <w:semiHidden/>
    <w:unhideWhenUsed/>
    <w:rsid w:val="001667A1"/>
    <w:rPr>
      <w:sz w:val="16"/>
      <w:szCs w:val="16"/>
    </w:rPr>
  </w:style>
  <w:style w:type="paragraph" w:styleId="CommentText">
    <w:name w:val="annotation text"/>
    <w:basedOn w:val="Normal"/>
    <w:link w:val="CommentTextChar"/>
    <w:uiPriority w:val="99"/>
    <w:semiHidden/>
    <w:unhideWhenUsed/>
    <w:rsid w:val="001667A1"/>
    <w:rPr>
      <w:sz w:val="20"/>
      <w:szCs w:val="20"/>
    </w:rPr>
  </w:style>
  <w:style w:type="character" w:styleId="CommentTextChar" w:customStyle="1">
    <w:name w:val="Comment Text Char"/>
    <w:basedOn w:val="DefaultParagraphFont"/>
    <w:link w:val="CommentText"/>
    <w:uiPriority w:val="99"/>
    <w:semiHidden/>
    <w:rsid w:val="001667A1"/>
    <w:rPr>
      <w:rFonts w:ascii="Segoe UI" w:hAnsi="Segoe UI" w:eastAsia="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667A1"/>
    <w:rPr>
      <w:b/>
      <w:bCs/>
    </w:rPr>
  </w:style>
  <w:style w:type="character" w:styleId="CommentSubjectChar" w:customStyle="1">
    <w:name w:val="Comment Subject Char"/>
    <w:basedOn w:val="CommentTextChar"/>
    <w:link w:val="CommentSubject"/>
    <w:uiPriority w:val="99"/>
    <w:semiHidden/>
    <w:rsid w:val="001667A1"/>
    <w:rPr>
      <w:rFonts w:ascii="Segoe UI" w:hAnsi="Segoe UI" w:eastAsia="Times New Roman" w:cs="Times New Roman"/>
      <w:b/>
      <w:bCs/>
      <w:kern w:val="0"/>
      <w:sz w:val="20"/>
      <w:szCs w:val="20"/>
      <w14:ligatures w14:val="none"/>
    </w:rPr>
  </w:style>
  <w:style w:type="character" w:styleId="FollowedHyperlink">
    <w:name w:val="FollowedHyperlink"/>
    <w:basedOn w:val="DefaultParagraphFont"/>
    <w:uiPriority w:val="99"/>
    <w:semiHidden/>
    <w:unhideWhenUsed/>
    <w:rsid w:val="0018280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56158">
      <w:bodyDiv w:val="1"/>
      <w:marLeft w:val="0"/>
      <w:marRight w:val="0"/>
      <w:marTop w:val="0"/>
      <w:marBottom w:val="0"/>
      <w:divBdr>
        <w:top w:val="none" w:sz="0" w:space="0" w:color="auto"/>
        <w:left w:val="none" w:sz="0" w:space="0" w:color="auto"/>
        <w:bottom w:val="none" w:sz="0" w:space="0" w:color="auto"/>
        <w:right w:val="none" w:sz="0" w:space="0" w:color="auto"/>
      </w:divBdr>
    </w:div>
    <w:div w:id="441612577">
      <w:bodyDiv w:val="1"/>
      <w:marLeft w:val="0"/>
      <w:marRight w:val="0"/>
      <w:marTop w:val="0"/>
      <w:marBottom w:val="0"/>
      <w:divBdr>
        <w:top w:val="none" w:sz="0" w:space="0" w:color="auto"/>
        <w:left w:val="none" w:sz="0" w:space="0" w:color="auto"/>
        <w:bottom w:val="none" w:sz="0" w:space="0" w:color="auto"/>
        <w:right w:val="none" w:sz="0" w:space="0" w:color="auto"/>
      </w:divBdr>
    </w:div>
    <w:div w:id="723916802">
      <w:bodyDiv w:val="1"/>
      <w:marLeft w:val="0"/>
      <w:marRight w:val="0"/>
      <w:marTop w:val="0"/>
      <w:marBottom w:val="0"/>
      <w:divBdr>
        <w:top w:val="none" w:sz="0" w:space="0" w:color="auto"/>
        <w:left w:val="none" w:sz="0" w:space="0" w:color="auto"/>
        <w:bottom w:val="none" w:sz="0" w:space="0" w:color="auto"/>
        <w:right w:val="none" w:sz="0" w:space="0" w:color="auto"/>
      </w:divBdr>
    </w:div>
    <w:div w:id="760763981">
      <w:bodyDiv w:val="1"/>
      <w:marLeft w:val="0"/>
      <w:marRight w:val="0"/>
      <w:marTop w:val="0"/>
      <w:marBottom w:val="0"/>
      <w:divBdr>
        <w:top w:val="none" w:sz="0" w:space="0" w:color="auto"/>
        <w:left w:val="none" w:sz="0" w:space="0" w:color="auto"/>
        <w:bottom w:val="none" w:sz="0" w:space="0" w:color="auto"/>
        <w:right w:val="none" w:sz="0" w:space="0" w:color="auto"/>
      </w:divBdr>
    </w:div>
    <w:div w:id="801113848">
      <w:bodyDiv w:val="1"/>
      <w:marLeft w:val="0"/>
      <w:marRight w:val="0"/>
      <w:marTop w:val="0"/>
      <w:marBottom w:val="0"/>
      <w:divBdr>
        <w:top w:val="none" w:sz="0" w:space="0" w:color="auto"/>
        <w:left w:val="none" w:sz="0" w:space="0" w:color="auto"/>
        <w:bottom w:val="none" w:sz="0" w:space="0" w:color="auto"/>
        <w:right w:val="none" w:sz="0" w:space="0" w:color="auto"/>
      </w:divBdr>
    </w:div>
    <w:div w:id="828524651">
      <w:bodyDiv w:val="1"/>
      <w:marLeft w:val="0"/>
      <w:marRight w:val="0"/>
      <w:marTop w:val="0"/>
      <w:marBottom w:val="0"/>
      <w:divBdr>
        <w:top w:val="none" w:sz="0" w:space="0" w:color="auto"/>
        <w:left w:val="none" w:sz="0" w:space="0" w:color="auto"/>
        <w:bottom w:val="none" w:sz="0" w:space="0" w:color="auto"/>
        <w:right w:val="none" w:sz="0" w:space="0" w:color="auto"/>
      </w:divBdr>
    </w:div>
    <w:div w:id="980383839">
      <w:bodyDiv w:val="1"/>
      <w:marLeft w:val="0"/>
      <w:marRight w:val="0"/>
      <w:marTop w:val="0"/>
      <w:marBottom w:val="0"/>
      <w:divBdr>
        <w:top w:val="none" w:sz="0" w:space="0" w:color="auto"/>
        <w:left w:val="none" w:sz="0" w:space="0" w:color="auto"/>
        <w:bottom w:val="none" w:sz="0" w:space="0" w:color="auto"/>
        <w:right w:val="none" w:sz="0" w:space="0" w:color="auto"/>
      </w:divBdr>
    </w:div>
    <w:div w:id="1123380373">
      <w:bodyDiv w:val="1"/>
      <w:marLeft w:val="0"/>
      <w:marRight w:val="0"/>
      <w:marTop w:val="0"/>
      <w:marBottom w:val="0"/>
      <w:divBdr>
        <w:top w:val="none" w:sz="0" w:space="0" w:color="auto"/>
        <w:left w:val="none" w:sz="0" w:space="0" w:color="auto"/>
        <w:bottom w:val="none" w:sz="0" w:space="0" w:color="auto"/>
        <w:right w:val="none" w:sz="0" w:space="0" w:color="auto"/>
      </w:divBdr>
    </w:div>
    <w:div w:id="2067683370">
      <w:bodyDiv w:val="1"/>
      <w:marLeft w:val="0"/>
      <w:marRight w:val="0"/>
      <w:marTop w:val="0"/>
      <w:marBottom w:val="0"/>
      <w:divBdr>
        <w:top w:val="none" w:sz="0" w:space="0" w:color="auto"/>
        <w:left w:val="none" w:sz="0" w:space="0" w:color="auto"/>
        <w:bottom w:val="none" w:sz="0" w:space="0" w:color="auto"/>
        <w:right w:val="none" w:sz="0" w:space="0" w:color="auto"/>
      </w:divBdr>
    </w:div>
    <w:div w:id="2119256565">
      <w:bodyDiv w:val="1"/>
      <w:marLeft w:val="0"/>
      <w:marRight w:val="0"/>
      <w:marTop w:val="0"/>
      <w:marBottom w:val="0"/>
      <w:divBdr>
        <w:top w:val="none" w:sz="0" w:space="0" w:color="auto"/>
        <w:left w:val="none" w:sz="0" w:space="0" w:color="auto"/>
        <w:bottom w:val="none" w:sz="0" w:space="0" w:color="auto"/>
        <w:right w:val="none" w:sz="0" w:space="0" w:color="auto"/>
      </w:divBdr>
    </w:div>
    <w:div w:id="2119376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microsoft.com/office/2011/relationships/commentsExtended" Target="commentsExtended.xml"/><Relationship Id="rId26" Type="http://schemas.openxmlformats.org/officeDocument/2006/relationships/hyperlink" Target="https://www.medicaid.gov/tmsis/dataguide/v4/file-segment-layouts/ftx-financial-transaction/individual-capitation-pmpm/" TargetMode="External"/><Relationship Id="rId39" Type="http://schemas.openxmlformats.org/officeDocument/2006/relationships/hyperlink" Target="https://www.medicaid.gov/tmsis/dataguide/v4/file-segment-layouts/ftx-financial-transaction/cost-settlement-payment/" TargetMode="External"/><Relationship Id="rId21" Type="http://schemas.openxmlformats.org/officeDocument/2006/relationships/image" Target="media/image2.png"/><Relationship Id="rId34" Type="http://schemas.openxmlformats.org/officeDocument/2006/relationships/hyperlink" Target="https://www.medicaid.gov/tmsis/dataguide/v4/file-segment-layouts/ftx-financial-transaction/value-based-payment/" TargetMode="External"/><Relationship Id="rId42" Type="http://schemas.openxmlformats.org/officeDocument/2006/relationships/hyperlink" Target="https://www.medicaid.gov/tmsis/dataguide/v4/file-segment-layouts/ftx-financial-transaction/miscellaneous-payment/" TargetMode="External"/><Relationship Id="rId47" Type="http://schemas.openxmlformats.org/officeDocument/2006/relationships/hyperlink" Target="https://cmsgov.github.io/CMCS-DSG-DSS-Certification/Outcomes%20and%20Metrics/Decision%20Support%20System%20&amp;%20Data%20Warehouse" TargetMode="External"/><Relationship Id="rId50" Type="http://schemas.openxmlformats.org/officeDocument/2006/relationships/hyperlink" Target="https://cmsgov.github.io/CMCS-DSG-DSS-Certification/Outcomes%20and%20Metrics/Encounter%20Processing%20System%20(EPS)%20&amp;%20Managed%20Care%20System" TargetMode="External"/><Relationship Id="rId55" Type="http://schemas.openxmlformats.org/officeDocument/2006/relationships/hyperlink" Target="https://cmsgov.github.io/CMCS-DSG-DSS-Certification/Outcomes%20and%20Metrics/Pharmacy%20Benefit%20Management%20(PBM)%20&amp;%20Point%20of%20Sale%20(PO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png"/><Relationship Id="rId29" Type="http://schemas.openxmlformats.org/officeDocument/2006/relationships/hyperlink" Target="https://www.medicaid.gov/tmsis/dataguide/v4/file-segment-layouts/ftx-financial-transaction/individual-health-insurance-premium-payment/" TargetMode="External"/><Relationship Id="rId11" Type="http://schemas.openxmlformats.org/officeDocument/2006/relationships/footer" Target="footer2.xml"/><Relationship Id="rId24" Type="http://schemas.openxmlformats.org/officeDocument/2006/relationships/hyperlink" Target="https://www.medicaid.gov/tmsis/dataguide/v4/file-segment-layouts/ftx-financial-transaction/file-header-record-ftx/" TargetMode="External"/><Relationship Id="rId32" Type="http://schemas.openxmlformats.org/officeDocument/2006/relationships/hyperlink" Target="https://www.medicaid.gov/tmsis/dataguide/v4/file-segment-layouts/ftx-financial-transaction/cost-sharing-offset/" TargetMode="External"/><Relationship Id="rId37" Type="http://schemas.openxmlformats.org/officeDocument/2006/relationships/hyperlink" Target="https://www.medicaid.gov/tmsis/dataguide/v4/file-segment-layouts/ftx-financial-transaction/state-directed-payment-separate-payment-term/" TargetMode="External"/><Relationship Id="rId40" Type="http://schemas.openxmlformats.org/officeDocument/2006/relationships/hyperlink" Target="https://www.medicaid.gov/tmsis/dataguide/v4/file-segment-layouts/ftx-financial-transaction/fqhc-wrap-payment/" TargetMode="External"/><Relationship Id="rId45" Type="http://schemas.openxmlformats.org/officeDocument/2006/relationships/hyperlink" Target="https://cmsgov.github.io/CMCS-DSG-DSS-Certification/Outcomes%20and%20Metrics/Asset%20Verification%20System" TargetMode="External"/><Relationship Id="rId53" Type="http://schemas.openxmlformats.org/officeDocument/2006/relationships/hyperlink" Target="https://cmsgov.github.io/CMCS-DSG-DSS-Certification/Outcomes%20and%20Metrics/Long%20Term%20Services%20&amp;%20Supports%20(LTSS)" TargetMode="External"/><Relationship Id="rId58" Type="http://schemas.openxmlformats.org/officeDocument/2006/relationships/hyperlink" Target="https://cmsgov.github.io/CMCS-DSG-DSS-Certification/Outcomes%20and%20Metrics/Provider%20Management" TargetMode="External"/><Relationship Id="rId5" Type="http://schemas.openxmlformats.org/officeDocument/2006/relationships/webSettings" Target="webSettings.xml"/><Relationship Id="rId61" Type="http://schemas.microsoft.com/office/2011/relationships/people" Target="people.xml"/><Relationship Id="rId19" Type="http://schemas.microsoft.com/office/2016/09/relationships/commentsIds" Target="commentsIds.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hyperlink" Target="https://www.medicaid.gov/tmsis/dataguide/v4/file-segment-layouts/ftx-financial-transaction/individual-capitation-pmpm/" TargetMode="External"/><Relationship Id="rId30" Type="http://schemas.openxmlformats.org/officeDocument/2006/relationships/hyperlink" Target="https://www.medicaid.gov/tmsis/dataguide/v4/file-segment-layouts/ftx-financial-transaction/group-insurance-premium-payment/" TargetMode="External"/><Relationship Id="rId35" Type="http://schemas.openxmlformats.org/officeDocument/2006/relationships/hyperlink" Target="https://www.medicaid.gov/tmsis/dataguide/v4/file-segment-layouts/ftx-financial-transaction/value-based-payment/" TargetMode="External"/><Relationship Id="rId43" Type="http://schemas.openxmlformats.org/officeDocument/2006/relationships/hyperlink" Target="https://www.medicaid.gov/tmsis/dataguide/v4/file-segment-layouts/ftx-financial-transaction/miscellaneous-payment/" TargetMode="External"/><Relationship Id="rId48" Type="http://schemas.openxmlformats.org/officeDocument/2006/relationships/hyperlink" Target="https://cmsgov.github.io/CMCS-DSG-DSS-Certification/Outcomes%20and%20Metrics/Electronic%20Visit%20Verification%20(EVV)" TargetMode="External"/><Relationship Id="rId56" Type="http://schemas.openxmlformats.org/officeDocument/2006/relationships/hyperlink" Target="https://cmsgov.github.io/CMCS-DSG-DSS-Certification/Outcomes%20and%20Metrics/Prescription%20Drug%20Monitoring%20Program%20(PDMP)" TargetMode="External"/><Relationship Id="rId8" Type="http://schemas.openxmlformats.org/officeDocument/2006/relationships/header" Target="header1.xml"/><Relationship Id="rId51" Type="http://schemas.openxmlformats.org/officeDocument/2006/relationships/hyperlink" Target="https://cmsgov.github.io/CMCS-DSG-DSS-Certification/Outcomes%20and%20Metrics/Financial%20Management"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comments" Target="comments.xml"/><Relationship Id="rId25" Type="http://schemas.openxmlformats.org/officeDocument/2006/relationships/hyperlink" Target="https://www.medicaid.gov/tmsis/dataguide/v4/file-segment-layouts/ftx-financial-transaction/file-header-record-ftx/" TargetMode="External"/><Relationship Id="rId33" Type="http://schemas.openxmlformats.org/officeDocument/2006/relationships/hyperlink" Target="https://www.medicaid.gov/tmsis/dataguide/v4/file-segment-layouts/ftx-financial-transaction/cost-sharing-offset/" TargetMode="External"/><Relationship Id="rId38" Type="http://schemas.openxmlformats.org/officeDocument/2006/relationships/hyperlink" Target="https://www.medicaid.gov/tmsis/dataguide/v4/file-segment-layouts/ftx-financial-transaction/cost-settlement-payment/" TargetMode="External"/><Relationship Id="rId46" Type="http://schemas.openxmlformats.org/officeDocument/2006/relationships/hyperlink" Target="https://cmsgov.github.io/CMCS-DSG-DSS-Certification/Outcomes%20and%20Metrics/Claims%20Processing" TargetMode="External"/><Relationship Id="rId59" Type="http://schemas.openxmlformats.org/officeDocument/2006/relationships/hyperlink" Target="https://cmsgov.github.io/CMCS-DSG-DSS-Certification/Outcomes%20and%20Metrics/Third%20Party%20Liability%20(TPL)" TargetMode="External"/><Relationship Id="rId20" Type="http://schemas.microsoft.com/office/2018/08/relationships/commentsExtensible" Target="commentsExtensible.xml"/><Relationship Id="rId41" Type="http://schemas.openxmlformats.org/officeDocument/2006/relationships/hyperlink" Target="https://www.medicaid.gov/tmsis/dataguide/v4/file-segment-layouts/ftx-financial-transaction/fqhc-wrap-payment/" TargetMode="External"/><Relationship Id="rId54" Type="http://schemas.openxmlformats.org/officeDocument/2006/relationships/hyperlink" Target="https://cmsgov.github.io/CMCS-DSG-DSS-Certification/Outcomes%20and%20Metrics/Member%20Manage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healthit.gov/isp/united-states-core-data-interoperability-uscdi" TargetMode="External"/><Relationship Id="rId23" Type="http://schemas.openxmlformats.org/officeDocument/2006/relationships/image" Target="media/image4.png"/><Relationship Id="rId28" Type="http://schemas.openxmlformats.org/officeDocument/2006/relationships/hyperlink" Target="https://www.medicaid.gov/tmsis/dataguide/v4/file-segment-layouts/ftx-financial-transaction/individual-health-insurance-premium-payment/" TargetMode="External"/><Relationship Id="rId36" Type="http://schemas.openxmlformats.org/officeDocument/2006/relationships/hyperlink" Target="https://www.medicaid.gov/tmsis/dataguide/v4/file-segment-layouts/ftx-financial-transaction/state-directed-payment-separate-payment-term/" TargetMode="External"/><Relationship Id="rId49" Type="http://schemas.openxmlformats.org/officeDocument/2006/relationships/hyperlink" Target="https://cmsgov.github.io/CMCS-DSG-DSS-Certification/Outcomes%20and%20Metrics/Eligibility%20and%20Enrollment" TargetMode="External"/><Relationship Id="rId57" Type="http://schemas.openxmlformats.org/officeDocument/2006/relationships/hyperlink" Target="https://cmsgov.github.io/CMCS-DSG-DSS-Certification/Outcomes%20and%20Metrics/Program%20Integrity" TargetMode="External"/><Relationship Id="rId10" Type="http://schemas.openxmlformats.org/officeDocument/2006/relationships/footer" Target="footer1.xml"/><Relationship Id="rId31" Type="http://schemas.openxmlformats.org/officeDocument/2006/relationships/hyperlink" Target="https://www.medicaid.gov/tmsis/dataguide/v4/file-segment-layouts/ftx-financial-transaction/group-insurance-premium-payment/" TargetMode="External"/><Relationship Id="rId44" Type="http://schemas.openxmlformats.org/officeDocument/2006/relationships/hyperlink" Target="https://cmsgov.github.io/CMCS-DSG-DSS-Certification/Outcomes%20and%20Metrics/1115%20or%20Waiver%20Support%20Systems" TargetMode="External"/><Relationship Id="rId52" Type="http://schemas.openxmlformats.org/officeDocument/2006/relationships/hyperlink" Target="https://cmsgov.github.io/CMCS-DSG-DSS-Certification/Outcomes%20and%20Metrics/Health%20Information%20Exchange%20(HIE)"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6FC0B-FFF0-7848-8E4A-86B28825CF6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Dwayne Carter</dc:creator>
  <keywords/>
  <dc:description/>
  <lastModifiedBy>Jeff Strand</lastModifiedBy>
  <revision>199</revision>
  <lastPrinted>2026-02-20T22:55:00.0000000Z</lastPrinted>
  <dcterms:created xsi:type="dcterms:W3CDTF">2024-07-17T19:41:00.0000000Z</dcterms:created>
  <dcterms:modified xsi:type="dcterms:W3CDTF">2026-03-12T19:28:10.5626009Z</dcterms:modified>
</coreProperties>
</file>