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42104747"/>
        <w:docPartObj>
          <w:docPartGallery w:val="Table of Contents"/>
          <w:docPartUnique/>
        </w:docPartObj>
      </w:sdtPr>
      <w:sdtEndPr>
        <w:rPr>
          <w:b/>
        </w:rPr>
      </w:sdtEndPr>
      <w:sdtContent>
        <w:p w14:paraId="36F7071F" w14:textId="5DC748F2" w:rsidR="00FD4450" w:rsidRDefault="00FD4450" w:rsidP="00FD4450">
          <w:pPr>
            <w:pStyle w:val="TOCHeading"/>
          </w:pPr>
          <w:r w:rsidRPr="00736E1C">
            <w:rPr>
              <w:noProof/>
            </w:rPr>
            <w:drawing>
              <wp:inline distT="0" distB="0" distL="0" distR="0" wp14:anchorId="076C334E" wp14:editId="5CF8E232">
                <wp:extent cx="2757714" cy="773437"/>
                <wp:effectExtent l="0" t="0" r="5080" b="7620"/>
                <wp:docPr id="926183025" name="Picture 1" descr="Logo of the Medicaid Information Technology Architectur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3025" name="Picture 1" descr="Logo of the Medicaid Information Technology Architecture.">
                          <a:extLst>
                            <a:ext uri="{C183D7F6-B498-43B3-948B-1728B52AA6E4}">
                              <adec:decorative xmlns:adec="http://schemas.microsoft.com/office/drawing/2017/decorative" val="0"/>
                            </a:ext>
                          </a:extLst>
                        </pic:cNvPr>
                        <pic:cNvPicPr/>
                      </pic:nvPicPr>
                      <pic:blipFill>
                        <a:blip r:embed="rId11"/>
                        <a:stretch>
                          <a:fillRect/>
                        </a:stretch>
                      </pic:blipFill>
                      <pic:spPr>
                        <a:xfrm>
                          <a:off x="0" y="0"/>
                          <a:ext cx="2817512" cy="790208"/>
                        </a:xfrm>
                        <a:prstGeom prst="rect">
                          <a:avLst/>
                        </a:prstGeom>
                      </pic:spPr>
                    </pic:pic>
                  </a:graphicData>
                </a:graphic>
              </wp:inline>
            </w:drawing>
          </w:r>
        </w:p>
        <w:p w14:paraId="3DD8EF94" w14:textId="5D63070A" w:rsidR="00FD4450" w:rsidRPr="00725067" w:rsidRDefault="00FD4450" w:rsidP="00FD4450">
          <w:pPr>
            <w:pStyle w:val="Title"/>
            <w:keepNext/>
            <w:spacing w:before="2760"/>
            <w:contextualSpacing w:val="0"/>
            <w:jc w:val="center"/>
            <w:rPr>
              <w:rFonts w:cs="Calibri"/>
              <w:color w:val="153D63" w:themeColor="text2" w:themeTint="E6"/>
              <w:sz w:val="60"/>
              <w:szCs w:val="60"/>
              <w:highlight w:val="yellow"/>
            </w:rPr>
          </w:pPr>
          <w:commentRangeStart w:id="0"/>
          <w:r w:rsidRPr="00725067">
            <w:rPr>
              <w:rFonts w:cs="Calibri"/>
              <w:color w:val="153D63" w:themeColor="text2" w:themeTint="E6"/>
              <w:sz w:val="60"/>
              <w:szCs w:val="60"/>
              <w:highlight w:val="yellow"/>
            </w:rPr>
            <w:t>MITA Maturity</w:t>
          </w:r>
          <w:r w:rsidR="00AE5B69" w:rsidRPr="00725067">
            <w:rPr>
              <w:rFonts w:cs="Calibri"/>
              <w:color w:val="153D63" w:themeColor="text2" w:themeTint="E6"/>
              <w:sz w:val="60"/>
              <w:szCs w:val="60"/>
              <w:highlight w:val="yellow"/>
            </w:rPr>
            <w:t xml:space="preserve"> Tables</w:t>
          </w:r>
        </w:p>
        <w:p w14:paraId="466BC6E6" w14:textId="2EB9041D" w:rsidR="00FD4450" w:rsidRPr="00725067" w:rsidRDefault="00FD4450" w:rsidP="00FD4450">
          <w:pPr>
            <w:widowControl w:val="0"/>
            <w:spacing w:before="360"/>
            <w:jc w:val="center"/>
            <w:rPr>
              <w:rFonts w:asciiTheme="majorHAnsi" w:hAnsiTheme="majorHAnsi" w:cs="Calibri"/>
              <w:b/>
              <w:bCs/>
              <w:color w:val="153D63" w:themeColor="text2" w:themeTint="E6"/>
              <w:sz w:val="32"/>
              <w:szCs w:val="32"/>
            </w:rPr>
          </w:pPr>
          <w:r w:rsidRPr="00725067">
            <w:rPr>
              <w:rFonts w:asciiTheme="majorHAnsi" w:hAnsiTheme="majorHAnsi" w:cs="Calibri"/>
              <w:b/>
              <w:bCs/>
              <w:color w:val="153D63" w:themeColor="text2" w:themeTint="E6"/>
              <w:sz w:val="32"/>
              <w:szCs w:val="32"/>
              <w:highlight w:val="yellow"/>
            </w:rPr>
            <w:t xml:space="preserve">Version 1.0 | </w:t>
          </w:r>
          <w:r w:rsidR="00AE5B69" w:rsidRPr="00725067">
            <w:rPr>
              <w:rFonts w:asciiTheme="majorHAnsi" w:hAnsiTheme="majorHAnsi" w:cs="Calibri"/>
              <w:b/>
              <w:bCs/>
              <w:color w:val="153D63" w:themeColor="text2" w:themeTint="E6"/>
              <w:sz w:val="32"/>
              <w:szCs w:val="32"/>
            </w:rPr>
            <w:t>May 22, 202</w:t>
          </w:r>
          <w:r w:rsidR="0026614E" w:rsidRPr="00725067">
            <w:rPr>
              <w:rFonts w:asciiTheme="majorHAnsi" w:hAnsiTheme="majorHAnsi" w:cs="Calibri"/>
              <w:b/>
              <w:bCs/>
              <w:color w:val="153D63" w:themeColor="text2" w:themeTint="E6"/>
              <w:sz w:val="32"/>
              <w:szCs w:val="32"/>
            </w:rPr>
            <w:t>6</w:t>
          </w:r>
          <w:commentRangeEnd w:id="0"/>
          <w:r w:rsidR="00EE791A" w:rsidRPr="00725067">
            <w:rPr>
              <w:rStyle w:val="CommentReference"/>
              <w:rFonts w:asciiTheme="majorHAnsi" w:hAnsiTheme="majorHAnsi" w:cs="Calibri"/>
              <w:b/>
              <w:bCs/>
              <w:color w:val="153D63" w:themeColor="text2" w:themeTint="E6"/>
              <w:sz w:val="32"/>
              <w:szCs w:val="32"/>
            </w:rPr>
            <w:commentReference w:id="0"/>
          </w:r>
        </w:p>
        <w:p w14:paraId="2FBA3FFF" w14:textId="77777777" w:rsidR="00FD4450" w:rsidRPr="009B1848" w:rsidRDefault="00FD4450" w:rsidP="00FD4450">
          <w:pPr>
            <w:widowControl w:val="0"/>
            <w:jc w:val="center"/>
            <w:rPr>
              <w:b/>
              <w:bCs/>
              <w:color w:val="153D63" w:themeColor="text2" w:themeTint="E6"/>
            </w:rPr>
          </w:pPr>
        </w:p>
        <w:p w14:paraId="1735D655" w14:textId="77777777" w:rsidR="00FD4450" w:rsidRDefault="00FD4450" w:rsidP="00FD4450"/>
        <w:p w14:paraId="478501AF" w14:textId="77777777" w:rsidR="00FD4450" w:rsidRDefault="00FD4450">
          <w:pPr>
            <w:pStyle w:val="TOCHeading"/>
          </w:pPr>
        </w:p>
        <w:p w14:paraId="5DDB1DB6" w14:textId="77777777" w:rsidR="00FD4450" w:rsidRDefault="00FD4450">
          <w:pPr>
            <w:rPr>
              <w:rFonts w:asciiTheme="majorHAnsi" w:eastAsiaTheme="majorEastAsia" w:hAnsiTheme="majorHAnsi" w:cstheme="majorBidi"/>
              <w:color w:val="0F4761" w:themeColor="accent1" w:themeShade="BF"/>
              <w:sz w:val="32"/>
              <w:szCs w:val="32"/>
            </w:rPr>
          </w:pPr>
          <w:r>
            <w:br w:type="page"/>
          </w:r>
        </w:p>
        <w:p w14:paraId="520B214A" w14:textId="549E7429" w:rsidR="009277D7" w:rsidRDefault="009277D7">
          <w:pPr>
            <w:pStyle w:val="TOCHeading"/>
          </w:pPr>
          <w:r>
            <w:lastRenderedPageBreak/>
            <w:t>Contents</w:t>
          </w:r>
        </w:p>
        <w:commentRangeStart w:id="1"/>
        <w:commentRangeStart w:id="2"/>
        <w:p w14:paraId="32E4565A" w14:textId="7A103DC0" w:rsidR="004B0094" w:rsidRDefault="009277D7">
          <w:pPr>
            <w:pStyle w:val="TOC1"/>
            <w:tabs>
              <w:tab w:val="right" w:leader="dot" w:pos="12950"/>
            </w:tabs>
            <w:rPr>
              <w:rFonts w:eastAsiaTheme="minorEastAsia"/>
              <w:noProof/>
            </w:rPr>
          </w:pPr>
          <w:r>
            <w:fldChar w:fldCharType="begin"/>
          </w:r>
          <w:r>
            <w:instrText xml:space="preserve"> TOC \o "1-3" \h \z \u </w:instrText>
          </w:r>
          <w:r>
            <w:fldChar w:fldCharType="separate"/>
          </w:r>
          <w:hyperlink w:anchor="_Toc230252225" w:history="1">
            <w:r w:rsidR="004B0094" w:rsidRPr="000B7990">
              <w:rPr>
                <w:rStyle w:val="Hyperlink"/>
                <w:noProof/>
              </w:rPr>
              <w:t>Enterprise Architecture (EA) – Optional Outcomes Maturity Criteria</w:t>
            </w:r>
            <w:r w:rsidR="004B0094">
              <w:rPr>
                <w:noProof/>
                <w:webHidden/>
              </w:rPr>
              <w:tab/>
            </w:r>
            <w:r w:rsidR="004B0094">
              <w:rPr>
                <w:noProof/>
                <w:webHidden/>
              </w:rPr>
              <w:fldChar w:fldCharType="begin"/>
            </w:r>
            <w:r w:rsidR="004B0094">
              <w:rPr>
                <w:noProof/>
                <w:webHidden/>
              </w:rPr>
              <w:instrText xml:space="preserve"> PAGEREF _Toc230252225 \h </w:instrText>
            </w:r>
            <w:r w:rsidR="004B0094">
              <w:rPr>
                <w:noProof/>
                <w:webHidden/>
              </w:rPr>
            </w:r>
            <w:r w:rsidR="004B0094">
              <w:rPr>
                <w:noProof/>
                <w:webHidden/>
              </w:rPr>
              <w:fldChar w:fldCharType="separate"/>
            </w:r>
            <w:r w:rsidR="004B0094">
              <w:rPr>
                <w:noProof/>
                <w:webHidden/>
              </w:rPr>
              <w:t>5</w:t>
            </w:r>
            <w:r w:rsidR="004B0094">
              <w:rPr>
                <w:noProof/>
                <w:webHidden/>
              </w:rPr>
              <w:fldChar w:fldCharType="end"/>
            </w:r>
          </w:hyperlink>
        </w:p>
        <w:p w14:paraId="7CD199A0" w14:textId="04A10A2A" w:rsidR="004B0094" w:rsidRDefault="004B0094">
          <w:pPr>
            <w:pStyle w:val="TOC2"/>
            <w:tabs>
              <w:tab w:val="right" w:leader="dot" w:pos="12950"/>
            </w:tabs>
            <w:rPr>
              <w:rFonts w:eastAsiaTheme="minorEastAsia"/>
              <w:noProof/>
            </w:rPr>
          </w:pPr>
          <w:hyperlink w:anchor="_Toc230252226" w:history="1">
            <w:r w:rsidRPr="000B7990">
              <w:rPr>
                <w:rStyle w:val="Hyperlink"/>
                <w:noProof/>
              </w:rPr>
              <w:t>Table 1: Aspect – Culture &amp; Mindset</w:t>
            </w:r>
            <w:r>
              <w:rPr>
                <w:noProof/>
                <w:webHidden/>
              </w:rPr>
              <w:tab/>
            </w:r>
            <w:r>
              <w:rPr>
                <w:noProof/>
                <w:webHidden/>
              </w:rPr>
              <w:fldChar w:fldCharType="begin"/>
            </w:r>
            <w:r>
              <w:rPr>
                <w:noProof/>
                <w:webHidden/>
              </w:rPr>
              <w:instrText xml:space="preserve"> PAGEREF _Toc230252226 \h </w:instrText>
            </w:r>
            <w:r>
              <w:rPr>
                <w:noProof/>
                <w:webHidden/>
              </w:rPr>
            </w:r>
            <w:r>
              <w:rPr>
                <w:noProof/>
                <w:webHidden/>
              </w:rPr>
              <w:fldChar w:fldCharType="separate"/>
            </w:r>
            <w:r>
              <w:rPr>
                <w:noProof/>
                <w:webHidden/>
              </w:rPr>
              <w:t>5</w:t>
            </w:r>
            <w:r>
              <w:rPr>
                <w:noProof/>
                <w:webHidden/>
              </w:rPr>
              <w:fldChar w:fldCharType="end"/>
            </w:r>
          </w:hyperlink>
        </w:p>
        <w:p w14:paraId="0FFF94A7" w14:textId="419E6690" w:rsidR="004B0094" w:rsidRDefault="004B0094">
          <w:pPr>
            <w:pStyle w:val="TOC2"/>
            <w:tabs>
              <w:tab w:val="right" w:leader="dot" w:pos="12950"/>
            </w:tabs>
            <w:rPr>
              <w:rFonts w:eastAsiaTheme="minorEastAsia"/>
              <w:noProof/>
            </w:rPr>
          </w:pPr>
          <w:hyperlink w:anchor="_Toc230252227" w:history="1">
            <w:r w:rsidRPr="000B7990">
              <w:rPr>
                <w:rStyle w:val="Hyperlink"/>
                <w:noProof/>
              </w:rPr>
              <w:t>Table 2: Aspect – Capability</w:t>
            </w:r>
            <w:r>
              <w:rPr>
                <w:noProof/>
                <w:webHidden/>
              </w:rPr>
              <w:tab/>
            </w:r>
            <w:r>
              <w:rPr>
                <w:noProof/>
                <w:webHidden/>
              </w:rPr>
              <w:fldChar w:fldCharType="begin"/>
            </w:r>
            <w:r>
              <w:rPr>
                <w:noProof/>
                <w:webHidden/>
              </w:rPr>
              <w:instrText xml:space="preserve"> PAGEREF _Toc230252227 \h </w:instrText>
            </w:r>
            <w:r>
              <w:rPr>
                <w:noProof/>
                <w:webHidden/>
              </w:rPr>
            </w:r>
            <w:r>
              <w:rPr>
                <w:noProof/>
                <w:webHidden/>
              </w:rPr>
              <w:fldChar w:fldCharType="separate"/>
            </w:r>
            <w:r>
              <w:rPr>
                <w:noProof/>
                <w:webHidden/>
              </w:rPr>
              <w:t>6</w:t>
            </w:r>
            <w:r>
              <w:rPr>
                <w:noProof/>
                <w:webHidden/>
              </w:rPr>
              <w:fldChar w:fldCharType="end"/>
            </w:r>
          </w:hyperlink>
        </w:p>
        <w:p w14:paraId="5AF67201" w14:textId="20F6F3FA" w:rsidR="004B0094" w:rsidRDefault="004B0094">
          <w:pPr>
            <w:pStyle w:val="TOC2"/>
            <w:tabs>
              <w:tab w:val="right" w:leader="dot" w:pos="12950"/>
            </w:tabs>
            <w:rPr>
              <w:rFonts w:eastAsiaTheme="minorEastAsia"/>
              <w:noProof/>
            </w:rPr>
          </w:pPr>
          <w:hyperlink w:anchor="_Toc230252228" w:history="1">
            <w:r w:rsidRPr="000B7990">
              <w:rPr>
                <w:rStyle w:val="Hyperlink"/>
                <w:noProof/>
              </w:rPr>
              <w:t>Table 3: Aspect – Quality &amp; Consistency</w:t>
            </w:r>
            <w:r>
              <w:rPr>
                <w:noProof/>
                <w:webHidden/>
              </w:rPr>
              <w:tab/>
            </w:r>
            <w:r>
              <w:rPr>
                <w:noProof/>
                <w:webHidden/>
              </w:rPr>
              <w:fldChar w:fldCharType="begin"/>
            </w:r>
            <w:r>
              <w:rPr>
                <w:noProof/>
                <w:webHidden/>
              </w:rPr>
              <w:instrText xml:space="preserve"> PAGEREF _Toc230252228 \h </w:instrText>
            </w:r>
            <w:r>
              <w:rPr>
                <w:noProof/>
                <w:webHidden/>
              </w:rPr>
            </w:r>
            <w:r>
              <w:rPr>
                <w:noProof/>
                <w:webHidden/>
              </w:rPr>
              <w:fldChar w:fldCharType="separate"/>
            </w:r>
            <w:r>
              <w:rPr>
                <w:noProof/>
                <w:webHidden/>
              </w:rPr>
              <w:t>7</w:t>
            </w:r>
            <w:r>
              <w:rPr>
                <w:noProof/>
                <w:webHidden/>
              </w:rPr>
              <w:fldChar w:fldCharType="end"/>
            </w:r>
          </w:hyperlink>
        </w:p>
        <w:p w14:paraId="3B807811" w14:textId="6EF600FC" w:rsidR="004B0094" w:rsidRDefault="004B0094">
          <w:pPr>
            <w:pStyle w:val="TOC2"/>
            <w:tabs>
              <w:tab w:val="right" w:leader="dot" w:pos="12950"/>
            </w:tabs>
            <w:rPr>
              <w:rFonts w:eastAsiaTheme="minorEastAsia"/>
              <w:noProof/>
            </w:rPr>
          </w:pPr>
          <w:hyperlink w:anchor="_Toc230252229" w:history="1">
            <w:r w:rsidRPr="000B7990">
              <w:rPr>
                <w:rStyle w:val="Hyperlink"/>
                <w:noProof/>
              </w:rPr>
              <w:t>Table 4: Aspect – Alignment to Goals &amp; Priorities</w:t>
            </w:r>
            <w:r>
              <w:rPr>
                <w:noProof/>
                <w:webHidden/>
              </w:rPr>
              <w:tab/>
            </w:r>
            <w:r>
              <w:rPr>
                <w:noProof/>
                <w:webHidden/>
              </w:rPr>
              <w:fldChar w:fldCharType="begin"/>
            </w:r>
            <w:r>
              <w:rPr>
                <w:noProof/>
                <w:webHidden/>
              </w:rPr>
              <w:instrText xml:space="preserve"> PAGEREF _Toc230252229 \h </w:instrText>
            </w:r>
            <w:r>
              <w:rPr>
                <w:noProof/>
                <w:webHidden/>
              </w:rPr>
            </w:r>
            <w:r>
              <w:rPr>
                <w:noProof/>
                <w:webHidden/>
              </w:rPr>
              <w:fldChar w:fldCharType="separate"/>
            </w:r>
            <w:r>
              <w:rPr>
                <w:noProof/>
                <w:webHidden/>
              </w:rPr>
              <w:t>8</w:t>
            </w:r>
            <w:r>
              <w:rPr>
                <w:noProof/>
                <w:webHidden/>
              </w:rPr>
              <w:fldChar w:fldCharType="end"/>
            </w:r>
          </w:hyperlink>
        </w:p>
        <w:p w14:paraId="4A8AE6A3" w14:textId="4233F430" w:rsidR="004B0094" w:rsidRDefault="004B0094">
          <w:pPr>
            <w:pStyle w:val="TOC2"/>
            <w:tabs>
              <w:tab w:val="right" w:leader="dot" w:pos="12950"/>
            </w:tabs>
            <w:rPr>
              <w:rFonts w:eastAsiaTheme="minorEastAsia"/>
              <w:noProof/>
            </w:rPr>
          </w:pPr>
          <w:hyperlink w:anchor="_Toc230252230" w:history="1">
            <w:r w:rsidRPr="000B7990">
              <w:rPr>
                <w:rStyle w:val="Hyperlink"/>
                <w:noProof/>
              </w:rPr>
              <w:t>Table 5: Aspect – Use of Metrics</w:t>
            </w:r>
            <w:r>
              <w:rPr>
                <w:noProof/>
                <w:webHidden/>
              </w:rPr>
              <w:tab/>
            </w:r>
            <w:r>
              <w:rPr>
                <w:noProof/>
                <w:webHidden/>
              </w:rPr>
              <w:fldChar w:fldCharType="begin"/>
            </w:r>
            <w:r>
              <w:rPr>
                <w:noProof/>
                <w:webHidden/>
              </w:rPr>
              <w:instrText xml:space="preserve"> PAGEREF _Toc230252230 \h </w:instrText>
            </w:r>
            <w:r>
              <w:rPr>
                <w:noProof/>
                <w:webHidden/>
              </w:rPr>
            </w:r>
            <w:r>
              <w:rPr>
                <w:noProof/>
                <w:webHidden/>
              </w:rPr>
              <w:fldChar w:fldCharType="separate"/>
            </w:r>
            <w:r>
              <w:rPr>
                <w:noProof/>
                <w:webHidden/>
              </w:rPr>
              <w:t>9</w:t>
            </w:r>
            <w:r>
              <w:rPr>
                <w:noProof/>
                <w:webHidden/>
              </w:rPr>
              <w:fldChar w:fldCharType="end"/>
            </w:r>
          </w:hyperlink>
        </w:p>
        <w:p w14:paraId="4DBED979" w14:textId="4C5A8F30" w:rsidR="004B0094" w:rsidRDefault="004B0094">
          <w:pPr>
            <w:pStyle w:val="TOC2"/>
            <w:tabs>
              <w:tab w:val="right" w:leader="dot" w:pos="12950"/>
            </w:tabs>
            <w:rPr>
              <w:rFonts w:eastAsiaTheme="minorEastAsia"/>
              <w:noProof/>
            </w:rPr>
          </w:pPr>
          <w:hyperlink w:anchor="_Toc230252231" w:history="1">
            <w:r w:rsidRPr="000B7990">
              <w:rPr>
                <w:rStyle w:val="Hyperlink"/>
                <w:noProof/>
              </w:rPr>
              <w:t>Table 6: Aspect – Reusability &amp; Integration</w:t>
            </w:r>
            <w:r>
              <w:rPr>
                <w:noProof/>
                <w:webHidden/>
              </w:rPr>
              <w:tab/>
            </w:r>
            <w:r>
              <w:rPr>
                <w:noProof/>
                <w:webHidden/>
              </w:rPr>
              <w:fldChar w:fldCharType="begin"/>
            </w:r>
            <w:r>
              <w:rPr>
                <w:noProof/>
                <w:webHidden/>
              </w:rPr>
              <w:instrText xml:space="preserve"> PAGEREF _Toc230252231 \h </w:instrText>
            </w:r>
            <w:r>
              <w:rPr>
                <w:noProof/>
                <w:webHidden/>
              </w:rPr>
            </w:r>
            <w:r>
              <w:rPr>
                <w:noProof/>
                <w:webHidden/>
              </w:rPr>
              <w:fldChar w:fldCharType="separate"/>
            </w:r>
            <w:r>
              <w:rPr>
                <w:noProof/>
                <w:webHidden/>
              </w:rPr>
              <w:t>10</w:t>
            </w:r>
            <w:r>
              <w:rPr>
                <w:noProof/>
                <w:webHidden/>
              </w:rPr>
              <w:fldChar w:fldCharType="end"/>
            </w:r>
          </w:hyperlink>
        </w:p>
        <w:p w14:paraId="2DA9E421" w14:textId="6DFBD571" w:rsidR="004B0094" w:rsidRDefault="004B0094">
          <w:pPr>
            <w:pStyle w:val="TOC1"/>
            <w:tabs>
              <w:tab w:val="right" w:leader="dot" w:pos="12950"/>
            </w:tabs>
            <w:rPr>
              <w:rFonts w:eastAsiaTheme="minorEastAsia"/>
              <w:noProof/>
            </w:rPr>
          </w:pPr>
          <w:hyperlink w:anchor="_Toc230252232" w:history="1">
            <w:r w:rsidRPr="000B7990">
              <w:rPr>
                <w:rStyle w:val="Hyperlink"/>
                <w:rFonts w:ascii="Aptos Display" w:eastAsia="Aptos Display" w:hAnsi="Aptos Display" w:cs="Aptos Display"/>
                <w:noProof/>
              </w:rPr>
              <w:t>Enterprise Architecture (EA) – Optional Roles Maturity Criteria</w:t>
            </w:r>
            <w:r>
              <w:rPr>
                <w:noProof/>
                <w:webHidden/>
              </w:rPr>
              <w:tab/>
            </w:r>
            <w:r>
              <w:rPr>
                <w:noProof/>
                <w:webHidden/>
              </w:rPr>
              <w:fldChar w:fldCharType="begin"/>
            </w:r>
            <w:r>
              <w:rPr>
                <w:noProof/>
                <w:webHidden/>
              </w:rPr>
              <w:instrText xml:space="preserve"> PAGEREF _Toc230252232 \h </w:instrText>
            </w:r>
            <w:r>
              <w:rPr>
                <w:noProof/>
                <w:webHidden/>
              </w:rPr>
            </w:r>
            <w:r>
              <w:rPr>
                <w:noProof/>
                <w:webHidden/>
              </w:rPr>
              <w:fldChar w:fldCharType="separate"/>
            </w:r>
            <w:r>
              <w:rPr>
                <w:noProof/>
                <w:webHidden/>
              </w:rPr>
              <w:t>11</w:t>
            </w:r>
            <w:r>
              <w:rPr>
                <w:noProof/>
                <w:webHidden/>
              </w:rPr>
              <w:fldChar w:fldCharType="end"/>
            </w:r>
          </w:hyperlink>
        </w:p>
        <w:p w14:paraId="69A1926A" w14:textId="1501C6AE" w:rsidR="004B0094" w:rsidRDefault="004B0094">
          <w:pPr>
            <w:pStyle w:val="TOC2"/>
            <w:tabs>
              <w:tab w:val="right" w:leader="dot" w:pos="12950"/>
            </w:tabs>
            <w:rPr>
              <w:rFonts w:eastAsiaTheme="minorEastAsia"/>
              <w:noProof/>
            </w:rPr>
          </w:pPr>
          <w:hyperlink w:anchor="_Toc230252233" w:history="1">
            <w:r w:rsidRPr="000B7990">
              <w:rPr>
                <w:rStyle w:val="Hyperlink"/>
                <w:noProof/>
              </w:rPr>
              <w:t>Table 7: Aspect – Organizational Goals Alignment</w:t>
            </w:r>
            <w:r>
              <w:rPr>
                <w:noProof/>
                <w:webHidden/>
              </w:rPr>
              <w:tab/>
            </w:r>
            <w:r>
              <w:rPr>
                <w:noProof/>
                <w:webHidden/>
              </w:rPr>
              <w:fldChar w:fldCharType="begin"/>
            </w:r>
            <w:r>
              <w:rPr>
                <w:noProof/>
                <w:webHidden/>
              </w:rPr>
              <w:instrText xml:space="preserve"> PAGEREF _Toc230252233 \h </w:instrText>
            </w:r>
            <w:r>
              <w:rPr>
                <w:noProof/>
                <w:webHidden/>
              </w:rPr>
            </w:r>
            <w:r>
              <w:rPr>
                <w:noProof/>
                <w:webHidden/>
              </w:rPr>
              <w:fldChar w:fldCharType="separate"/>
            </w:r>
            <w:r>
              <w:rPr>
                <w:noProof/>
                <w:webHidden/>
              </w:rPr>
              <w:t>11</w:t>
            </w:r>
            <w:r>
              <w:rPr>
                <w:noProof/>
                <w:webHidden/>
              </w:rPr>
              <w:fldChar w:fldCharType="end"/>
            </w:r>
          </w:hyperlink>
        </w:p>
        <w:p w14:paraId="767AD0D5" w14:textId="4036A0FE" w:rsidR="004B0094" w:rsidRDefault="004B0094">
          <w:pPr>
            <w:pStyle w:val="TOC2"/>
            <w:tabs>
              <w:tab w:val="right" w:leader="dot" w:pos="12950"/>
            </w:tabs>
            <w:rPr>
              <w:rFonts w:eastAsiaTheme="minorEastAsia"/>
              <w:noProof/>
            </w:rPr>
          </w:pPr>
          <w:hyperlink w:anchor="_Toc230252234" w:history="1">
            <w:r w:rsidRPr="000B7990">
              <w:rPr>
                <w:rStyle w:val="Hyperlink"/>
                <w:noProof/>
              </w:rPr>
              <w:t>Table 8: Aspect – Governance &amp; Standardization</w:t>
            </w:r>
            <w:r>
              <w:rPr>
                <w:noProof/>
                <w:webHidden/>
              </w:rPr>
              <w:tab/>
            </w:r>
            <w:r>
              <w:rPr>
                <w:noProof/>
                <w:webHidden/>
              </w:rPr>
              <w:fldChar w:fldCharType="begin"/>
            </w:r>
            <w:r>
              <w:rPr>
                <w:noProof/>
                <w:webHidden/>
              </w:rPr>
              <w:instrText xml:space="preserve"> PAGEREF _Toc230252234 \h </w:instrText>
            </w:r>
            <w:r>
              <w:rPr>
                <w:noProof/>
                <w:webHidden/>
              </w:rPr>
            </w:r>
            <w:r>
              <w:rPr>
                <w:noProof/>
                <w:webHidden/>
              </w:rPr>
              <w:fldChar w:fldCharType="separate"/>
            </w:r>
            <w:r>
              <w:rPr>
                <w:noProof/>
                <w:webHidden/>
              </w:rPr>
              <w:t>12</w:t>
            </w:r>
            <w:r>
              <w:rPr>
                <w:noProof/>
                <w:webHidden/>
              </w:rPr>
              <w:fldChar w:fldCharType="end"/>
            </w:r>
          </w:hyperlink>
        </w:p>
        <w:p w14:paraId="60AA83E6" w14:textId="2719BF95" w:rsidR="004B0094" w:rsidRDefault="004B0094">
          <w:pPr>
            <w:pStyle w:val="TOC2"/>
            <w:tabs>
              <w:tab w:val="right" w:leader="dot" w:pos="12950"/>
            </w:tabs>
            <w:rPr>
              <w:rFonts w:eastAsiaTheme="minorEastAsia"/>
              <w:noProof/>
            </w:rPr>
          </w:pPr>
          <w:hyperlink w:anchor="_Toc230252235" w:history="1">
            <w:r w:rsidRPr="000B7990">
              <w:rPr>
                <w:rStyle w:val="Hyperlink"/>
                <w:noProof/>
              </w:rPr>
              <w:t>Table 9: Aspect – Communication (Internal / External)</w:t>
            </w:r>
            <w:r>
              <w:rPr>
                <w:noProof/>
                <w:webHidden/>
              </w:rPr>
              <w:tab/>
            </w:r>
            <w:r>
              <w:rPr>
                <w:noProof/>
                <w:webHidden/>
              </w:rPr>
              <w:fldChar w:fldCharType="begin"/>
            </w:r>
            <w:r>
              <w:rPr>
                <w:noProof/>
                <w:webHidden/>
              </w:rPr>
              <w:instrText xml:space="preserve"> PAGEREF _Toc230252235 \h </w:instrText>
            </w:r>
            <w:r>
              <w:rPr>
                <w:noProof/>
                <w:webHidden/>
              </w:rPr>
            </w:r>
            <w:r>
              <w:rPr>
                <w:noProof/>
                <w:webHidden/>
              </w:rPr>
              <w:fldChar w:fldCharType="separate"/>
            </w:r>
            <w:r>
              <w:rPr>
                <w:noProof/>
                <w:webHidden/>
              </w:rPr>
              <w:t>13</w:t>
            </w:r>
            <w:r>
              <w:rPr>
                <w:noProof/>
                <w:webHidden/>
              </w:rPr>
              <w:fldChar w:fldCharType="end"/>
            </w:r>
          </w:hyperlink>
        </w:p>
        <w:p w14:paraId="0892E673" w14:textId="637FE72E" w:rsidR="004B0094" w:rsidRDefault="004B0094">
          <w:pPr>
            <w:pStyle w:val="TOC2"/>
            <w:tabs>
              <w:tab w:val="right" w:leader="dot" w:pos="12950"/>
            </w:tabs>
            <w:rPr>
              <w:rFonts w:eastAsiaTheme="minorEastAsia"/>
              <w:noProof/>
            </w:rPr>
          </w:pPr>
          <w:hyperlink w:anchor="_Toc230252236" w:history="1">
            <w:r w:rsidRPr="000B7990">
              <w:rPr>
                <w:rStyle w:val="Hyperlink"/>
                <w:noProof/>
              </w:rPr>
              <w:t>Table 10: Aspect – Culture &amp; Leadership</w:t>
            </w:r>
            <w:r>
              <w:rPr>
                <w:noProof/>
                <w:webHidden/>
              </w:rPr>
              <w:tab/>
            </w:r>
            <w:r>
              <w:rPr>
                <w:noProof/>
                <w:webHidden/>
              </w:rPr>
              <w:fldChar w:fldCharType="begin"/>
            </w:r>
            <w:r>
              <w:rPr>
                <w:noProof/>
                <w:webHidden/>
              </w:rPr>
              <w:instrText xml:space="preserve"> PAGEREF _Toc230252236 \h </w:instrText>
            </w:r>
            <w:r>
              <w:rPr>
                <w:noProof/>
                <w:webHidden/>
              </w:rPr>
            </w:r>
            <w:r>
              <w:rPr>
                <w:noProof/>
                <w:webHidden/>
              </w:rPr>
              <w:fldChar w:fldCharType="separate"/>
            </w:r>
            <w:r>
              <w:rPr>
                <w:noProof/>
                <w:webHidden/>
              </w:rPr>
              <w:t>14</w:t>
            </w:r>
            <w:r>
              <w:rPr>
                <w:noProof/>
                <w:webHidden/>
              </w:rPr>
              <w:fldChar w:fldCharType="end"/>
            </w:r>
          </w:hyperlink>
        </w:p>
        <w:p w14:paraId="069F7FBB" w14:textId="49DA6575" w:rsidR="004B0094" w:rsidRDefault="004B0094">
          <w:pPr>
            <w:pStyle w:val="TOC2"/>
            <w:tabs>
              <w:tab w:val="right" w:leader="dot" w:pos="12950"/>
            </w:tabs>
            <w:rPr>
              <w:rFonts w:eastAsiaTheme="minorEastAsia"/>
              <w:noProof/>
            </w:rPr>
          </w:pPr>
          <w:hyperlink w:anchor="_Toc230252237" w:history="1">
            <w:r w:rsidRPr="000B7990">
              <w:rPr>
                <w:rStyle w:val="Hyperlink"/>
                <w:noProof/>
              </w:rPr>
              <w:t>Table 11: Aspect – Resourcing Capacity (Staffing, Training, Recruitment)</w:t>
            </w:r>
            <w:r>
              <w:rPr>
                <w:noProof/>
                <w:webHidden/>
              </w:rPr>
              <w:tab/>
            </w:r>
            <w:r>
              <w:rPr>
                <w:noProof/>
                <w:webHidden/>
              </w:rPr>
              <w:fldChar w:fldCharType="begin"/>
            </w:r>
            <w:r>
              <w:rPr>
                <w:noProof/>
                <w:webHidden/>
              </w:rPr>
              <w:instrText xml:space="preserve"> PAGEREF _Toc230252237 \h </w:instrText>
            </w:r>
            <w:r>
              <w:rPr>
                <w:noProof/>
                <w:webHidden/>
              </w:rPr>
            </w:r>
            <w:r>
              <w:rPr>
                <w:noProof/>
                <w:webHidden/>
              </w:rPr>
              <w:fldChar w:fldCharType="separate"/>
            </w:r>
            <w:r>
              <w:rPr>
                <w:noProof/>
                <w:webHidden/>
              </w:rPr>
              <w:t>15</w:t>
            </w:r>
            <w:r>
              <w:rPr>
                <w:noProof/>
                <w:webHidden/>
              </w:rPr>
              <w:fldChar w:fldCharType="end"/>
            </w:r>
          </w:hyperlink>
        </w:p>
        <w:p w14:paraId="2FF3D405" w14:textId="0C43E270" w:rsidR="004B0094" w:rsidRDefault="004B0094">
          <w:pPr>
            <w:pStyle w:val="TOC1"/>
            <w:tabs>
              <w:tab w:val="right" w:leader="dot" w:pos="12950"/>
            </w:tabs>
            <w:rPr>
              <w:rFonts w:eastAsiaTheme="minorEastAsia"/>
              <w:noProof/>
            </w:rPr>
          </w:pPr>
          <w:hyperlink w:anchor="_Toc230252238" w:history="1">
            <w:r w:rsidRPr="000B7990">
              <w:rPr>
                <w:rStyle w:val="Hyperlink"/>
                <w:noProof/>
              </w:rPr>
              <w:t>Enterprise Architecture (EA)</w:t>
            </w:r>
            <w:r>
              <w:rPr>
                <w:noProof/>
                <w:webHidden/>
              </w:rPr>
              <w:tab/>
            </w:r>
            <w:r>
              <w:rPr>
                <w:noProof/>
                <w:webHidden/>
              </w:rPr>
              <w:fldChar w:fldCharType="begin"/>
            </w:r>
            <w:r>
              <w:rPr>
                <w:noProof/>
                <w:webHidden/>
              </w:rPr>
              <w:instrText xml:space="preserve"> PAGEREF _Toc230252238 \h </w:instrText>
            </w:r>
            <w:r>
              <w:rPr>
                <w:noProof/>
                <w:webHidden/>
              </w:rPr>
            </w:r>
            <w:r>
              <w:rPr>
                <w:noProof/>
                <w:webHidden/>
              </w:rPr>
              <w:fldChar w:fldCharType="separate"/>
            </w:r>
            <w:r>
              <w:rPr>
                <w:noProof/>
                <w:webHidden/>
              </w:rPr>
              <w:t>16</w:t>
            </w:r>
            <w:r>
              <w:rPr>
                <w:noProof/>
                <w:webHidden/>
              </w:rPr>
              <w:fldChar w:fldCharType="end"/>
            </w:r>
          </w:hyperlink>
        </w:p>
        <w:p w14:paraId="3819884D" w14:textId="3160660E" w:rsidR="004B0094" w:rsidRDefault="004B0094">
          <w:pPr>
            <w:pStyle w:val="TOC2"/>
            <w:tabs>
              <w:tab w:val="right" w:leader="dot" w:pos="12950"/>
            </w:tabs>
            <w:rPr>
              <w:rFonts w:eastAsiaTheme="minorEastAsia"/>
              <w:noProof/>
            </w:rPr>
          </w:pPr>
          <w:hyperlink w:anchor="_Toc230252239" w:history="1">
            <w:r w:rsidRPr="000B7990">
              <w:rPr>
                <w:rStyle w:val="Hyperlink"/>
                <w:noProof/>
              </w:rPr>
              <w:t>Table 12: Aspect – Business Capability</w:t>
            </w:r>
            <w:r>
              <w:rPr>
                <w:noProof/>
                <w:webHidden/>
              </w:rPr>
              <w:tab/>
            </w:r>
            <w:r>
              <w:rPr>
                <w:noProof/>
                <w:webHidden/>
              </w:rPr>
              <w:fldChar w:fldCharType="begin"/>
            </w:r>
            <w:r>
              <w:rPr>
                <w:noProof/>
                <w:webHidden/>
              </w:rPr>
              <w:instrText xml:space="preserve"> PAGEREF _Toc230252239 \h </w:instrText>
            </w:r>
            <w:r>
              <w:rPr>
                <w:noProof/>
                <w:webHidden/>
              </w:rPr>
            </w:r>
            <w:r>
              <w:rPr>
                <w:noProof/>
                <w:webHidden/>
              </w:rPr>
              <w:fldChar w:fldCharType="separate"/>
            </w:r>
            <w:r>
              <w:rPr>
                <w:noProof/>
                <w:webHidden/>
              </w:rPr>
              <w:t>16</w:t>
            </w:r>
            <w:r>
              <w:rPr>
                <w:noProof/>
                <w:webHidden/>
              </w:rPr>
              <w:fldChar w:fldCharType="end"/>
            </w:r>
          </w:hyperlink>
        </w:p>
        <w:p w14:paraId="468ECC90" w14:textId="2D1608FC" w:rsidR="004B0094" w:rsidRDefault="004B0094">
          <w:pPr>
            <w:pStyle w:val="TOC2"/>
            <w:tabs>
              <w:tab w:val="right" w:leader="dot" w:pos="12950"/>
            </w:tabs>
            <w:rPr>
              <w:rFonts w:eastAsiaTheme="minorEastAsia"/>
              <w:noProof/>
            </w:rPr>
          </w:pPr>
          <w:hyperlink w:anchor="_Toc230252240" w:history="1">
            <w:r w:rsidRPr="000B7990">
              <w:rPr>
                <w:rStyle w:val="Hyperlink"/>
                <w:noProof/>
              </w:rPr>
              <w:t>Table 13: Aspect – Enterprise Architecture</w:t>
            </w:r>
            <w:r>
              <w:rPr>
                <w:noProof/>
                <w:webHidden/>
              </w:rPr>
              <w:tab/>
            </w:r>
            <w:r>
              <w:rPr>
                <w:noProof/>
                <w:webHidden/>
              </w:rPr>
              <w:fldChar w:fldCharType="begin"/>
            </w:r>
            <w:r>
              <w:rPr>
                <w:noProof/>
                <w:webHidden/>
              </w:rPr>
              <w:instrText xml:space="preserve"> PAGEREF _Toc230252240 \h </w:instrText>
            </w:r>
            <w:r>
              <w:rPr>
                <w:noProof/>
                <w:webHidden/>
              </w:rPr>
            </w:r>
            <w:r>
              <w:rPr>
                <w:noProof/>
                <w:webHidden/>
              </w:rPr>
              <w:fldChar w:fldCharType="separate"/>
            </w:r>
            <w:r>
              <w:rPr>
                <w:noProof/>
                <w:webHidden/>
              </w:rPr>
              <w:t>19</w:t>
            </w:r>
            <w:r>
              <w:rPr>
                <w:noProof/>
                <w:webHidden/>
              </w:rPr>
              <w:fldChar w:fldCharType="end"/>
            </w:r>
          </w:hyperlink>
        </w:p>
        <w:p w14:paraId="6F4A7AF0" w14:textId="1F4957F0" w:rsidR="004B0094" w:rsidRDefault="004B0094">
          <w:pPr>
            <w:pStyle w:val="TOC2"/>
            <w:tabs>
              <w:tab w:val="right" w:leader="dot" w:pos="12950"/>
            </w:tabs>
            <w:rPr>
              <w:rFonts w:eastAsiaTheme="minorEastAsia"/>
              <w:noProof/>
            </w:rPr>
          </w:pPr>
          <w:hyperlink w:anchor="_Toc230252241" w:history="1">
            <w:r w:rsidRPr="000B7990">
              <w:rPr>
                <w:rStyle w:val="Hyperlink"/>
                <w:noProof/>
              </w:rPr>
              <w:t>Table 14: Aspect – Policy Management</w:t>
            </w:r>
            <w:r>
              <w:rPr>
                <w:noProof/>
                <w:webHidden/>
              </w:rPr>
              <w:tab/>
            </w:r>
            <w:r>
              <w:rPr>
                <w:noProof/>
                <w:webHidden/>
              </w:rPr>
              <w:fldChar w:fldCharType="begin"/>
            </w:r>
            <w:r>
              <w:rPr>
                <w:noProof/>
                <w:webHidden/>
              </w:rPr>
              <w:instrText xml:space="preserve"> PAGEREF _Toc230252241 \h </w:instrText>
            </w:r>
            <w:r>
              <w:rPr>
                <w:noProof/>
                <w:webHidden/>
              </w:rPr>
            </w:r>
            <w:r>
              <w:rPr>
                <w:noProof/>
                <w:webHidden/>
              </w:rPr>
              <w:fldChar w:fldCharType="separate"/>
            </w:r>
            <w:r>
              <w:rPr>
                <w:noProof/>
                <w:webHidden/>
              </w:rPr>
              <w:t>22</w:t>
            </w:r>
            <w:r>
              <w:rPr>
                <w:noProof/>
                <w:webHidden/>
              </w:rPr>
              <w:fldChar w:fldCharType="end"/>
            </w:r>
          </w:hyperlink>
        </w:p>
        <w:p w14:paraId="175B4619" w14:textId="53C95D77" w:rsidR="004B0094" w:rsidRDefault="004B0094">
          <w:pPr>
            <w:pStyle w:val="TOC2"/>
            <w:tabs>
              <w:tab w:val="right" w:leader="dot" w:pos="12950"/>
            </w:tabs>
            <w:rPr>
              <w:rFonts w:eastAsiaTheme="minorEastAsia"/>
              <w:noProof/>
            </w:rPr>
          </w:pPr>
          <w:hyperlink w:anchor="_Toc230252242" w:history="1">
            <w:r w:rsidRPr="000B7990">
              <w:rPr>
                <w:rStyle w:val="Hyperlink"/>
                <w:noProof/>
              </w:rPr>
              <w:t>Table 15: Aspect – Strategic Planning</w:t>
            </w:r>
            <w:r>
              <w:rPr>
                <w:noProof/>
                <w:webHidden/>
              </w:rPr>
              <w:tab/>
            </w:r>
            <w:r>
              <w:rPr>
                <w:noProof/>
                <w:webHidden/>
              </w:rPr>
              <w:fldChar w:fldCharType="begin"/>
            </w:r>
            <w:r>
              <w:rPr>
                <w:noProof/>
                <w:webHidden/>
              </w:rPr>
              <w:instrText xml:space="preserve"> PAGEREF _Toc230252242 \h </w:instrText>
            </w:r>
            <w:r>
              <w:rPr>
                <w:noProof/>
                <w:webHidden/>
              </w:rPr>
            </w:r>
            <w:r>
              <w:rPr>
                <w:noProof/>
                <w:webHidden/>
              </w:rPr>
              <w:fldChar w:fldCharType="separate"/>
            </w:r>
            <w:r>
              <w:rPr>
                <w:noProof/>
                <w:webHidden/>
              </w:rPr>
              <w:t>24</w:t>
            </w:r>
            <w:r>
              <w:rPr>
                <w:noProof/>
                <w:webHidden/>
              </w:rPr>
              <w:fldChar w:fldCharType="end"/>
            </w:r>
          </w:hyperlink>
        </w:p>
        <w:p w14:paraId="239CD8C4" w14:textId="5811E64C" w:rsidR="004B0094" w:rsidRDefault="004B0094">
          <w:pPr>
            <w:pStyle w:val="TOC1"/>
            <w:tabs>
              <w:tab w:val="right" w:leader="dot" w:pos="12950"/>
            </w:tabs>
            <w:rPr>
              <w:rFonts w:eastAsiaTheme="minorEastAsia"/>
              <w:noProof/>
            </w:rPr>
          </w:pPr>
          <w:hyperlink w:anchor="_Toc230252243" w:history="1">
            <w:r w:rsidRPr="000B7990">
              <w:rPr>
                <w:rStyle w:val="Hyperlink"/>
                <w:noProof/>
              </w:rPr>
              <w:t>Business Architecture (BA)</w:t>
            </w:r>
            <w:r>
              <w:rPr>
                <w:noProof/>
                <w:webHidden/>
              </w:rPr>
              <w:tab/>
            </w:r>
            <w:r>
              <w:rPr>
                <w:noProof/>
                <w:webHidden/>
              </w:rPr>
              <w:fldChar w:fldCharType="begin"/>
            </w:r>
            <w:r>
              <w:rPr>
                <w:noProof/>
                <w:webHidden/>
              </w:rPr>
              <w:instrText xml:space="preserve"> PAGEREF _Toc230252243 \h </w:instrText>
            </w:r>
            <w:r>
              <w:rPr>
                <w:noProof/>
                <w:webHidden/>
              </w:rPr>
            </w:r>
            <w:r>
              <w:rPr>
                <w:noProof/>
                <w:webHidden/>
              </w:rPr>
              <w:fldChar w:fldCharType="separate"/>
            </w:r>
            <w:r>
              <w:rPr>
                <w:noProof/>
                <w:webHidden/>
              </w:rPr>
              <w:t>26</w:t>
            </w:r>
            <w:r>
              <w:rPr>
                <w:noProof/>
                <w:webHidden/>
              </w:rPr>
              <w:fldChar w:fldCharType="end"/>
            </w:r>
          </w:hyperlink>
        </w:p>
        <w:p w14:paraId="5334AD12" w14:textId="04F23424" w:rsidR="004B0094" w:rsidRDefault="004B0094">
          <w:pPr>
            <w:pStyle w:val="TOC2"/>
            <w:tabs>
              <w:tab w:val="right" w:leader="dot" w:pos="12950"/>
            </w:tabs>
            <w:rPr>
              <w:rFonts w:eastAsiaTheme="minorEastAsia"/>
              <w:noProof/>
            </w:rPr>
          </w:pPr>
          <w:hyperlink w:anchor="_Toc230252244" w:history="1">
            <w:r w:rsidRPr="000B7990">
              <w:rPr>
                <w:rStyle w:val="Hyperlink"/>
                <w:noProof/>
              </w:rPr>
              <w:t>Table 16: Aspect – Business Process Performance</w:t>
            </w:r>
            <w:r>
              <w:rPr>
                <w:noProof/>
                <w:webHidden/>
              </w:rPr>
              <w:tab/>
            </w:r>
            <w:r>
              <w:rPr>
                <w:noProof/>
                <w:webHidden/>
              </w:rPr>
              <w:fldChar w:fldCharType="begin"/>
            </w:r>
            <w:r>
              <w:rPr>
                <w:noProof/>
                <w:webHidden/>
              </w:rPr>
              <w:instrText xml:space="preserve"> PAGEREF _Toc230252244 \h </w:instrText>
            </w:r>
            <w:r>
              <w:rPr>
                <w:noProof/>
                <w:webHidden/>
              </w:rPr>
            </w:r>
            <w:r>
              <w:rPr>
                <w:noProof/>
                <w:webHidden/>
              </w:rPr>
              <w:fldChar w:fldCharType="separate"/>
            </w:r>
            <w:r>
              <w:rPr>
                <w:noProof/>
                <w:webHidden/>
              </w:rPr>
              <w:t>26</w:t>
            </w:r>
            <w:r>
              <w:rPr>
                <w:noProof/>
                <w:webHidden/>
              </w:rPr>
              <w:fldChar w:fldCharType="end"/>
            </w:r>
          </w:hyperlink>
        </w:p>
        <w:p w14:paraId="26E06B86" w14:textId="1DA2F2F8" w:rsidR="004B0094" w:rsidRDefault="004B0094">
          <w:pPr>
            <w:pStyle w:val="TOC2"/>
            <w:tabs>
              <w:tab w:val="right" w:leader="dot" w:pos="12950"/>
            </w:tabs>
            <w:rPr>
              <w:rFonts w:eastAsiaTheme="minorEastAsia"/>
              <w:noProof/>
            </w:rPr>
          </w:pPr>
          <w:hyperlink w:anchor="_Toc230252245" w:history="1">
            <w:r w:rsidRPr="000B7990">
              <w:rPr>
                <w:rStyle w:val="Hyperlink"/>
                <w:noProof/>
              </w:rPr>
              <w:t>Table 17: Aspect – Business Process Documentation</w:t>
            </w:r>
            <w:r>
              <w:rPr>
                <w:noProof/>
                <w:webHidden/>
              </w:rPr>
              <w:tab/>
            </w:r>
            <w:r>
              <w:rPr>
                <w:noProof/>
                <w:webHidden/>
              </w:rPr>
              <w:fldChar w:fldCharType="begin"/>
            </w:r>
            <w:r>
              <w:rPr>
                <w:noProof/>
                <w:webHidden/>
              </w:rPr>
              <w:instrText xml:space="preserve"> PAGEREF _Toc230252245 \h </w:instrText>
            </w:r>
            <w:r>
              <w:rPr>
                <w:noProof/>
                <w:webHidden/>
              </w:rPr>
            </w:r>
            <w:r>
              <w:rPr>
                <w:noProof/>
                <w:webHidden/>
              </w:rPr>
              <w:fldChar w:fldCharType="separate"/>
            </w:r>
            <w:r>
              <w:rPr>
                <w:noProof/>
                <w:webHidden/>
              </w:rPr>
              <w:t>28</w:t>
            </w:r>
            <w:r>
              <w:rPr>
                <w:noProof/>
                <w:webHidden/>
              </w:rPr>
              <w:fldChar w:fldCharType="end"/>
            </w:r>
          </w:hyperlink>
        </w:p>
        <w:p w14:paraId="0A89C14F" w14:textId="04CFE4E2" w:rsidR="004B0094" w:rsidRDefault="004B0094">
          <w:pPr>
            <w:pStyle w:val="TOC2"/>
            <w:tabs>
              <w:tab w:val="right" w:leader="dot" w:pos="12950"/>
            </w:tabs>
            <w:rPr>
              <w:rFonts w:eastAsiaTheme="minorEastAsia"/>
              <w:noProof/>
            </w:rPr>
          </w:pPr>
          <w:hyperlink w:anchor="_Toc230252246" w:history="1">
            <w:r w:rsidRPr="000B7990">
              <w:rPr>
                <w:rStyle w:val="Hyperlink"/>
                <w:noProof/>
              </w:rPr>
              <w:t>Table 18: Aspect – Business Process Governance</w:t>
            </w:r>
            <w:r>
              <w:rPr>
                <w:noProof/>
                <w:webHidden/>
              </w:rPr>
              <w:tab/>
            </w:r>
            <w:r>
              <w:rPr>
                <w:noProof/>
                <w:webHidden/>
              </w:rPr>
              <w:fldChar w:fldCharType="begin"/>
            </w:r>
            <w:r>
              <w:rPr>
                <w:noProof/>
                <w:webHidden/>
              </w:rPr>
              <w:instrText xml:space="preserve"> PAGEREF _Toc230252246 \h </w:instrText>
            </w:r>
            <w:r>
              <w:rPr>
                <w:noProof/>
                <w:webHidden/>
              </w:rPr>
            </w:r>
            <w:r>
              <w:rPr>
                <w:noProof/>
                <w:webHidden/>
              </w:rPr>
              <w:fldChar w:fldCharType="separate"/>
            </w:r>
            <w:r>
              <w:rPr>
                <w:noProof/>
                <w:webHidden/>
              </w:rPr>
              <w:t>30</w:t>
            </w:r>
            <w:r>
              <w:rPr>
                <w:noProof/>
                <w:webHidden/>
              </w:rPr>
              <w:fldChar w:fldCharType="end"/>
            </w:r>
          </w:hyperlink>
        </w:p>
        <w:p w14:paraId="61C9AE11" w14:textId="45385862" w:rsidR="004B0094" w:rsidRDefault="004B0094">
          <w:pPr>
            <w:pStyle w:val="TOC2"/>
            <w:tabs>
              <w:tab w:val="right" w:leader="dot" w:pos="12950"/>
            </w:tabs>
            <w:rPr>
              <w:rFonts w:eastAsiaTheme="minorEastAsia"/>
              <w:noProof/>
            </w:rPr>
          </w:pPr>
          <w:hyperlink w:anchor="_Toc230252247" w:history="1">
            <w:r w:rsidRPr="000B7990">
              <w:rPr>
                <w:rStyle w:val="Hyperlink"/>
                <w:noProof/>
              </w:rPr>
              <w:t>Table 19: Aspect – Business Process Automation</w:t>
            </w:r>
            <w:r>
              <w:rPr>
                <w:noProof/>
                <w:webHidden/>
              </w:rPr>
              <w:tab/>
            </w:r>
            <w:r>
              <w:rPr>
                <w:noProof/>
                <w:webHidden/>
              </w:rPr>
              <w:fldChar w:fldCharType="begin"/>
            </w:r>
            <w:r>
              <w:rPr>
                <w:noProof/>
                <w:webHidden/>
              </w:rPr>
              <w:instrText xml:space="preserve"> PAGEREF _Toc230252247 \h </w:instrText>
            </w:r>
            <w:r>
              <w:rPr>
                <w:noProof/>
                <w:webHidden/>
              </w:rPr>
            </w:r>
            <w:r>
              <w:rPr>
                <w:noProof/>
                <w:webHidden/>
              </w:rPr>
              <w:fldChar w:fldCharType="separate"/>
            </w:r>
            <w:r>
              <w:rPr>
                <w:noProof/>
                <w:webHidden/>
              </w:rPr>
              <w:t>32</w:t>
            </w:r>
            <w:r>
              <w:rPr>
                <w:noProof/>
                <w:webHidden/>
              </w:rPr>
              <w:fldChar w:fldCharType="end"/>
            </w:r>
          </w:hyperlink>
        </w:p>
        <w:p w14:paraId="1127AF20" w14:textId="24B51D35" w:rsidR="004B0094" w:rsidRDefault="004B0094">
          <w:pPr>
            <w:pStyle w:val="TOC2"/>
            <w:tabs>
              <w:tab w:val="right" w:leader="dot" w:pos="12950"/>
            </w:tabs>
            <w:rPr>
              <w:rFonts w:eastAsiaTheme="minorEastAsia"/>
              <w:noProof/>
            </w:rPr>
          </w:pPr>
          <w:hyperlink w:anchor="_Toc230252248" w:history="1">
            <w:r w:rsidRPr="000B7990">
              <w:rPr>
                <w:rStyle w:val="Hyperlink"/>
                <w:noProof/>
              </w:rPr>
              <w:t>Table 20: Aspect – Business Process Reporting</w:t>
            </w:r>
            <w:r>
              <w:rPr>
                <w:noProof/>
                <w:webHidden/>
              </w:rPr>
              <w:tab/>
            </w:r>
            <w:r>
              <w:rPr>
                <w:noProof/>
                <w:webHidden/>
              </w:rPr>
              <w:fldChar w:fldCharType="begin"/>
            </w:r>
            <w:r>
              <w:rPr>
                <w:noProof/>
                <w:webHidden/>
              </w:rPr>
              <w:instrText xml:space="preserve"> PAGEREF _Toc230252248 \h </w:instrText>
            </w:r>
            <w:r>
              <w:rPr>
                <w:noProof/>
                <w:webHidden/>
              </w:rPr>
            </w:r>
            <w:r>
              <w:rPr>
                <w:noProof/>
                <w:webHidden/>
              </w:rPr>
              <w:fldChar w:fldCharType="separate"/>
            </w:r>
            <w:r>
              <w:rPr>
                <w:noProof/>
                <w:webHidden/>
              </w:rPr>
              <w:t>34</w:t>
            </w:r>
            <w:r>
              <w:rPr>
                <w:noProof/>
                <w:webHidden/>
              </w:rPr>
              <w:fldChar w:fldCharType="end"/>
            </w:r>
          </w:hyperlink>
        </w:p>
        <w:p w14:paraId="3A761626" w14:textId="30D34B9F" w:rsidR="004B0094" w:rsidRDefault="004B0094">
          <w:pPr>
            <w:pStyle w:val="TOC1"/>
            <w:tabs>
              <w:tab w:val="right" w:leader="dot" w:pos="12950"/>
            </w:tabs>
            <w:rPr>
              <w:rFonts w:eastAsiaTheme="minorEastAsia"/>
              <w:noProof/>
            </w:rPr>
          </w:pPr>
          <w:hyperlink w:anchor="_Toc230252249" w:history="1">
            <w:r w:rsidRPr="000B7990">
              <w:rPr>
                <w:rStyle w:val="Hyperlink"/>
                <w:noProof/>
              </w:rPr>
              <w:t>Information Architecture (IA)</w:t>
            </w:r>
            <w:r>
              <w:rPr>
                <w:noProof/>
                <w:webHidden/>
              </w:rPr>
              <w:tab/>
            </w:r>
            <w:r>
              <w:rPr>
                <w:noProof/>
                <w:webHidden/>
              </w:rPr>
              <w:fldChar w:fldCharType="begin"/>
            </w:r>
            <w:r>
              <w:rPr>
                <w:noProof/>
                <w:webHidden/>
              </w:rPr>
              <w:instrText xml:space="preserve"> PAGEREF _Toc230252249 \h </w:instrText>
            </w:r>
            <w:r>
              <w:rPr>
                <w:noProof/>
                <w:webHidden/>
              </w:rPr>
            </w:r>
            <w:r>
              <w:rPr>
                <w:noProof/>
                <w:webHidden/>
              </w:rPr>
              <w:fldChar w:fldCharType="separate"/>
            </w:r>
            <w:r>
              <w:rPr>
                <w:noProof/>
                <w:webHidden/>
              </w:rPr>
              <w:t>36</w:t>
            </w:r>
            <w:r>
              <w:rPr>
                <w:noProof/>
                <w:webHidden/>
              </w:rPr>
              <w:fldChar w:fldCharType="end"/>
            </w:r>
          </w:hyperlink>
        </w:p>
        <w:p w14:paraId="5F3C7A22" w14:textId="2E30D23F" w:rsidR="004B0094" w:rsidRDefault="004B0094">
          <w:pPr>
            <w:pStyle w:val="TOC2"/>
            <w:tabs>
              <w:tab w:val="right" w:leader="dot" w:pos="12950"/>
            </w:tabs>
            <w:rPr>
              <w:rFonts w:eastAsiaTheme="minorEastAsia"/>
              <w:noProof/>
            </w:rPr>
          </w:pPr>
          <w:hyperlink w:anchor="_Toc230252250" w:history="1">
            <w:r w:rsidRPr="000B7990">
              <w:rPr>
                <w:rStyle w:val="Hyperlink"/>
                <w:noProof/>
              </w:rPr>
              <w:t>Table 21: Aspect – Information Classification</w:t>
            </w:r>
            <w:r>
              <w:rPr>
                <w:noProof/>
                <w:webHidden/>
              </w:rPr>
              <w:tab/>
            </w:r>
            <w:r>
              <w:rPr>
                <w:noProof/>
                <w:webHidden/>
              </w:rPr>
              <w:fldChar w:fldCharType="begin"/>
            </w:r>
            <w:r>
              <w:rPr>
                <w:noProof/>
                <w:webHidden/>
              </w:rPr>
              <w:instrText xml:space="preserve"> PAGEREF _Toc230252250 \h </w:instrText>
            </w:r>
            <w:r>
              <w:rPr>
                <w:noProof/>
                <w:webHidden/>
              </w:rPr>
            </w:r>
            <w:r>
              <w:rPr>
                <w:noProof/>
                <w:webHidden/>
              </w:rPr>
              <w:fldChar w:fldCharType="separate"/>
            </w:r>
            <w:r>
              <w:rPr>
                <w:noProof/>
                <w:webHidden/>
              </w:rPr>
              <w:t>36</w:t>
            </w:r>
            <w:r>
              <w:rPr>
                <w:noProof/>
                <w:webHidden/>
              </w:rPr>
              <w:fldChar w:fldCharType="end"/>
            </w:r>
          </w:hyperlink>
        </w:p>
        <w:p w14:paraId="2E264B63" w14:textId="3B0A5E5E" w:rsidR="004B0094" w:rsidRDefault="004B0094">
          <w:pPr>
            <w:pStyle w:val="TOC2"/>
            <w:tabs>
              <w:tab w:val="right" w:leader="dot" w:pos="12950"/>
            </w:tabs>
            <w:rPr>
              <w:rFonts w:eastAsiaTheme="minorEastAsia"/>
              <w:noProof/>
            </w:rPr>
          </w:pPr>
          <w:hyperlink w:anchor="_Toc230252251" w:history="1">
            <w:r w:rsidRPr="000B7990">
              <w:rPr>
                <w:rStyle w:val="Hyperlink"/>
                <w:noProof/>
              </w:rPr>
              <w:t>Table 22: Aspect – Information Quality</w:t>
            </w:r>
            <w:r>
              <w:rPr>
                <w:noProof/>
                <w:webHidden/>
              </w:rPr>
              <w:tab/>
            </w:r>
            <w:r>
              <w:rPr>
                <w:noProof/>
                <w:webHidden/>
              </w:rPr>
              <w:fldChar w:fldCharType="begin"/>
            </w:r>
            <w:r>
              <w:rPr>
                <w:noProof/>
                <w:webHidden/>
              </w:rPr>
              <w:instrText xml:space="preserve"> PAGEREF _Toc230252251 \h </w:instrText>
            </w:r>
            <w:r>
              <w:rPr>
                <w:noProof/>
                <w:webHidden/>
              </w:rPr>
            </w:r>
            <w:r>
              <w:rPr>
                <w:noProof/>
                <w:webHidden/>
              </w:rPr>
              <w:fldChar w:fldCharType="separate"/>
            </w:r>
            <w:r>
              <w:rPr>
                <w:noProof/>
                <w:webHidden/>
              </w:rPr>
              <w:t>38</w:t>
            </w:r>
            <w:r>
              <w:rPr>
                <w:noProof/>
                <w:webHidden/>
              </w:rPr>
              <w:fldChar w:fldCharType="end"/>
            </w:r>
          </w:hyperlink>
        </w:p>
        <w:p w14:paraId="0E26D110" w14:textId="18D9D2C2" w:rsidR="004B0094" w:rsidRDefault="004B0094">
          <w:pPr>
            <w:pStyle w:val="TOC2"/>
            <w:tabs>
              <w:tab w:val="right" w:leader="dot" w:pos="12950"/>
            </w:tabs>
            <w:rPr>
              <w:rFonts w:eastAsiaTheme="minorEastAsia"/>
              <w:noProof/>
            </w:rPr>
          </w:pPr>
          <w:hyperlink w:anchor="_Toc230252252" w:history="1">
            <w:r w:rsidRPr="000B7990">
              <w:rPr>
                <w:rStyle w:val="Hyperlink"/>
                <w:noProof/>
              </w:rPr>
              <w:t>Table 23: Aspect – Information Analysis</w:t>
            </w:r>
            <w:r>
              <w:rPr>
                <w:noProof/>
                <w:webHidden/>
              </w:rPr>
              <w:tab/>
            </w:r>
            <w:r>
              <w:rPr>
                <w:noProof/>
                <w:webHidden/>
              </w:rPr>
              <w:fldChar w:fldCharType="begin"/>
            </w:r>
            <w:r>
              <w:rPr>
                <w:noProof/>
                <w:webHidden/>
              </w:rPr>
              <w:instrText xml:space="preserve"> PAGEREF _Toc230252252 \h </w:instrText>
            </w:r>
            <w:r>
              <w:rPr>
                <w:noProof/>
                <w:webHidden/>
              </w:rPr>
            </w:r>
            <w:r>
              <w:rPr>
                <w:noProof/>
                <w:webHidden/>
              </w:rPr>
              <w:fldChar w:fldCharType="separate"/>
            </w:r>
            <w:r>
              <w:rPr>
                <w:noProof/>
                <w:webHidden/>
              </w:rPr>
              <w:t>40</w:t>
            </w:r>
            <w:r>
              <w:rPr>
                <w:noProof/>
                <w:webHidden/>
              </w:rPr>
              <w:fldChar w:fldCharType="end"/>
            </w:r>
          </w:hyperlink>
        </w:p>
        <w:p w14:paraId="022EF9DB" w14:textId="2CA920F4" w:rsidR="004B0094" w:rsidRDefault="004B0094">
          <w:pPr>
            <w:pStyle w:val="TOC2"/>
            <w:tabs>
              <w:tab w:val="right" w:leader="dot" w:pos="12950"/>
            </w:tabs>
            <w:rPr>
              <w:rFonts w:eastAsiaTheme="minorEastAsia"/>
              <w:noProof/>
            </w:rPr>
          </w:pPr>
          <w:hyperlink w:anchor="_Toc230252253" w:history="1">
            <w:r w:rsidRPr="000B7990">
              <w:rPr>
                <w:rStyle w:val="Hyperlink"/>
                <w:noProof/>
              </w:rPr>
              <w:t>Table 24: Aspect – Information Exchange</w:t>
            </w:r>
            <w:r>
              <w:rPr>
                <w:noProof/>
                <w:webHidden/>
              </w:rPr>
              <w:tab/>
            </w:r>
            <w:r>
              <w:rPr>
                <w:noProof/>
                <w:webHidden/>
              </w:rPr>
              <w:fldChar w:fldCharType="begin"/>
            </w:r>
            <w:r>
              <w:rPr>
                <w:noProof/>
                <w:webHidden/>
              </w:rPr>
              <w:instrText xml:space="preserve"> PAGEREF _Toc230252253 \h </w:instrText>
            </w:r>
            <w:r>
              <w:rPr>
                <w:noProof/>
                <w:webHidden/>
              </w:rPr>
            </w:r>
            <w:r>
              <w:rPr>
                <w:noProof/>
                <w:webHidden/>
              </w:rPr>
              <w:fldChar w:fldCharType="separate"/>
            </w:r>
            <w:r>
              <w:rPr>
                <w:noProof/>
                <w:webHidden/>
              </w:rPr>
              <w:t>43</w:t>
            </w:r>
            <w:r>
              <w:rPr>
                <w:noProof/>
                <w:webHidden/>
              </w:rPr>
              <w:fldChar w:fldCharType="end"/>
            </w:r>
          </w:hyperlink>
        </w:p>
        <w:p w14:paraId="5F33EC05" w14:textId="1D3EF91F" w:rsidR="004B0094" w:rsidRDefault="004B0094">
          <w:pPr>
            <w:pStyle w:val="TOC2"/>
            <w:tabs>
              <w:tab w:val="right" w:leader="dot" w:pos="12950"/>
            </w:tabs>
            <w:rPr>
              <w:rFonts w:eastAsiaTheme="minorEastAsia"/>
              <w:noProof/>
            </w:rPr>
          </w:pPr>
          <w:hyperlink w:anchor="_Toc230252254" w:history="1">
            <w:r w:rsidRPr="000B7990">
              <w:rPr>
                <w:rStyle w:val="Hyperlink"/>
                <w:noProof/>
              </w:rPr>
              <w:t>Table 25: Aspect – Information Content</w:t>
            </w:r>
            <w:r>
              <w:rPr>
                <w:noProof/>
                <w:webHidden/>
              </w:rPr>
              <w:tab/>
            </w:r>
            <w:r>
              <w:rPr>
                <w:noProof/>
                <w:webHidden/>
              </w:rPr>
              <w:fldChar w:fldCharType="begin"/>
            </w:r>
            <w:r>
              <w:rPr>
                <w:noProof/>
                <w:webHidden/>
              </w:rPr>
              <w:instrText xml:space="preserve"> PAGEREF _Toc230252254 \h </w:instrText>
            </w:r>
            <w:r>
              <w:rPr>
                <w:noProof/>
                <w:webHidden/>
              </w:rPr>
            </w:r>
            <w:r>
              <w:rPr>
                <w:noProof/>
                <w:webHidden/>
              </w:rPr>
              <w:fldChar w:fldCharType="separate"/>
            </w:r>
            <w:r>
              <w:rPr>
                <w:noProof/>
                <w:webHidden/>
              </w:rPr>
              <w:t>45</w:t>
            </w:r>
            <w:r>
              <w:rPr>
                <w:noProof/>
                <w:webHidden/>
              </w:rPr>
              <w:fldChar w:fldCharType="end"/>
            </w:r>
          </w:hyperlink>
        </w:p>
        <w:p w14:paraId="65F27520" w14:textId="3E316451" w:rsidR="004B0094" w:rsidRDefault="004B0094">
          <w:pPr>
            <w:pStyle w:val="TOC2"/>
            <w:tabs>
              <w:tab w:val="right" w:leader="dot" w:pos="12950"/>
            </w:tabs>
            <w:rPr>
              <w:rFonts w:eastAsiaTheme="minorEastAsia"/>
              <w:noProof/>
            </w:rPr>
          </w:pPr>
          <w:hyperlink w:anchor="_Toc230252255" w:history="1">
            <w:r w:rsidRPr="000B7990">
              <w:rPr>
                <w:rStyle w:val="Hyperlink"/>
                <w:noProof/>
              </w:rPr>
              <w:t>Table 26: Aspect – Information Governance</w:t>
            </w:r>
            <w:r>
              <w:rPr>
                <w:noProof/>
                <w:webHidden/>
              </w:rPr>
              <w:tab/>
            </w:r>
            <w:r>
              <w:rPr>
                <w:noProof/>
                <w:webHidden/>
              </w:rPr>
              <w:fldChar w:fldCharType="begin"/>
            </w:r>
            <w:r>
              <w:rPr>
                <w:noProof/>
                <w:webHidden/>
              </w:rPr>
              <w:instrText xml:space="preserve"> PAGEREF _Toc230252255 \h </w:instrText>
            </w:r>
            <w:r>
              <w:rPr>
                <w:noProof/>
                <w:webHidden/>
              </w:rPr>
            </w:r>
            <w:r>
              <w:rPr>
                <w:noProof/>
                <w:webHidden/>
              </w:rPr>
              <w:fldChar w:fldCharType="separate"/>
            </w:r>
            <w:r>
              <w:rPr>
                <w:noProof/>
                <w:webHidden/>
              </w:rPr>
              <w:t>47</w:t>
            </w:r>
            <w:r>
              <w:rPr>
                <w:noProof/>
                <w:webHidden/>
              </w:rPr>
              <w:fldChar w:fldCharType="end"/>
            </w:r>
          </w:hyperlink>
        </w:p>
        <w:p w14:paraId="21844064" w14:textId="0F1DFD58" w:rsidR="004B0094" w:rsidRDefault="004B0094">
          <w:pPr>
            <w:pStyle w:val="TOC2"/>
            <w:tabs>
              <w:tab w:val="right" w:leader="dot" w:pos="12950"/>
            </w:tabs>
            <w:rPr>
              <w:rFonts w:eastAsiaTheme="minorEastAsia"/>
              <w:noProof/>
            </w:rPr>
          </w:pPr>
          <w:hyperlink w:anchor="_Toc230252256" w:history="1">
            <w:r w:rsidRPr="000B7990">
              <w:rPr>
                <w:rStyle w:val="Hyperlink"/>
                <w:noProof/>
              </w:rPr>
              <w:t>Table 27: Aspect – Information Design</w:t>
            </w:r>
            <w:r>
              <w:rPr>
                <w:noProof/>
                <w:webHidden/>
              </w:rPr>
              <w:tab/>
            </w:r>
            <w:r>
              <w:rPr>
                <w:noProof/>
                <w:webHidden/>
              </w:rPr>
              <w:fldChar w:fldCharType="begin"/>
            </w:r>
            <w:r>
              <w:rPr>
                <w:noProof/>
                <w:webHidden/>
              </w:rPr>
              <w:instrText xml:space="preserve"> PAGEREF _Toc230252256 \h </w:instrText>
            </w:r>
            <w:r>
              <w:rPr>
                <w:noProof/>
                <w:webHidden/>
              </w:rPr>
            </w:r>
            <w:r>
              <w:rPr>
                <w:noProof/>
                <w:webHidden/>
              </w:rPr>
              <w:fldChar w:fldCharType="separate"/>
            </w:r>
            <w:r>
              <w:rPr>
                <w:noProof/>
                <w:webHidden/>
              </w:rPr>
              <w:t>49</w:t>
            </w:r>
            <w:r>
              <w:rPr>
                <w:noProof/>
                <w:webHidden/>
              </w:rPr>
              <w:fldChar w:fldCharType="end"/>
            </w:r>
          </w:hyperlink>
        </w:p>
        <w:p w14:paraId="69A70827" w14:textId="13F01C08" w:rsidR="004B0094" w:rsidRDefault="004B0094">
          <w:pPr>
            <w:pStyle w:val="TOC2"/>
            <w:tabs>
              <w:tab w:val="right" w:leader="dot" w:pos="12950"/>
            </w:tabs>
            <w:rPr>
              <w:rFonts w:eastAsiaTheme="minorEastAsia"/>
              <w:noProof/>
            </w:rPr>
          </w:pPr>
          <w:hyperlink w:anchor="_Toc230252257" w:history="1">
            <w:r w:rsidRPr="000B7990">
              <w:rPr>
                <w:rStyle w:val="Hyperlink"/>
                <w:noProof/>
              </w:rPr>
              <w:t>Table 28: Aspect – Reference Information</w:t>
            </w:r>
            <w:r>
              <w:rPr>
                <w:noProof/>
                <w:webHidden/>
              </w:rPr>
              <w:tab/>
            </w:r>
            <w:r>
              <w:rPr>
                <w:noProof/>
                <w:webHidden/>
              </w:rPr>
              <w:fldChar w:fldCharType="begin"/>
            </w:r>
            <w:r>
              <w:rPr>
                <w:noProof/>
                <w:webHidden/>
              </w:rPr>
              <w:instrText xml:space="preserve"> PAGEREF _Toc230252257 \h </w:instrText>
            </w:r>
            <w:r>
              <w:rPr>
                <w:noProof/>
                <w:webHidden/>
              </w:rPr>
            </w:r>
            <w:r>
              <w:rPr>
                <w:noProof/>
                <w:webHidden/>
              </w:rPr>
              <w:fldChar w:fldCharType="separate"/>
            </w:r>
            <w:r>
              <w:rPr>
                <w:noProof/>
                <w:webHidden/>
              </w:rPr>
              <w:t>51</w:t>
            </w:r>
            <w:r>
              <w:rPr>
                <w:noProof/>
                <w:webHidden/>
              </w:rPr>
              <w:fldChar w:fldCharType="end"/>
            </w:r>
          </w:hyperlink>
        </w:p>
        <w:p w14:paraId="47F0B97A" w14:textId="52A2E710" w:rsidR="004B0094" w:rsidRDefault="004B0094">
          <w:pPr>
            <w:pStyle w:val="TOC2"/>
            <w:tabs>
              <w:tab w:val="right" w:leader="dot" w:pos="12950"/>
            </w:tabs>
            <w:rPr>
              <w:rFonts w:eastAsiaTheme="minorEastAsia"/>
              <w:noProof/>
            </w:rPr>
          </w:pPr>
          <w:hyperlink w:anchor="_Toc230252258" w:history="1">
            <w:r w:rsidRPr="000B7990">
              <w:rPr>
                <w:rStyle w:val="Hyperlink"/>
                <w:noProof/>
              </w:rPr>
              <w:t>Table 29: Aspect – Master Information</w:t>
            </w:r>
            <w:r>
              <w:rPr>
                <w:noProof/>
                <w:webHidden/>
              </w:rPr>
              <w:tab/>
            </w:r>
            <w:r>
              <w:rPr>
                <w:noProof/>
                <w:webHidden/>
              </w:rPr>
              <w:fldChar w:fldCharType="begin"/>
            </w:r>
            <w:r>
              <w:rPr>
                <w:noProof/>
                <w:webHidden/>
              </w:rPr>
              <w:instrText xml:space="preserve"> PAGEREF _Toc230252258 \h </w:instrText>
            </w:r>
            <w:r>
              <w:rPr>
                <w:noProof/>
                <w:webHidden/>
              </w:rPr>
            </w:r>
            <w:r>
              <w:rPr>
                <w:noProof/>
                <w:webHidden/>
              </w:rPr>
              <w:fldChar w:fldCharType="separate"/>
            </w:r>
            <w:r>
              <w:rPr>
                <w:noProof/>
                <w:webHidden/>
              </w:rPr>
              <w:t>53</w:t>
            </w:r>
            <w:r>
              <w:rPr>
                <w:noProof/>
                <w:webHidden/>
              </w:rPr>
              <w:fldChar w:fldCharType="end"/>
            </w:r>
          </w:hyperlink>
        </w:p>
        <w:p w14:paraId="79085A14" w14:textId="31F7E04A" w:rsidR="004B0094" w:rsidRDefault="004B0094">
          <w:pPr>
            <w:pStyle w:val="TOC2"/>
            <w:tabs>
              <w:tab w:val="right" w:leader="dot" w:pos="12950"/>
            </w:tabs>
            <w:rPr>
              <w:rFonts w:eastAsiaTheme="minorEastAsia"/>
              <w:noProof/>
            </w:rPr>
          </w:pPr>
          <w:hyperlink w:anchor="_Toc230252259" w:history="1">
            <w:r w:rsidRPr="000B7990">
              <w:rPr>
                <w:rStyle w:val="Hyperlink"/>
                <w:noProof/>
              </w:rPr>
              <w:t>Table 30: Aspect – Information Storage</w:t>
            </w:r>
            <w:r>
              <w:rPr>
                <w:noProof/>
                <w:webHidden/>
              </w:rPr>
              <w:tab/>
            </w:r>
            <w:r>
              <w:rPr>
                <w:noProof/>
                <w:webHidden/>
              </w:rPr>
              <w:fldChar w:fldCharType="begin"/>
            </w:r>
            <w:r>
              <w:rPr>
                <w:noProof/>
                <w:webHidden/>
              </w:rPr>
              <w:instrText xml:space="preserve"> PAGEREF _Toc230252259 \h </w:instrText>
            </w:r>
            <w:r>
              <w:rPr>
                <w:noProof/>
                <w:webHidden/>
              </w:rPr>
            </w:r>
            <w:r>
              <w:rPr>
                <w:noProof/>
                <w:webHidden/>
              </w:rPr>
              <w:fldChar w:fldCharType="separate"/>
            </w:r>
            <w:r>
              <w:rPr>
                <w:noProof/>
                <w:webHidden/>
              </w:rPr>
              <w:t>55</w:t>
            </w:r>
            <w:r>
              <w:rPr>
                <w:noProof/>
                <w:webHidden/>
              </w:rPr>
              <w:fldChar w:fldCharType="end"/>
            </w:r>
          </w:hyperlink>
        </w:p>
        <w:p w14:paraId="5074AC86" w14:textId="5C121F89" w:rsidR="004B0094" w:rsidRDefault="004B0094">
          <w:pPr>
            <w:pStyle w:val="TOC1"/>
            <w:tabs>
              <w:tab w:val="right" w:leader="dot" w:pos="12950"/>
            </w:tabs>
            <w:rPr>
              <w:rFonts w:eastAsiaTheme="minorEastAsia"/>
              <w:noProof/>
            </w:rPr>
          </w:pPr>
          <w:hyperlink w:anchor="_Toc230252260" w:history="1">
            <w:r w:rsidRPr="000B7990">
              <w:rPr>
                <w:rStyle w:val="Hyperlink"/>
                <w:noProof/>
              </w:rPr>
              <w:t>Technical Architecture (TA)</w:t>
            </w:r>
            <w:r>
              <w:rPr>
                <w:noProof/>
                <w:webHidden/>
              </w:rPr>
              <w:tab/>
            </w:r>
            <w:r>
              <w:rPr>
                <w:noProof/>
                <w:webHidden/>
              </w:rPr>
              <w:fldChar w:fldCharType="begin"/>
            </w:r>
            <w:r>
              <w:rPr>
                <w:noProof/>
                <w:webHidden/>
              </w:rPr>
              <w:instrText xml:space="preserve"> PAGEREF _Toc230252260 \h </w:instrText>
            </w:r>
            <w:r>
              <w:rPr>
                <w:noProof/>
                <w:webHidden/>
              </w:rPr>
            </w:r>
            <w:r>
              <w:rPr>
                <w:noProof/>
                <w:webHidden/>
              </w:rPr>
              <w:fldChar w:fldCharType="separate"/>
            </w:r>
            <w:r>
              <w:rPr>
                <w:noProof/>
                <w:webHidden/>
              </w:rPr>
              <w:t>58</w:t>
            </w:r>
            <w:r>
              <w:rPr>
                <w:noProof/>
                <w:webHidden/>
              </w:rPr>
              <w:fldChar w:fldCharType="end"/>
            </w:r>
          </w:hyperlink>
        </w:p>
        <w:p w14:paraId="270B62E1" w14:textId="35F30FEA" w:rsidR="004B0094" w:rsidRDefault="004B0094">
          <w:pPr>
            <w:pStyle w:val="TOC2"/>
            <w:tabs>
              <w:tab w:val="right" w:leader="dot" w:pos="12950"/>
            </w:tabs>
            <w:rPr>
              <w:rFonts w:eastAsiaTheme="minorEastAsia"/>
              <w:noProof/>
            </w:rPr>
          </w:pPr>
          <w:hyperlink w:anchor="_Toc230252261" w:history="1">
            <w:r w:rsidRPr="000B7990">
              <w:rPr>
                <w:rStyle w:val="Hyperlink"/>
                <w:noProof/>
              </w:rPr>
              <w:t>Technical Infrastructure Management</w:t>
            </w:r>
            <w:r>
              <w:rPr>
                <w:noProof/>
                <w:webHidden/>
              </w:rPr>
              <w:tab/>
            </w:r>
            <w:r>
              <w:rPr>
                <w:noProof/>
                <w:webHidden/>
              </w:rPr>
              <w:fldChar w:fldCharType="begin"/>
            </w:r>
            <w:r>
              <w:rPr>
                <w:noProof/>
                <w:webHidden/>
              </w:rPr>
              <w:instrText xml:space="preserve"> PAGEREF _Toc230252261 \h </w:instrText>
            </w:r>
            <w:r>
              <w:rPr>
                <w:noProof/>
                <w:webHidden/>
              </w:rPr>
            </w:r>
            <w:r>
              <w:rPr>
                <w:noProof/>
                <w:webHidden/>
              </w:rPr>
              <w:fldChar w:fldCharType="separate"/>
            </w:r>
            <w:r>
              <w:rPr>
                <w:noProof/>
                <w:webHidden/>
              </w:rPr>
              <w:t>58</w:t>
            </w:r>
            <w:r>
              <w:rPr>
                <w:noProof/>
                <w:webHidden/>
              </w:rPr>
              <w:fldChar w:fldCharType="end"/>
            </w:r>
          </w:hyperlink>
        </w:p>
        <w:p w14:paraId="7ADD0F2D" w14:textId="16DF23A5" w:rsidR="004B0094" w:rsidRDefault="004B0094">
          <w:pPr>
            <w:pStyle w:val="TOC3"/>
            <w:tabs>
              <w:tab w:val="right" w:leader="dot" w:pos="12950"/>
            </w:tabs>
            <w:rPr>
              <w:rFonts w:eastAsiaTheme="minorEastAsia"/>
              <w:noProof/>
            </w:rPr>
          </w:pPr>
          <w:hyperlink w:anchor="_Toc230252262" w:history="1">
            <w:r w:rsidRPr="000B7990">
              <w:rPr>
                <w:rStyle w:val="Hyperlink"/>
                <w:noProof/>
              </w:rPr>
              <w:t>Table 31: Aspect – Compute and Storage</w:t>
            </w:r>
            <w:r>
              <w:rPr>
                <w:noProof/>
                <w:webHidden/>
              </w:rPr>
              <w:tab/>
            </w:r>
            <w:r>
              <w:rPr>
                <w:noProof/>
                <w:webHidden/>
              </w:rPr>
              <w:fldChar w:fldCharType="begin"/>
            </w:r>
            <w:r>
              <w:rPr>
                <w:noProof/>
                <w:webHidden/>
              </w:rPr>
              <w:instrText xml:space="preserve"> PAGEREF _Toc230252262 \h </w:instrText>
            </w:r>
            <w:r>
              <w:rPr>
                <w:noProof/>
                <w:webHidden/>
              </w:rPr>
            </w:r>
            <w:r>
              <w:rPr>
                <w:noProof/>
                <w:webHidden/>
              </w:rPr>
              <w:fldChar w:fldCharType="separate"/>
            </w:r>
            <w:r>
              <w:rPr>
                <w:noProof/>
                <w:webHidden/>
              </w:rPr>
              <w:t>58</w:t>
            </w:r>
            <w:r>
              <w:rPr>
                <w:noProof/>
                <w:webHidden/>
              </w:rPr>
              <w:fldChar w:fldCharType="end"/>
            </w:r>
          </w:hyperlink>
        </w:p>
        <w:p w14:paraId="0D9C2F75" w14:textId="575F9259" w:rsidR="004B0094" w:rsidRDefault="004B0094">
          <w:pPr>
            <w:pStyle w:val="TOC3"/>
            <w:tabs>
              <w:tab w:val="right" w:leader="dot" w:pos="12950"/>
            </w:tabs>
            <w:rPr>
              <w:rFonts w:eastAsiaTheme="minorEastAsia"/>
              <w:noProof/>
            </w:rPr>
          </w:pPr>
          <w:hyperlink w:anchor="_Toc230252263" w:history="1">
            <w:r w:rsidRPr="000B7990">
              <w:rPr>
                <w:rStyle w:val="Hyperlink"/>
                <w:noProof/>
              </w:rPr>
              <w:t>Table 32: Aspect – Networking and Technical Recovery</w:t>
            </w:r>
            <w:r>
              <w:rPr>
                <w:noProof/>
                <w:webHidden/>
              </w:rPr>
              <w:tab/>
            </w:r>
            <w:r>
              <w:rPr>
                <w:noProof/>
                <w:webHidden/>
              </w:rPr>
              <w:fldChar w:fldCharType="begin"/>
            </w:r>
            <w:r>
              <w:rPr>
                <w:noProof/>
                <w:webHidden/>
              </w:rPr>
              <w:instrText xml:space="preserve"> PAGEREF _Toc230252263 \h </w:instrText>
            </w:r>
            <w:r>
              <w:rPr>
                <w:noProof/>
                <w:webHidden/>
              </w:rPr>
            </w:r>
            <w:r>
              <w:rPr>
                <w:noProof/>
                <w:webHidden/>
              </w:rPr>
              <w:fldChar w:fldCharType="separate"/>
            </w:r>
            <w:r>
              <w:rPr>
                <w:noProof/>
                <w:webHidden/>
              </w:rPr>
              <w:t>60</w:t>
            </w:r>
            <w:r>
              <w:rPr>
                <w:noProof/>
                <w:webHidden/>
              </w:rPr>
              <w:fldChar w:fldCharType="end"/>
            </w:r>
          </w:hyperlink>
        </w:p>
        <w:p w14:paraId="3BD54397" w14:textId="70D1D5E4" w:rsidR="004B0094" w:rsidRDefault="004B0094">
          <w:pPr>
            <w:pStyle w:val="TOC3"/>
            <w:tabs>
              <w:tab w:val="right" w:leader="dot" w:pos="12950"/>
            </w:tabs>
            <w:rPr>
              <w:rFonts w:eastAsiaTheme="minorEastAsia"/>
              <w:noProof/>
            </w:rPr>
          </w:pPr>
          <w:hyperlink w:anchor="_Toc230252264" w:history="1">
            <w:r w:rsidRPr="000B7990">
              <w:rPr>
                <w:rStyle w:val="Hyperlink"/>
                <w:noProof/>
              </w:rPr>
              <w:t>Table 33: Aspect – Identify, Access and Consent</w:t>
            </w:r>
            <w:r>
              <w:rPr>
                <w:noProof/>
                <w:webHidden/>
              </w:rPr>
              <w:tab/>
            </w:r>
            <w:r>
              <w:rPr>
                <w:noProof/>
                <w:webHidden/>
              </w:rPr>
              <w:fldChar w:fldCharType="begin"/>
            </w:r>
            <w:r>
              <w:rPr>
                <w:noProof/>
                <w:webHidden/>
              </w:rPr>
              <w:instrText xml:space="preserve"> PAGEREF _Toc230252264 \h </w:instrText>
            </w:r>
            <w:r>
              <w:rPr>
                <w:noProof/>
                <w:webHidden/>
              </w:rPr>
            </w:r>
            <w:r>
              <w:rPr>
                <w:noProof/>
                <w:webHidden/>
              </w:rPr>
              <w:fldChar w:fldCharType="separate"/>
            </w:r>
            <w:r>
              <w:rPr>
                <w:noProof/>
                <w:webHidden/>
              </w:rPr>
              <w:t>62</w:t>
            </w:r>
            <w:r>
              <w:rPr>
                <w:noProof/>
                <w:webHidden/>
              </w:rPr>
              <w:fldChar w:fldCharType="end"/>
            </w:r>
          </w:hyperlink>
        </w:p>
        <w:p w14:paraId="7F8ED882" w14:textId="636639BE" w:rsidR="004B0094" w:rsidRDefault="004B0094">
          <w:pPr>
            <w:pStyle w:val="TOC3"/>
            <w:tabs>
              <w:tab w:val="right" w:leader="dot" w:pos="12950"/>
            </w:tabs>
            <w:rPr>
              <w:rFonts w:eastAsiaTheme="minorEastAsia"/>
              <w:noProof/>
            </w:rPr>
          </w:pPr>
          <w:hyperlink w:anchor="_Toc230252265" w:history="1">
            <w:r w:rsidRPr="000B7990">
              <w:rPr>
                <w:rStyle w:val="Hyperlink"/>
                <w:noProof/>
              </w:rPr>
              <w:t>Table 34: Aspect – Security Protection and Monitoring</w:t>
            </w:r>
            <w:r>
              <w:rPr>
                <w:noProof/>
                <w:webHidden/>
              </w:rPr>
              <w:tab/>
            </w:r>
            <w:r>
              <w:rPr>
                <w:noProof/>
                <w:webHidden/>
              </w:rPr>
              <w:fldChar w:fldCharType="begin"/>
            </w:r>
            <w:r>
              <w:rPr>
                <w:noProof/>
                <w:webHidden/>
              </w:rPr>
              <w:instrText xml:space="preserve"> PAGEREF _Toc230252265 \h </w:instrText>
            </w:r>
            <w:r>
              <w:rPr>
                <w:noProof/>
                <w:webHidden/>
              </w:rPr>
            </w:r>
            <w:r>
              <w:rPr>
                <w:noProof/>
                <w:webHidden/>
              </w:rPr>
              <w:fldChar w:fldCharType="separate"/>
            </w:r>
            <w:r>
              <w:rPr>
                <w:noProof/>
                <w:webHidden/>
              </w:rPr>
              <w:t>70</w:t>
            </w:r>
            <w:r>
              <w:rPr>
                <w:noProof/>
                <w:webHidden/>
              </w:rPr>
              <w:fldChar w:fldCharType="end"/>
            </w:r>
          </w:hyperlink>
        </w:p>
        <w:p w14:paraId="2614FF92" w14:textId="25C2DA50" w:rsidR="004B0094" w:rsidRDefault="004B0094">
          <w:pPr>
            <w:pStyle w:val="TOC3"/>
            <w:tabs>
              <w:tab w:val="right" w:leader="dot" w:pos="12950"/>
            </w:tabs>
            <w:rPr>
              <w:rFonts w:eastAsiaTheme="minorEastAsia"/>
              <w:noProof/>
            </w:rPr>
          </w:pPr>
          <w:hyperlink w:anchor="_Toc230252266" w:history="1">
            <w:r w:rsidRPr="000B7990">
              <w:rPr>
                <w:rStyle w:val="Hyperlink"/>
                <w:noProof/>
              </w:rPr>
              <w:t>Table 35: Aspect – System Operations and Monitoring</w:t>
            </w:r>
            <w:r>
              <w:rPr>
                <w:noProof/>
                <w:webHidden/>
              </w:rPr>
              <w:tab/>
            </w:r>
            <w:r>
              <w:rPr>
                <w:noProof/>
                <w:webHidden/>
              </w:rPr>
              <w:fldChar w:fldCharType="begin"/>
            </w:r>
            <w:r>
              <w:rPr>
                <w:noProof/>
                <w:webHidden/>
              </w:rPr>
              <w:instrText xml:space="preserve"> PAGEREF _Toc230252266 \h </w:instrText>
            </w:r>
            <w:r>
              <w:rPr>
                <w:noProof/>
                <w:webHidden/>
              </w:rPr>
            </w:r>
            <w:r>
              <w:rPr>
                <w:noProof/>
                <w:webHidden/>
              </w:rPr>
              <w:fldChar w:fldCharType="separate"/>
            </w:r>
            <w:r>
              <w:rPr>
                <w:noProof/>
                <w:webHidden/>
              </w:rPr>
              <w:t>72</w:t>
            </w:r>
            <w:r>
              <w:rPr>
                <w:noProof/>
                <w:webHidden/>
              </w:rPr>
              <w:fldChar w:fldCharType="end"/>
            </w:r>
          </w:hyperlink>
        </w:p>
        <w:p w14:paraId="0E9D3FC3" w14:textId="46C09BEE" w:rsidR="004B0094" w:rsidRDefault="004B0094">
          <w:pPr>
            <w:pStyle w:val="TOC3"/>
            <w:tabs>
              <w:tab w:val="right" w:leader="dot" w:pos="12950"/>
            </w:tabs>
            <w:rPr>
              <w:rFonts w:eastAsiaTheme="minorEastAsia"/>
              <w:noProof/>
            </w:rPr>
          </w:pPr>
          <w:hyperlink w:anchor="_Toc230252267" w:history="1">
            <w:r w:rsidRPr="000B7990">
              <w:rPr>
                <w:rStyle w:val="Hyperlink"/>
                <w:noProof/>
              </w:rPr>
              <w:t>Table 36: Aspect – Development, Testing, Release and Security Compliance</w:t>
            </w:r>
            <w:r>
              <w:rPr>
                <w:noProof/>
                <w:webHidden/>
              </w:rPr>
              <w:tab/>
            </w:r>
            <w:r>
              <w:rPr>
                <w:noProof/>
                <w:webHidden/>
              </w:rPr>
              <w:fldChar w:fldCharType="begin"/>
            </w:r>
            <w:r>
              <w:rPr>
                <w:noProof/>
                <w:webHidden/>
              </w:rPr>
              <w:instrText xml:space="preserve"> PAGEREF _Toc230252267 \h </w:instrText>
            </w:r>
            <w:r>
              <w:rPr>
                <w:noProof/>
                <w:webHidden/>
              </w:rPr>
            </w:r>
            <w:r>
              <w:rPr>
                <w:noProof/>
                <w:webHidden/>
              </w:rPr>
              <w:fldChar w:fldCharType="separate"/>
            </w:r>
            <w:r>
              <w:rPr>
                <w:noProof/>
                <w:webHidden/>
              </w:rPr>
              <w:t>79</w:t>
            </w:r>
            <w:r>
              <w:rPr>
                <w:noProof/>
                <w:webHidden/>
              </w:rPr>
              <w:fldChar w:fldCharType="end"/>
            </w:r>
          </w:hyperlink>
        </w:p>
        <w:p w14:paraId="41A3C666" w14:textId="14F8D723" w:rsidR="004B0094" w:rsidRDefault="004B0094">
          <w:pPr>
            <w:pStyle w:val="TOC2"/>
            <w:tabs>
              <w:tab w:val="right" w:leader="dot" w:pos="12950"/>
            </w:tabs>
            <w:rPr>
              <w:rFonts w:eastAsiaTheme="minorEastAsia"/>
              <w:noProof/>
            </w:rPr>
          </w:pPr>
          <w:hyperlink w:anchor="_Toc230252268" w:history="1">
            <w:r w:rsidRPr="000B7990">
              <w:rPr>
                <w:rStyle w:val="Hyperlink"/>
                <w:noProof/>
              </w:rPr>
              <w:t>Application Management</w:t>
            </w:r>
            <w:r>
              <w:rPr>
                <w:noProof/>
                <w:webHidden/>
              </w:rPr>
              <w:tab/>
            </w:r>
            <w:r>
              <w:rPr>
                <w:noProof/>
                <w:webHidden/>
              </w:rPr>
              <w:fldChar w:fldCharType="begin"/>
            </w:r>
            <w:r>
              <w:rPr>
                <w:noProof/>
                <w:webHidden/>
              </w:rPr>
              <w:instrText xml:space="preserve"> PAGEREF _Toc230252268 \h </w:instrText>
            </w:r>
            <w:r>
              <w:rPr>
                <w:noProof/>
                <w:webHidden/>
              </w:rPr>
            </w:r>
            <w:r>
              <w:rPr>
                <w:noProof/>
                <w:webHidden/>
              </w:rPr>
              <w:fldChar w:fldCharType="separate"/>
            </w:r>
            <w:r>
              <w:rPr>
                <w:noProof/>
                <w:webHidden/>
              </w:rPr>
              <w:t>81</w:t>
            </w:r>
            <w:r>
              <w:rPr>
                <w:noProof/>
                <w:webHidden/>
              </w:rPr>
              <w:fldChar w:fldCharType="end"/>
            </w:r>
          </w:hyperlink>
        </w:p>
        <w:p w14:paraId="42FF177D" w14:textId="34166627" w:rsidR="004B0094" w:rsidRDefault="004B0094">
          <w:pPr>
            <w:pStyle w:val="TOC3"/>
            <w:tabs>
              <w:tab w:val="right" w:leader="dot" w:pos="12950"/>
            </w:tabs>
            <w:rPr>
              <w:rFonts w:eastAsiaTheme="minorEastAsia"/>
              <w:noProof/>
            </w:rPr>
          </w:pPr>
          <w:hyperlink w:anchor="_Toc230252269" w:history="1">
            <w:r w:rsidRPr="000B7990">
              <w:rPr>
                <w:rStyle w:val="Hyperlink"/>
                <w:noProof/>
              </w:rPr>
              <w:t>Table 37: Aspect – API, Messaging, and Integration</w:t>
            </w:r>
            <w:r>
              <w:rPr>
                <w:noProof/>
                <w:webHidden/>
              </w:rPr>
              <w:tab/>
            </w:r>
            <w:r>
              <w:rPr>
                <w:noProof/>
                <w:webHidden/>
              </w:rPr>
              <w:fldChar w:fldCharType="begin"/>
            </w:r>
            <w:r>
              <w:rPr>
                <w:noProof/>
                <w:webHidden/>
              </w:rPr>
              <w:instrText xml:space="preserve"> PAGEREF _Toc230252269 \h </w:instrText>
            </w:r>
            <w:r>
              <w:rPr>
                <w:noProof/>
                <w:webHidden/>
              </w:rPr>
            </w:r>
            <w:r>
              <w:rPr>
                <w:noProof/>
                <w:webHidden/>
              </w:rPr>
              <w:fldChar w:fldCharType="separate"/>
            </w:r>
            <w:r>
              <w:rPr>
                <w:noProof/>
                <w:webHidden/>
              </w:rPr>
              <w:t>81</w:t>
            </w:r>
            <w:r>
              <w:rPr>
                <w:noProof/>
                <w:webHidden/>
              </w:rPr>
              <w:fldChar w:fldCharType="end"/>
            </w:r>
          </w:hyperlink>
        </w:p>
        <w:p w14:paraId="4F34E77B" w14:textId="3D1161F7" w:rsidR="004B0094" w:rsidRDefault="004B0094">
          <w:pPr>
            <w:pStyle w:val="TOC3"/>
            <w:tabs>
              <w:tab w:val="right" w:leader="dot" w:pos="12950"/>
            </w:tabs>
            <w:rPr>
              <w:rFonts w:eastAsiaTheme="minorEastAsia"/>
              <w:noProof/>
            </w:rPr>
          </w:pPr>
          <w:hyperlink w:anchor="_Toc230252270" w:history="1">
            <w:r w:rsidRPr="000B7990">
              <w:rPr>
                <w:rStyle w:val="Hyperlink"/>
                <w:noProof/>
              </w:rPr>
              <w:t>Table 38: Aspect – Application Hosting and Platform Services</w:t>
            </w:r>
            <w:r>
              <w:rPr>
                <w:noProof/>
                <w:webHidden/>
              </w:rPr>
              <w:tab/>
            </w:r>
            <w:r>
              <w:rPr>
                <w:noProof/>
                <w:webHidden/>
              </w:rPr>
              <w:fldChar w:fldCharType="begin"/>
            </w:r>
            <w:r>
              <w:rPr>
                <w:noProof/>
                <w:webHidden/>
              </w:rPr>
              <w:instrText xml:space="preserve"> PAGEREF _Toc230252270 \h </w:instrText>
            </w:r>
            <w:r>
              <w:rPr>
                <w:noProof/>
                <w:webHidden/>
              </w:rPr>
            </w:r>
            <w:r>
              <w:rPr>
                <w:noProof/>
                <w:webHidden/>
              </w:rPr>
              <w:fldChar w:fldCharType="separate"/>
            </w:r>
            <w:r>
              <w:rPr>
                <w:noProof/>
                <w:webHidden/>
              </w:rPr>
              <w:t>83</w:t>
            </w:r>
            <w:r>
              <w:rPr>
                <w:noProof/>
                <w:webHidden/>
              </w:rPr>
              <w:fldChar w:fldCharType="end"/>
            </w:r>
          </w:hyperlink>
        </w:p>
        <w:p w14:paraId="3BA1480E" w14:textId="069B63E2" w:rsidR="004B0094" w:rsidRDefault="004B0094">
          <w:pPr>
            <w:pStyle w:val="TOC3"/>
            <w:tabs>
              <w:tab w:val="right" w:leader="dot" w:pos="12950"/>
            </w:tabs>
            <w:rPr>
              <w:rFonts w:eastAsiaTheme="minorEastAsia"/>
              <w:noProof/>
            </w:rPr>
          </w:pPr>
          <w:hyperlink w:anchor="_Toc230252271" w:history="1">
            <w:r w:rsidRPr="000B7990">
              <w:rPr>
                <w:rStyle w:val="Hyperlink"/>
                <w:noProof/>
              </w:rPr>
              <w:t>Table 39: Aspect – Business Rules and Workflows</w:t>
            </w:r>
            <w:r>
              <w:rPr>
                <w:noProof/>
                <w:webHidden/>
              </w:rPr>
              <w:tab/>
            </w:r>
            <w:r>
              <w:rPr>
                <w:noProof/>
                <w:webHidden/>
              </w:rPr>
              <w:fldChar w:fldCharType="begin"/>
            </w:r>
            <w:r>
              <w:rPr>
                <w:noProof/>
                <w:webHidden/>
              </w:rPr>
              <w:instrText xml:space="preserve"> PAGEREF _Toc230252271 \h </w:instrText>
            </w:r>
            <w:r>
              <w:rPr>
                <w:noProof/>
                <w:webHidden/>
              </w:rPr>
            </w:r>
            <w:r>
              <w:rPr>
                <w:noProof/>
                <w:webHidden/>
              </w:rPr>
              <w:fldChar w:fldCharType="separate"/>
            </w:r>
            <w:r>
              <w:rPr>
                <w:noProof/>
                <w:webHidden/>
              </w:rPr>
              <w:t>85</w:t>
            </w:r>
            <w:r>
              <w:rPr>
                <w:noProof/>
                <w:webHidden/>
              </w:rPr>
              <w:fldChar w:fldCharType="end"/>
            </w:r>
          </w:hyperlink>
        </w:p>
        <w:p w14:paraId="355609EB" w14:textId="28F64F96" w:rsidR="004B0094" w:rsidRDefault="004B0094">
          <w:pPr>
            <w:pStyle w:val="TOC3"/>
            <w:tabs>
              <w:tab w:val="right" w:leader="dot" w:pos="12950"/>
            </w:tabs>
            <w:rPr>
              <w:rFonts w:eastAsiaTheme="minorEastAsia"/>
              <w:noProof/>
            </w:rPr>
          </w:pPr>
          <w:hyperlink w:anchor="_Toc230252272" w:history="1">
            <w:r w:rsidRPr="000B7990">
              <w:rPr>
                <w:rStyle w:val="Hyperlink"/>
                <w:noProof/>
              </w:rPr>
              <w:t>Table 40: Aspect – Modular Architecture</w:t>
            </w:r>
            <w:r>
              <w:rPr>
                <w:noProof/>
                <w:webHidden/>
              </w:rPr>
              <w:tab/>
            </w:r>
            <w:r>
              <w:rPr>
                <w:noProof/>
                <w:webHidden/>
              </w:rPr>
              <w:fldChar w:fldCharType="begin"/>
            </w:r>
            <w:r>
              <w:rPr>
                <w:noProof/>
                <w:webHidden/>
              </w:rPr>
              <w:instrText xml:space="preserve"> PAGEREF _Toc230252272 \h </w:instrText>
            </w:r>
            <w:r>
              <w:rPr>
                <w:noProof/>
                <w:webHidden/>
              </w:rPr>
            </w:r>
            <w:r>
              <w:rPr>
                <w:noProof/>
                <w:webHidden/>
              </w:rPr>
              <w:fldChar w:fldCharType="separate"/>
            </w:r>
            <w:r>
              <w:rPr>
                <w:noProof/>
                <w:webHidden/>
              </w:rPr>
              <w:t>87</w:t>
            </w:r>
            <w:r>
              <w:rPr>
                <w:noProof/>
                <w:webHidden/>
              </w:rPr>
              <w:fldChar w:fldCharType="end"/>
            </w:r>
          </w:hyperlink>
        </w:p>
        <w:p w14:paraId="40C74520" w14:textId="26B6C9B8" w:rsidR="004B0094" w:rsidRDefault="004B0094">
          <w:pPr>
            <w:pStyle w:val="TOC3"/>
            <w:tabs>
              <w:tab w:val="right" w:leader="dot" w:pos="12950"/>
            </w:tabs>
            <w:rPr>
              <w:rFonts w:eastAsiaTheme="minorEastAsia"/>
              <w:noProof/>
            </w:rPr>
          </w:pPr>
          <w:hyperlink w:anchor="_Toc230252273" w:history="1">
            <w:r w:rsidRPr="000B7990">
              <w:rPr>
                <w:rStyle w:val="Hyperlink"/>
                <w:noProof/>
              </w:rPr>
              <w:t>Table 41: Aspect – User Interfaces and Session Management</w:t>
            </w:r>
            <w:r>
              <w:rPr>
                <w:noProof/>
                <w:webHidden/>
              </w:rPr>
              <w:tab/>
            </w:r>
            <w:r>
              <w:rPr>
                <w:noProof/>
                <w:webHidden/>
              </w:rPr>
              <w:fldChar w:fldCharType="begin"/>
            </w:r>
            <w:r>
              <w:rPr>
                <w:noProof/>
                <w:webHidden/>
              </w:rPr>
              <w:instrText xml:space="preserve"> PAGEREF _Toc230252273 \h </w:instrText>
            </w:r>
            <w:r>
              <w:rPr>
                <w:noProof/>
                <w:webHidden/>
              </w:rPr>
            </w:r>
            <w:r>
              <w:rPr>
                <w:noProof/>
                <w:webHidden/>
              </w:rPr>
              <w:fldChar w:fldCharType="separate"/>
            </w:r>
            <w:r>
              <w:rPr>
                <w:noProof/>
                <w:webHidden/>
              </w:rPr>
              <w:t>89</w:t>
            </w:r>
            <w:r>
              <w:rPr>
                <w:noProof/>
                <w:webHidden/>
              </w:rPr>
              <w:fldChar w:fldCharType="end"/>
            </w:r>
          </w:hyperlink>
        </w:p>
        <w:p w14:paraId="1008F106" w14:textId="37B3C4C7" w:rsidR="009277D7" w:rsidRDefault="009277D7">
          <w:r>
            <w:rPr>
              <w:b/>
              <w:bCs/>
              <w:noProof/>
            </w:rPr>
            <w:fldChar w:fldCharType="end"/>
          </w:r>
          <w:commentRangeEnd w:id="1"/>
          <w:r w:rsidR="001A204E">
            <w:rPr>
              <w:rStyle w:val="CommentReference"/>
              <w:rFonts w:eastAsiaTheme="minorEastAsia"/>
              <w:b/>
              <w:sz w:val="24"/>
              <w:szCs w:val="24"/>
            </w:rPr>
            <w:commentReference w:id="1"/>
          </w:r>
          <w:commentRangeEnd w:id="2"/>
          <w:r>
            <w:rPr>
              <w:rStyle w:val="CommentReference"/>
              <w:rFonts w:eastAsiaTheme="minorEastAsia"/>
              <w:b/>
              <w:sz w:val="24"/>
              <w:szCs w:val="24"/>
            </w:rPr>
            <w:commentReference w:id="2"/>
          </w:r>
        </w:p>
      </w:sdtContent>
    </w:sdt>
    <w:p w14:paraId="2495A2CD" w14:textId="77777777" w:rsidR="00DB7B1A" w:rsidRDefault="00DB7B1A" w:rsidP="00D14C03">
      <w:pPr>
        <w:pStyle w:val="Heading1"/>
        <w:rPr>
          <w:sz w:val="32"/>
          <w:szCs w:val="32"/>
        </w:rPr>
      </w:pPr>
    </w:p>
    <w:p w14:paraId="37FBF117" w14:textId="77777777" w:rsidR="00CB3AC0" w:rsidRDefault="00CB3AC0" w:rsidP="00CB3AC0"/>
    <w:p w14:paraId="3D9919AE" w14:textId="77777777" w:rsidR="00CB3AC0" w:rsidRDefault="00CB3AC0" w:rsidP="00CB3AC0"/>
    <w:p w14:paraId="33C54E18" w14:textId="77777777" w:rsidR="00CB3AC0" w:rsidRDefault="00CB3AC0" w:rsidP="00CB3AC0"/>
    <w:p w14:paraId="6FF4EDD1" w14:textId="77777777" w:rsidR="00CB3AC0" w:rsidRDefault="00CB3AC0" w:rsidP="00CB3AC0"/>
    <w:p w14:paraId="652EB1EB" w14:textId="77777777" w:rsidR="00CB3AC0" w:rsidRDefault="00CB3AC0" w:rsidP="00CB3AC0"/>
    <w:p w14:paraId="15DA4150" w14:textId="77777777" w:rsidR="00CB3AC0" w:rsidRPr="00CB3AC0" w:rsidRDefault="00CB3AC0" w:rsidP="00CB3AC0"/>
    <w:p w14:paraId="56260841" w14:textId="7887A1CF" w:rsidR="006A23BA" w:rsidRPr="00562E89" w:rsidRDefault="00777ED4" w:rsidP="00562E89">
      <w:pPr>
        <w:pStyle w:val="Heading1"/>
        <w:rPr>
          <w:sz w:val="36"/>
          <w:szCs w:val="36"/>
        </w:rPr>
      </w:pPr>
      <w:bookmarkStart w:id="3" w:name="_Toc230252225"/>
      <w:r>
        <w:rPr>
          <w:sz w:val="36"/>
          <w:szCs w:val="36"/>
        </w:rPr>
        <w:lastRenderedPageBreak/>
        <w:t>Enterprise</w:t>
      </w:r>
      <w:r w:rsidRPr="004E48D9">
        <w:rPr>
          <w:sz w:val="36"/>
          <w:szCs w:val="36"/>
        </w:rPr>
        <w:t xml:space="preserve"> Architecture </w:t>
      </w:r>
      <w:r w:rsidR="00E55B97">
        <w:rPr>
          <w:sz w:val="36"/>
          <w:szCs w:val="36"/>
        </w:rPr>
        <w:t>(EA)</w:t>
      </w:r>
      <w:r w:rsidR="00562E89">
        <w:rPr>
          <w:sz w:val="36"/>
          <w:szCs w:val="36"/>
        </w:rPr>
        <w:t xml:space="preserve"> </w:t>
      </w:r>
      <w:r w:rsidR="008B5E32">
        <w:rPr>
          <w:sz w:val="36"/>
          <w:szCs w:val="36"/>
        </w:rPr>
        <w:t>–</w:t>
      </w:r>
      <w:r w:rsidR="00562E89">
        <w:rPr>
          <w:sz w:val="36"/>
          <w:szCs w:val="36"/>
        </w:rPr>
        <w:t xml:space="preserve"> </w:t>
      </w:r>
      <w:r w:rsidR="008B5E32">
        <w:rPr>
          <w:sz w:val="36"/>
          <w:szCs w:val="36"/>
        </w:rPr>
        <w:t>Optional</w:t>
      </w:r>
      <w:r w:rsidR="00562E89">
        <w:rPr>
          <w:sz w:val="36"/>
          <w:szCs w:val="36"/>
        </w:rPr>
        <w:t xml:space="preserve"> </w:t>
      </w:r>
      <w:bookmarkStart w:id="4" w:name="_Toc218855843"/>
      <w:commentRangeStart w:id="5"/>
      <w:commentRangeStart w:id="6"/>
      <w:commentRangeStart w:id="7"/>
      <w:r w:rsidR="00CC7723" w:rsidRPr="00562E89">
        <w:rPr>
          <w:sz w:val="36"/>
          <w:szCs w:val="36"/>
        </w:rPr>
        <w:t>Outcomes Maturity Criteria</w:t>
      </w:r>
      <w:bookmarkEnd w:id="3"/>
      <w:bookmarkEnd w:id="4"/>
      <w:commentRangeEnd w:id="5"/>
      <w:r w:rsidR="00CB3AC0" w:rsidRPr="00562E89">
        <w:rPr>
          <w:rStyle w:val="CommentReference"/>
          <w:sz w:val="36"/>
          <w:szCs w:val="36"/>
        </w:rPr>
        <w:commentReference w:id="5"/>
      </w:r>
      <w:commentRangeEnd w:id="6"/>
      <w:r w:rsidR="008864D1" w:rsidRPr="00562E89">
        <w:rPr>
          <w:rStyle w:val="CommentReference"/>
          <w:sz w:val="36"/>
          <w:szCs w:val="36"/>
        </w:rPr>
        <w:commentReference w:id="6"/>
      </w:r>
      <w:commentRangeEnd w:id="7"/>
      <w:r w:rsidRPr="00562E89">
        <w:rPr>
          <w:rStyle w:val="CommentReference"/>
          <w:sz w:val="36"/>
          <w:szCs w:val="36"/>
        </w:rPr>
        <w:commentReference w:id="7"/>
      </w:r>
    </w:p>
    <w:p w14:paraId="25BBD30F" w14:textId="4BA780B2" w:rsidR="00F60DFA" w:rsidRPr="00D50403" w:rsidRDefault="00F60DFA" w:rsidP="00F60DFA">
      <w:pPr>
        <w:pStyle w:val="Heading2"/>
      </w:pPr>
      <w:bookmarkStart w:id="10" w:name="_Toc230252226"/>
      <w:r w:rsidRPr="00D50403">
        <w:t xml:space="preserve">Table </w:t>
      </w:r>
      <w:r w:rsidR="003C6E41">
        <w:t>1</w:t>
      </w:r>
      <w:r w:rsidRPr="00D50403">
        <w:t xml:space="preserve">: Aspect – </w:t>
      </w:r>
      <w:r>
        <w:t>Culture &amp; Mindset</w:t>
      </w:r>
      <w:bookmarkEnd w:id="10"/>
    </w:p>
    <w:p w14:paraId="319CA491" w14:textId="5FB65F7C" w:rsidR="00F60DFA" w:rsidRPr="00F26F06" w:rsidRDefault="00B22B01" w:rsidP="00F60DFA">
      <w:pPr>
        <w:rPr>
          <w:i/>
          <w:iCs/>
        </w:rPr>
      </w:pPr>
      <w:r>
        <w:rPr>
          <w:i/>
          <w:iCs/>
        </w:rPr>
        <w:t>To what extent are o</w:t>
      </w:r>
      <w:r w:rsidR="00F60DFA" w:rsidRPr="00F660FE">
        <w:rPr>
          <w:i/>
          <w:iCs/>
        </w:rPr>
        <w:t>rganizational norms, expectations, and behaviors related to outcome developmen</w:t>
      </w:r>
      <w:r w:rsidR="00F60DFA" w:rsidRPr="00F660FE" w:rsidDel="003375EF">
        <w:rPr>
          <w:i/>
          <w:iCs/>
        </w:rPr>
        <w:t>t</w:t>
      </w:r>
      <w:r w:rsidR="003375EF">
        <w:rPr>
          <w:i/>
          <w:iCs/>
        </w:rPr>
        <w:t xml:space="preserve">? </w:t>
      </w:r>
    </w:p>
    <w:tbl>
      <w:tblPr>
        <w:tblW w:w="5419" w:type="pct"/>
        <w:tblLayout w:type="fixed"/>
        <w:tblCellMar>
          <w:left w:w="14" w:type="dxa"/>
          <w:right w:w="14" w:type="dxa"/>
        </w:tblCellMar>
        <w:tblLook w:val="0420" w:firstRow="1" w:lastRow="0" w:firstColumn="0" w:lastColumn="0" w:noHBand="0" w:noVBand="1"/>
        <w:tblCaption w:val="Table 1: Aspect – Culture &amp; Mindsent"/>
        <w:tblDescription w:val="Table 1 provides five levels of maturity criteria for the aspect – Culture &amp; Mindsent, within the Enterprise Architecture (EA) - Outcomes (Optional) Maturity Criteria. "/>
      </w:tblPr>
      <w:tblGrid>
        <w:gridCol w:w="1700"/>
        <w:gridCol w:w="2467"/>
        <w:gridCol w:w="2467"/>
        <w:gridCol w:w="2467"/>
        <w:gridCol w:w="2467"/>
        <w:gridCol w:w="2467"/>
      </w:tblGrid>
      <w:tr w:rsidR="00F60DFA" w:rsidRPr="00E445CB" w14:paraId="21757847"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1621867"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Maturity </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B4F1D6F"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1: </w:t>
            </w:r>
            <w:r w:rsidRPr="00EC3AD4">
              <w:rPr>
                <w:rFonts w:ascii="Aptos Narrow" w:hAnsi="Aptos Narrow"/>
                <w:sz w:val="24"/>
                <w:szCs w:val="24"/>
              </w:rPr>
              <w:br/>
              <w:t>Initial</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28E205"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2: </w:t>
            </w:r>
          </w:p>
          <w:p w14:paraId="3C73CA96"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Developing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12F9E34"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3: </w:t>
            </w:r>
            <w:r w:rsidRPr="00EC3AD4">
              <w:rPr>
                <w:rFonts w:ascii="Aptos Narrow" w:hAnsi="Aptos Narrow"/>
                <w:sz w:val="24"/>
                <w:szCs w:val="24"/>
              </w:rPr>
              <w:br/>
              <w:t>Defined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AD51631"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4: </w:t>
            </w:r>
            <w:r w:rsidRPr="00EC3AD4">
              <w:rPr>
                <w:rFonts w:ascii="Aptos Narrow" w:hAnsi="Aptos Narrow"/>
                <w:sz w:val="24"/>
                <w:szCs w:val="24"/>
              </w:rPr>
              <w:br/>
              <w:t>Managed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C145D2"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5: </w:t>
            </w:r>
          </w:p>
          <w:p w14:paraId="00A051F9"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Optimized</w:t>
            </w:r>
          </w:p>
        </w:tc>
      </w:tr>
      <w:tr w:rsidR="00F60DFA" w:rsidRPr="001B6974" w14:paraId="7BE3AAC9"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29405D3" w14:textId="71016F9F" w:rsidR="00F60DFA" w:rsidRPr="00EC3AD4" w:rsidRDefault="00F60DFA" w:rsidP="00F60DFA">
            <w:pPr>
              <w:pStyle w:val="TableText"/>
              <w:keepNext/>
              <w:keepLines/>
              <w:rPr>
                <w:rFonts w:ascii="Aptos Narrow" w:hAnsi="Aptos Narrow"/>
                <w:b/>
                <w:bCs/>
                <w:sz w:val="24"/>
                <w:szCs w:val="24"/>
              </w:rPr>
            </w:pPr>
            <w:r w:rsidRPr="00EC3AD4">
              <w:rPr>
                <w:rFonts w:ascii="Aptos Narrow" w:hAnsi="Aptos Narrow"/>
                <w:b/>
                <w:bCs/>
                <w:sz w:val="24"/>
                <w:szCs w:val="24"/>
              </w:rPr>
              <w:t xml:space="preserve">Maturity Criteria </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B0404F" w14:textId="43DB4831"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No culture or expectation of outcomes for projects (at any phase of the project).</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BA0184A" w14:textId="4E6D5B5D"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Recognition begins to take hold of the importance of outcomes during planning.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D09B3C" w14:textId="2DF5F4EA"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 xml:space="preserve">Leadership sets </w:t>
            </w:r>
            <w:r w:rsidRPr="001B6974" w:rsidDel="00051372">
              <w:rPr>
                <w:rFonts w:ascii="Aptos Narrow" w:hAnsi="Aptos Narrow"/>
                <w:sz w:val="24"/>
                <w:szCs w:val="24"/>
              </w:rPr>
              <w:t>expectations</w:t>
            </w:r>
            <w:r w:rsidR="00051372" w:rsidRPr="001B6974">
              <w:rPr>
                <w:rFonts w:ascii="Aptos Narrow" w:hAnsi="Aptos Narrow"/>
                <w:sz w:val="24"/>
                <w:szCs w:val="24"/>
              </w:rPr>
              <w:t>:</w:t>
            </w:r>
            <w:r w:rsidRPr="001B6974">
              <w:rPr>
                <w:rFonts w:ascii="Aptos Narrow" w:hAnsi="Aptos Narrow"/>
                <w:sz w:val="24"/>
                <w:szCs w:val="24"/>
              </w:rPr>
              <w:t xml:space="preserve"> outcome development during planning becomes a norm.</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8E02A28" w14:textId="228D8620"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Outcome development is formalized and institutionally expected.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BE26CF" w14:textId="2A5F5078" w:rsidR="00F60DFA" w:rsidRPr="001B6974" w:rsidRDefault="00F60DFA" w:rsidP="00F60DFA">
            <w:pPr>
              <w:pStyle w:val="TableText"/>
              <w:rPr>
                <w:rFonts w:ascii="Aptos Narrow" w:hAnsi="Aptos Narrow"/>
                <w:color w:val="000000"/>
                <w:sz w:val="24"/>
                <w:szCs w:val="24"/>
              </w:rPr>
            </w:pPr>
            <w:r w:rsidRPr="001B6974">
              <w:rPr>
                <w:rFonts w:ascii="Aptos Narrow" w:hAnsi="Aptos Narrow"/>
                <w:sz w:val="24"/>
                <w:szCs w:val="24"/>
              </w:rPr>
              <w:t>Outcome thinking is fully embedded at all levels of organization—without direction by or requirement from leadership.</w:t>
            </w:r>
          </w:p>
        </w:tc>
      </w:tr>
    </w:tbl>
    <w:p w14:paraId="2BA690D0" w14:textId="77777777" w:rsidR="002803A1" w:rsidRDefault="002803A1" w:rsidP="00F60DFA">
      <w:pPr>
        <w:pStyle w:val="Heading2"/>
      </w:pPr>
    </w:p>
    <w:p w14:paraId="2CCD51AF" w14:textId="77777777" w:rsidR="002803A1" w:rsidRDefault="002803A1">
      <w:pPr>
        <w:rPr>
          <w:rFonts w:asciiTheme="majorHAnsi" w:eastAsiaTheme="majorEastAsia" w:hAnsiTheme="majorHAnsi" w:cstheme="majorBidi"/>
          <w:color w:val="0F4761" w:themeColor="accent1" w:themeShade="BF"/>
          <w:sz w:val="32"/>
          <w:szCs w:val="32"/>
        </w:rPr>
      </w:pPr>
      <w:r>
        <w:br w:type="page"/>
      </w:r>
    </w:p>
    <w:p w14:paraId="681BEE2F" w14:textId="300E39D4" w:rsidR="00F60DFA" w:rsidRPr="009F7219" w:rsidRDefault="00F60DFA" w:rsidP="00F60DFA">
      <w:pPr>
        <w:pStyle w:val="Heading2"/>
        <w:rPr>
          <w:rFonts w:ascii="Arial" w:eastAsiaTheme="minorHAnsi" w:hAnsi="Arial" w:cs="Arial"/>
          <w:i/>
          <w:iCs/>
          <w:color w:val="333333"/>
          <w:sz w:val="21"/>
          <w:szCs w:val="21"/>
          <w:shd w:val="clear" w:color="auto" w:fill="FFFFFF"/>
        </w:rPr>
      </w:pPr>
      <w:bookmarkStart w:id="11" w:name="_Toc230252227"/>
      <w:r w:rsidRPr="00D50403">
        <w:lastRenderedPageBreak/>
        <w:t xml:space="preserve">Table </w:t>
      </w:r>
      <w:r w:rsidR="003C6E41">
        <w:t>2</w:t>
      </w:r>
      <w:r w:rsidRPr="00D50403">
        <w:t xml:space="preserve">: Aspect – </w:t>
      </w:r>
      <w:r w:rsidR="008D1A06">
        <w:t>Capability</w:t>
      </w:r>
      <w:bookmarkEnd w:id="11"/>
    </w:p>
    <w:p w14:paraId="128D6302" w14:textId="079EB809" w:rsidR="00F60DFA" w:rsidRPr="00CB7C29" w:rsidRDefault="00666327" w:rsidP="00F60DFA">
      <w:pPr>
        <w:rPr>
          <w:rFonts w:ascii="Arial" w:hAnsi="Arial" w:cs="Arial"/>
          <w:i/>
          <w:iCs/>
          <w:color w:val="333333"/>
          <w:shd w:val="clear" w:color="auto" w:fill="FFFFFF"/>
        </w:rPr>
      </w:pPr>
      <w:r w:rsidRPr="0025576A">
        <w:rPr>
          <w:rFonts w:ascii="Arial" w:hAnsi="Arial" w:cs="Arial"/>
          <w:i/>
          <w:color w:val="333333"/>
          <w:shd w:val="clear" w:color="auto" w:fill="FFFFFF"/>
        </w:rPr>
        <w:t xml:space="preserve">To what extent is there </w:t>
      </w:r>
      <w:r w:rsidR="009F7219" w:rsidRPr="0025576A">
        <w:rPr>
          <w:rFonts w:ascii="Arial" w:hAnsi="Arial" w:cs="Arial"/>
          <w:i/>
          <w:color w:val="333333"/>
          <w:shd w:val="clear" w:color="auto" w:fill="FFFFFF"/>
        </w:rPr>
        <w:t>internal capacity to develop, oversee, and apply outcomes without reliance on vendors</w:t>
      </w:r>
      <w:r w:rsidRPr="0025576A">
        <w:rPr>
          <w:rFonts w:ascii="Arial" w:hAnsi="Arial" w:cs="Arial"/>
          <w:i/>
          <w:color w:val="333333"/>
          <w:shd w:val="clear" w:color="auto" w:fill="FFFFFF"/>
        </w:rPr>
        <w:t xml:space="preserve">? </w:t>
      </w:r>
    </w:p>
    <w:tbl>
      <w:tblPr>
        <w:tblW w:w="5419" w:type="pct"/>
        <w:tblLayout w:type="fixed"/>
        <w:tblCellMar>
          <w:left w:w="14" w:type="dxa"/>
          <w:right w:w="14" w:type="dxa"/>
        </w:tblCellMar>
        <w:tblLook w:val="0420" w:firstRow="1" w:lastRow="0" w:firstColumn="0" w:lastColumn="0" w:noHBand="0" w:noVBand="1"/>
        <w:tblCaption w:val="Table 2: Aspect – Capability"/>
        <w:tblDescription w:val="Table 2 provides five levels of maturity criteria for the aspect – Capability, within the Enterprise Architecture (EA) - Outcomes (Optional) Maturity Criteria. "/>
      </w:tblPr>
      <w:tblGrid>
        <w:gridCol w:w="1700"/>
        <w:gridCol w:w="2467"/>
        <w:gridCol w:w="2467"/>
        <w:gridCol w:w="2467"/>
        <w:gridCol w:w="2467"/>
        <w:gridCol w:w="2467"/>
      </w:tblGrid>
      <w:tr w:rsidR="00F60DFA" w:rsidRPr="00E445CB" w14:paraId="040AA38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51C06B6"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Maturity </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F3A5CCB"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1: </w:t>
            </w:r>
            <w:r w:rsidRPr="00EC3AD4">
              <w:rPr>
                <w:rFonts w:ascii="Aptos Narrow" w:hAnsi="Aptos Narrow"/>
                <w:sz w:val="24"/>
                <w:szCs w:val="24"/>
              </w:rPr>
              <w:br/>
              <w:t>Initial</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D06A811"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2: </w:t>
            </w:r>
          </w:p>
          <w:p w14:paraId="336A8997"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Developing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92D319C"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3: </w:t>
            </w:r>
            <w:r w:rsidRPr="00EC3AD4">
              <w:rPr>
                <w:rFonts w:ascii="Aptos Narrow" w:hAnsi="Aptos Narrow"/>
                <w:sz w:val="24"/>
                <w:szCs w:val="24"/>
              </w:rPr>
              <w:br/>
              <w:t>Defined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D4F9A5"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4: </w:t>
            </w:r>
            <w:r w:rsidRPr="00EC3AD4">
              <w:rPr>
                <w:rFonts w:ascii="Aptos Narrow" w:hAnsi="Aptos Narrow"/>
                <w:sz w:val="24"/>
                <w:szCs w:val="24"/>
              </w:rPr>
              <w:br/>
              <w:t>Managed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7A3631"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5: </w:t>
            </w:r>
          </w:p>
          <w:p w14:paraId="197DA409"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Optimized</w:t>
            </w:r>
          </w:p>
        </w:tc>
      </w:tr>
      <w:tr w:rsidR="008D1A06" w:rsidRPr="00E445CB" w14:paraId="497A9C6E"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72FEC46" w14:textId="77777777" w:rsidR="008D1A06" w:rsidRPr="00EC3AD4" w:rsidRDefault="008D1A06" w:rsidP="008D1A06">
            <w:pPr>
              <w:pStyle w:val="TableText"/>
              <w:keepNext/>
              <w:keepLines/>
              <w:rPr>
                <w:rFonts w:ascii="Aptos Narrow" w:hAnsi="Aptos Narrow"/>
                <w:b/>
                <w:bCs/>
                <w:sz w:val="24"/>
                <w:szCs w:val="24"/>
              </w:rPr>
            </w:pPr>
            <w:r w:rsidRPr="00EC3AD4">
              <w:rPr>
                <w:rFonts w:ascii="Aptos Narrow" w:hAnsi="Aptos Narrow"/>
                <w:b/>
                <w:bCs/>
                <w:sz w:val="24"/>
                <w:szCs w:val="24"/>
              </w:rPr>
              <w:t xml:space="preserve">Maturity Criteria </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48813CA" w14:textId="1E026D8F"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No internal capabilities to identify or draft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36C2ED6" w14:textId="5E31BDCC"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Organization understands at a high-level what elements are needed to identify and draft outcomes, but vendor leads development of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84D845D" w14:textId="354B1373"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Sufficient experience in identifying and drafting outcomes internally; organization may lead or closely oversee vendors to draft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0DB953D" w14:textId="1C36028A"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Full in-house capability to independently produce outcomes.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F0C20DA" w14:textId="77777777" w:rsidR="008D1A06" w:rsidRPr="001B6974" w:rsidRDefault="008D1A06" w:rsidP="008D1A06">
            <w:pPr>
              <w:pStyle w:val="TableText"/>
              <w:rPr>
                <w:rFonts w:ascii="Aptos Narrow" w:hAnsi="Aptos Narrow"/>
                <w:sz w:val="24"/>
                <w:szCs w:val="24"/>
              </w:rPr>
            </w:pPr>
            <w:r w:rsidRPr="001B6974">
              <w:rPr>
                <w:rFonts w:ascii="Aptos Narrow" w:hAnsi="Aptos Narrow"/>
                <w:sz w:val="24"/>
                <w:szCs w:val="24"/>
              </w:rPr>
              <w:t>Deep in-house expertise with fully self-sufficient teams across the organization.</w:t>
            </w:r>
          </w:p>
          <w:p w14:paraId="22F91A81" w14:textId="6F55384A" w:rsidR="008D1A06" w:rsidRPr="001B6974" w:rsidRDefault="008D1A06" w:rsidP="008D1A06">
            <w:pPr>
              <w:pStyle w:val="TableText"/>
              <w:rPr>
                <w:rFonts w:ascii="Aptos Narrow" w:hAnsi="Aptos Narrow"/>
                <w:color w:val="000000"/>
                <w:sz w:val="24"/>
                <w:szCs w:val="24"/>
              </w:rPr>
            </w:pPr>
            <w:r w:rsidRPr="001B6974">
              <w:rPr>
                <w:rFonts w:ascii="Aptos Narrow" w:hAnsi="Aptos Narrow"/>
                <w:sz w:val="24"/>
                <w:szCs w:val="24"/>
              </w:rPr>
              <w:t>Organization may also support sister organizations and agencies in developing outcomes.</w:t>
            </w:r>
          </w:p>
        </w:tc>
      </w:tr>
    </w:tbl>
    <w:p w14:paraId="7C73E21C" w14:textId="77777777" w:rsidR="00AA6278" w:rsidRDefault="00AA6278" w:rsidP="00F60DFA">
      <w:pPr>
        <w:pStyle w:val="Heading2"/>
      </w:pPr>
    </w:p>
    <w:p w14:paraId="5FE4D8E6" w14:textId="77777777" w:rsidR="00AA6278" w:rsidRDefault="00AA6278">
      <w:pPr>
        <w:rPr>
          <w:rFonts w:asciiTheme="majorHAnsi" w:eastAsiaTheme="majorEastAsia" w:hAnsiTheme="majorHAnsi" w:cstheme="majorBidi"/>
          <w:color w:val="0F4761" w:themeColor="accent1" w:themeShade="BF"/>
          <w:sz w:val="32"/>
          <w:szCs w:val="32"/>
        </w:rPr>
      </w:pPr>
      <w:r>
        <w:br w:type="page"/>
      </w:r>
    </w:p>
    <w:p w14:paraId="54ED978C" w14:textId="171FD53C" w:rsidR="00F60DFA" w:rsidRPr="00D50403" w:rsidRDefault="00F60DFA" w:rsidP="00F60DFA">
      <w:pPr>
        <w:pStyle w:val="Heading2"/>
      </w:pPr>
      <w:bookmarkStart w:id="12" w:name="_Toc230252228"/>
      <w:r w:rsidRPr="00D50403">
        <w:lastRenderedPageBreak/>
        <w:t xml:space="preserve">Table </w:t>
      </w:r>
      <w:r w:rsidR="003C6E41">
        <w:t>3</w:t>
      </w:r>
      <w:r w:rsidRPr="00D50403">
        <w:t xml:space="preserve">: Aspect – </w:t>
      </w:r>
      <w:r w:rsidR="00AB4839">
        <w:t>Quality &amp; Consistency</w:t>
      </w:r>
      <w:bookmarkEnd w:id="12"/>
      <w:r w:rsidR="00AB4839">
        <w:t xml:space="preserve"> </w:t>
      </w:r>
    </w:p>
    <w:p w14:paraId="39DBAAE8" w14:textId="342B37E7" w:rsidR="00F60DFA" w:rsidRPr="00CB7C29" w:rsidRDefault="00786881" w:rsidP="00F60DFA">
      <w:pPr>
        <w:rPr>
          <w:rFonts w:ascii="Arial" w:hAnsi="Arial" w:cs="Arial"/>
          <w:i/>
          <w:iCs/>
          <w:color w:val="333333"/>
          <w:highlight w:val="yellow"/>
          <w:shd w:val="clear" w:color="auto" w:fill="FFFFFF"/>
        </w:rPr>
      </w:pPr>
      <w:r w:rsidRPr="00666494">
        <w:rPr>
          <w:i/>
          <w:iCs/>
        </w:rPr>
        <w:t>To what</w:t>
      </w:r>
      <w:r w:rsidRPr="00666494" w:rsidDel="00786881">
        <w:rPr>
          <w:i/>
          <w:iCs/>
        </w:rPr>
        <w:t xml:space="preserve"> </w:t>
      </w:r>
      <w:r w:rsidRPr="00666494">
        <w:rPr>
          <w:i/>
          <w:iCs/>
        </w:rPr>
        <w:t>extent is there</w:t>
      </w:r>
      <w:r w:rsidR="00CD50D2" w:rsidRPr="00666494">
        <w:rPr>
          <w:i/>
          <w:iCs/>
        </w:rPr>
        <w:t xml:space="preserve"> clarity, structure, and strategic alignment of outcome statements</w:t>
      </w:r>
      <w:r w:rsidRPr="00666494">
        <w:rPr>
          <w:i/>
          <w:iCs/>
        </w:rPr>
        <w:t>?</w:t>
      </w:r>
    </w:p>
    <w:tbl>
      <w:tblPr>
        <w:tblW w:w="5419" w:type="pct"/>
        <w:tblLayout w:type="fixed"/>
        <w:tblCellMar>
          <w:left w:w="14" w:type="dxa"/>
          <w:right w:w="14" w:type="dxa"/>
        </w:tblCellMar>
        <w:tblLook w:val="0420" w:firstRow="1" w:lastRow="0" w:firstColumn="0" w:lastColumn="0" w:noHBand="0" w:noVBand="1"/>
        <w:tblCaption w:val="Table 3: Aspect – Quality &amp; Consistency"/>
        <w:tblDescription w:val="Table 3 provides five levels of maturity criteria for the aspect – Quality &amp; Consistency, within the Enterprise Architecture (EA) - Outcomes (Optional) Maturity Criteria."/>
      </w:tblPr>
      <w:tblGrid>
        <w:gridCol w:w="1700"/>
        <w:gridCol w:w="2467"/>
        <w:gridCol w:w="2467"/>
        <w:gridCol w:w="2467"/>
        <w:gridCol w:w="2467"/>
        <w:gridCol w:w="2467"/>
      </w:tblGrid>
      <w:tr w:rsidR="00F60DFA" w:rsidRPr="00E445CB" w14:paraId="5BE54C84"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384B71"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Maturity </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B2FAA0"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1: </w:t>
            </w:r>
            <w:r w:rsidRPr="00EC3AD4">
              <w:rPr>
                <w:rFonts w:ascii="Aptos Narrow" w:hAnsi="Aptos Narrow"/>
                <w:sz w:val="24"/>
                <w:szCs w:val="24"/>
              </w:rPr>
              <w:br/>
              <w:t>Initial</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45BE64"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2: </w:t>
            </w:r>
          </w:p>
          <w:p w14:paraId="28A5DC52"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Developing</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E01EF08"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3: </w:t>
            </w:r>
            <w:r w:rsidRPr="00EC3AD4">
              <w:rPr>
                <w:rFonts w:ascii="Aptos Narrow" w:hAnsi="Aptos Narrow"/>
                <w:sz w:val="24"/>
                <w:szCs w:val="24"/>
              </w:rPr>
              <w:br/>
              <w:t>Defined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3BFD6B"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4: </w:t>
            </w:r>
            <w:r w:rsidRPr="00EC3AD4">
              <w:rPr>
                <w:rFonts w:ascii="Aptos Narrow" w:hAnsi="Aptos Narrow"/>
                <w:sz w:val="24"/>
                <w:szCs w:val="24"/>
              </w:rPr>
              <w:br/>
              <w:t>Managed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775C0EC"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 xml:space="preserve">Level 5: </w:t>
            </w:r>
          </w:p>
          <w:p w14:paraId="3B76E96A" w14:textId="77777777" w:rsidR="00F60DFA" w:rsidRPr="00EC3AD4" w:rsidRDefault="00F60DFA">
            <w:pPr>
              <w:pStyle w:val="TableColumnHeading"/>
              <w:keepNext/>
              <w:keepLines/>
              <w:spacing w:before="60" w:after="60"/>
              <w:rPr>
                <w:rFonts w:ascii="Aptos Narrow" w:hAnsi="Aptos Narrow"/>
                <w:sz w:val="24"/>
                <w:szCs w:val="24"/>
              </w:rPr>
            </w:pPr>
            <w:r w:rsidRPr="00EC3AD4">
              <w:rPr>
                <w:rFonts w:ascii="Aptos Narrow" w:hAnsi="Aptos Narrow"/>
                <w:sz w:val="24"/>
                <w:szCs w:val="24"/>
              </w:rPr>
              <w:t>Optimized</w:t>
            </w:r>
          </w:p>
        </w:tc>
      </w:tr>
      <w:tr w:rsidR="00D411B8" w:rsidRPr="00E445CB" w14:paraId="1DE4383C"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6B548F6" w14:textId="77777777" w:rsidR="00D411B8" w:rsidRPr="00EC3AD4" w:rsidRDefault="00D411B8" w:rsidP="00D411B8">
            <w:pPr>
              <w:pStyle w:val="TableText"/>
              <w:keepNext/>
              <w:keepLines/>
              <w:rPr>
                <w:rFonts w:ascii="Aptos Narrow" w:hAnsi="Aptos Narrow"/>
                <w:b/>
                <w:bCs/>
                <w:sz w:val="24"/>
                <w:szCs w:val="24"/>
              </w:rPr>
            </w:pPr>
            <w:r w:rsidRPr="00EC3AD4">
              <w:rPr>
                <w:rFonts w:ascii="Aptos Narrow" w:hAnsi="Aptos Narrow"/>
                <w:b/>
                <w:bCs/>
                <w:sz w:val="24"/>
                <w:szCs w:val="24"/>
              </w:rPr>
              <w:t xml:space="preserve">Maturity Criteria </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BCB325" w14:textId="0EEA8EEF" w:rsidR="00D411B8" w:rsidRPr="001B6974" w:rsidRDefault="00D411B8" w:rsidP="00D411B8">
            <w:pPr>
              <w:pStyle w:val="TableText"/>
              <w:rPr>
                <w:rFonts w:ascii="Aptos Narrow" w:hAnsi="Aptos Narrow"/>
                <w:color w:val="000000"/>
                <w:sz w:val="24"/>
                <w:szCs w:val="24"/>
              </w:rPr>
            </w:pPr>
            <w:r w:rsidRPr="001B6974">
              <w:rPr>
                <w:rFonts w:ascii="Aptos Narrow" w:hAnsi="Aptos Narrow"/>
                <w:sz w:val="24"/>
                <w:szCs w:val="24"/>
              </w:rPr>
              <w:t>Outcomes are ambiguous, inconsistent, and disconnected from goals.</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7A3247" w14:textId="6B381456"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No consistent approach or methodology to developing outcomes.</w:t>
            </w:r>
          </w:p>
          <w:p w14:paraId="521B62B2" w14:textId="77777777" w:rsidR="00EC3AD4" w:rsidRPr="001B6974" w:rsidRDefault="00EC3AD4" w:rsidP="00EC3AD4">
            <w:pPr>
              <w:pStyle w:val="TableText"/>
              <w:rPr>
                <w:rFonts w:ascii="Aptos Narrow" w:hAnsi="Aptos Narrow"/>
                <w:sz w:val="24"/>
                <w:szCs w:val="24"/>
              </w:rPr>
            </w:pPr>
          </w:p>
          <w:p w14:paraId="293191F9" w14:textId="05E7A444" w:rsidR="00D411B8" w:rsidRPr="001B6974" w:rsidRDefault="00D411B8" w:rsidP="00D411B8">
            <w:pPr>
              <w:pStyle w:val="TableText"/>
              <w:rPr>
                <w:rFonts w:ascii="Aptos Narrow" w:hAnsi="Aptos Narrow"/>
                <w:color w:val="000000"/>
                <w:sz w:val="24"/>
                <w:szCs w:val="24"/>
              </w:rPr>
            </w:pPr>
            <w:r w:rsidRPr="001B6974">
              <w:rPr>
                <w:rFonts w:ascii="Aptos Narrow" w:hAnsi="Aptos Narrow"/>
                <w:sz w:val="24"/>
                <w:szCs w:val="24"/>
              </w:rPr>
              <w:t>Outcomes may be aligned with priorities but are not “smart” or actionable.</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2956958" w14:textId="77777777"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Defined approach or methodology to developing outcomes.</w:t>
            </w:r>
          </w:p>
          <w:p w14:paraId="048C01D5" w14:textId="77777777" w:rsidR="00EC3AD4" w:rsidRPr="001B6974" w:rsidRDefault="00EC3AD4" w:rsidP="00EC3AD4">
            <w:pPr>
              <w:pStyle w:val="TableText"/>
              <w:rPr>
                <w:rFonts w:ascii="Aptos Narrow" w:hAnsi="Aptos Narrow"/>
                <w:sz w:val="24"/>
                <w:szCs w:val="24"/>
              </w:rPr>
            </w:pPr>
          </w:p>
          <w:p w14:paraId="6DB9B6ED" w14:textId="58F727FD" w:rsidR="00D411B8" w:rsidRPr="001B6974" w:rsidRDefault="00D411B8" w:rsidP="00D411B8">
            <w:pPr>
              <w:pStyle w:val="TableText"/>
              <w:rPr>
                <w:rFonts w:ascii="Aptos Narrow" w:hAnsi="Aptos Narrow"/>
                <w:color w:val="000000"/>
                <w:sz w:val="24"/>
                <w:szCs w:val="24"/>
              </w:rPr>
            </w:pPr>
            <w:r w:rsidRPr="001B6974">
              <w:rPr>
                <w:rFonts w:ascii="Aptos Narrow" w:hAnsi="Aptos Narrow"/>
                <w:sz w:val="24"/>
                <w:szCs w:val="24"/>
              </w:rPr>
              <w:t>Outcomes capture the capability sought and benefit derived from a given project, but the quality of the outcome statements vary.</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CC5F8A4" w14:textId="77777777"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Well-established and consistently applied approach to developing outcomes.</w:t>
            </w:r>
          </w:p>
          <w:p w14:paraId="63B97B8F" w14:textId="77777777" w:rsidR="00EC3AD4" w:rsidRPr="001B6974" w:rsidRDefault="00EC3AD4" w:rsidP="00EC3AD4">
            <w:pPr>
              <w:pStyle w:val="TableText"/>
              <w:rPr>
                <w:rFonts w:ascii="Aptos Narrow" w:hAnsi="Aptos Narrow"/>
                <w:sz w:val="24"/>
                <w:szCs w:val="24"/>
              </w:rPr>
            </w:pPr>
          </w:p>
          <w:p w14:paraId="08AB8827" w14:textId="71E07C59" w:rsidR="00D411B8" w:rsidRPr="001B6974" w:rsidRDefault="00D411B8" w:rsidP="00D411B8">
            <w:pPr>
              <w:pStyle w:val="TableText"/>
              <w:rPr>
                <w:rFonts w:ascii="Aptos Narrow" w:hAnsi="Aptos Narrow"/>
                <w:color w:val="000000"/>
                <w:sz w:val="24"/>
                <w:szCs w:val="24"/>
              </w:rPr>
            </w:pPr>
            <w:r w:rsidRPr="001B6974">
              <w:rPr>
                <w:rFonts w:ascii="Aptos Narrow" w:hAnsi="Aptos Narrow"/>
                <w:sz w:val="24"/>
                <w:szCs w:val="24"/>
              </w:rPr>
              <w:t>Outcomes are clear, actionable, reusable, and strategically aligned.</w:t>
            </w:r>
          </w:p>
        </w:tc>
        <w:tc>
          <w:tcPr>
            <w:tcW w:w="24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0F5B31" w14:textId="77777777" w:rsidR="00D411B8" w:rsidRPr="001B6974" w:rsidRDefault="00D411B8" w:rsidP="00EC3AD4">
            <w:pPr>
              <w:pStyle w:val="TableText"/>
              <w:rPr>
                <w:rFonts w:ascii="Aptos Narrow" w:hAnsi="Aptos Narrow"/>
                <w:sz w:val="24"/>
                <w:szCs w:val="24"/>
              </w:rPr>
            </w:pPr>
            <w:r w:rsidRPr="001B6974">
              <w:rPr>
                <w:rFonts w:ascii="Aptos Narrow" w:hAnsi="Aptos Narrow"/>
                <w:sz w:val="24"/>
                <w:szCs w:val="24"/>
              </w:rPr>
              <w:t>Well-established and consistently applied approach to developing outcomes.</w:t>
            </w:r>
          </w:p>
          <w:p w14:paraId="4A12223F" w14:textId="77777777" w:rsidR="00EC3AD4" w:rsidRPr="001B6974" w:rsidRDefault="00EC3AD4" w:rsidP="00EC3AD4">
            <w:pPr>
              <w:pStyle w:val="Tablebullet1"/>
              <w:numPr>
                <w:ilvl w:val="0"/>
                <w:numId w:val="0"/>
              </w:numPr>
              <w:ind w:left="187"/>
              <w:rPr>
                <w:rFonts w:ascii="Aptos Narrow" w:hAnsi="Aptos Narrow"/>
                <w:sz w:val="24"/>
                <w:szCs w:val="24"/>
              </w:rPr>
            </w:pPr>
          </w:p>
          <w:p w14:paraId="379302EE" w14:textId="042A4032" w:rsidR="00D411B8" w:rsidRPr="001B6974" w:rsidRDefault="00D411B8" w:rsidP="00D411B8">
            <w:pPr>
              <w:pStyle w:val="TableText"/>
              <w:rPr>
                <w:rFonts w:ascii="Aptos Narrow" w:hAnsi="Aptos Narrow"/>
                <w:color w:val="000000"/>
                <w:sz w:val="24"/>
                <w:szCs w:val="24"/>
              </w:rPr>
            </w:pPr>
            <w:r w:rsidRPr="001B6974">
              <w:rPr>
                <w:rFonts w:ascii="Aptos Narrow" w:hAnsi="Aptos Narrow"/>
                <w:sz w:val="24"/>
                <w:szCs w:val="24"/>
              </w:rPr>
              <w:t>Outcome statements are of consistently high quality, recognizable, and standardized.</w:t>
            </w:r>
          </w:p>
        </w:tc>
      </w:tr>
    </w:tbl>
    <w:p w14:paraId="0BFBC063" w14:textId="77777777" w:rsidR="002803A1" w:rsidRDefault="002803A1" w:rsidP="00F60DFA">
      <w:pPr>
        <w:pStyle w:val="Heading2"/>
      </w:pPr>
    </w:p>
    <w:p w14:paraId="0DDE9CBF" w14:textId="77777777" w:rsidR="002803A1" w:rsidRDefault="002803A1">
      <w:pPr>
        <w:rPr>
          <w:rFonts w:asciiTheme="majorHAnsi" w:eastAsiaTheme="majorEastAsia" w:hAnsiTheme="majorHAnsi" w:cstheme="majorBidi"/>
          <w:color w:val="0F4761" w:themeColor="accent1" w:themeShade="BF"/>
          <w:sz w:val="32"/>
          <w:szCs w:val="32"/>
        </w:rPr>
      </w:pPr>
      <w:r>
        <w:br w:type="page"/>
      </w:r>
    </w:p>
    <w:p w14:paraId="607C667A" w14:textId="54103C1A" w:rsidR="00F60DFA" w:rsidRPr="00D50403" w:rsidRDefault="00F60DFA" w:rsidP="00F60DFA">
      <w:pPr>
        <w:pStyle w:val="Heading2"/>
      </w:pPr>
      <w:bookmarkStart w:id="13" w:name="_Toc230252229"/>
      <w:r w:rsidRPr="00D50403">
        <w:lastRenderedPageBreak/>
        <w:t xml:space="preserve">Table </w:t>
      </w:r>
      <w:r w:rsidR="005C763D">
        <w:t>4</w:t>
      </w:r>
      <w:r w:rsidRPr="00D50403">
        <w:t xml:space="preserve">: Aspect – </w:t>
      </w:r>
      <w:r w:rsidR="002A0313">
        <w:t>Alignment to Goals &amp;</w:t>
      </w:r>
      <w:r w:rsidR="00A249F8">
        <w:t xml:space="preserve"> Priorities</w:t>
      </w:r>
      <w:bookmarkEnd w:id="13"/>
      <w:r w:rsidR="00A249F8">
        <w:t xml:space="preserve"> </w:t>
      </w:r>
    </w:p>
    <w:p w14:paraId="1F7450D5" w14:textId="400A1BB1" w:rsidR="00F60DFA" w:rsidRPr="0025576A" w:rsidRDefault="00CB15EA" w:rsidP="00F60DFA">
      <w:pPr>
        <w:rPr>
          <w:rFonts w:ascii="Arial" w:hAnsi="Arial" w:cs="Arial"/>
          <w:i/>
          <w:color w:val="333333"/>
          <w:shd w:val="clear" w:color="auto" w:fill="FFFFFF"/>
        </w:rPr>
      </w:pPr>
      <w:r w:rsidRPr="0025576A">
        <w:rPr>
          <w:rFonts w:ascii="Arial" w:hAnsi="Arial" w:cs="Arial"/>
          <w:i/>
          <w:color w:val="333333"/>
          <w:shd w:val="clear" w:color="auto" w:fill="FFFFFF"/>
        </w:rPr>
        <w:t>T</w:t>
      </w:r>
      <w:r w:rsidR="0083337A" w:rsidRPr="0025576A">
        <w:rPr>
          <w:rFonts w:ascii="Arial" w:hAnsi="Arial" w:cs="Arial"/>
          <w:i/>
          <w:color w:val="333333"/>
          <w:shd w:val="clear" w:color="auto" w:fill="FFFFFF"/>
        </w:rPr>
        <w:t xml:space="preserve">o what </w:t>
      </w:r>
      <w:r w:rsidRPr="0025576A">
        <w:rPr>
          <w:rFonts w:ascii="Arial" w:hAnsi="Arial" w:cs="Arial"/>
          <w:i/>
          <w:color w:val="333333"/>
          <w:shd w:val="clear" w:color="auto" w:fill="FFFFFF"/>
        </w:rPr>
        <w:t xml:space="preserve">extent </w:t>
      </w:r>
      <w:r w:rsidR="0083337A" w:rsidRPr="0025576A">
        <w:rPr>
          <w:rFonts w:ascii="Arial" w:hAnsi="Arial" w:cs="Arial"/>
          <w:i/>
          <w:color w:val="333333"/>
          <w:shd w:val="clear" w:color="auto" w:fill="FFFFFF"/>
        </w:rPr>
        <w:t xml:space="preserve">are </w:t>
      </w:r>
      <w:r w:rsidRPr="0025576A">
        <w:rPr>
          <w:rFonts w:ascii="Arial" w:hAnsi="Arial" w:cs="Arial"/>
          <w:i/>
          <w:color w:val="333333"/>
          <w:shd w:val="clear" w:color="auto" w:fill="FFFFFF"/>
        </w:rPr>
        <w:t>outcomes traceable to broader goals, priorities, and mission</w:t>
      </w:r>
      <w:r w:rsidR="0083337A" w:rsidRPr="0025576A">
        <w:rPr>
          <w:rFonts w:ascii="Arial" w:hAnsi="Arial" w:cs="Arial"/>
          <w:i/>
          <w:iCs/>
          <w:color w:val="333333"/>
          <w:shd w:val="clear" w:color="auto" w:fill="FFFFFF"/>
        </w:rPr>
        <w:t>?</w:t>
      </w:r>
    </w:p>
    <w:tbl>
      <w:tblPr>
        <w:tblW w:w="5409" w:type="pct"/>
        <w:tblLayout w:type="fixed"/>
        <w:tblCellMar>
          <w:left w:w="14" w:type="dxa"/>
          <w:right w:w="14" w:type="dxa"/>
        </w:tblCellMar>
        <w:tblLook w:val="0420" w:firstRow="1" w:lastRow="0" w:firstColumn="0" w:lastColumn="0" w:noHBand="0" w:noVBand="1"/>
        <w:tblCaption w:val="Table 4: Aspect – Alignment to Goals &amp; Priorities,"/>
        <w:tblDescription w:val="Table 4 provides five levels of maturity criteria for the aspect – Alignment to Goals &amp; Priorities, within the Enterprise Architecture (EA) - Outcomes (Optional) Maturity Criteria."/>
      </w:tblPr>
      <w:tblGrid>
        <w:gridCol w:w="1699"/>
        <w:gridCol w:w="2462"/>
        <w:gridCol w:w="2462"/>
        <w:gridCol w:w="2462"/>
        <w:gridCol w:w="2462"/>
        <w:gridCol w:w="2462"/>
      </w:tblGrid>
      <w:tr w:rsidR="00F60DFA" w:rsidRPr="00E445CB" w14:paraId="70F1273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C4DAE2E"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B1FFA65"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 xml:space="preserve">Level 1: </w:t>
            </w:r>
            <w:r w:rsidRPr="00FE237B">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4D5CCCE"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 xml:space="preserve">Level 2: </w:t>
            </w:r>
          </w:p>
          <w:p w14:paraId="491EEC0D"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529A3F"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 xml:space="preserve">Level 3: </w:t>
            </w:r>
            <w:r w:rsidRPr="00FE237B">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F42F76"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 xml:space="preserve">Level 4: </w:t>
            </w:r>
            <w:r w:rsidRPr="00FE237B">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CDB422"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 xml:space="preserve">Level 5: </w:t>
            </w:r>
          </w:p>
          <w:p w14:paraId="75845656" w14:textId="77777777" w:rsidR="00F60DFA" w:rsidRPr="00FE237B" w:rsidRDefault="00F60DFA">
            <w:pPr>
              <w:pStyle w:val="TableColumnHeading"/>
              <w:keepNext/>
              <w:keepLines/>
              <w:spacing w:before="60" w:after="60"/>
              <w:rPr>
                <w:rFonts w:ascii="Aptos Narrow" w:hAnsi="Aptos Narrow"/>
                <w:sz w:val="24"/>
                <w:szCs w:val="24"/>
              </w:rPr>
            </w:pPr>
            <w:r w:rsidRPr="00FE237B">
              <w:rPr>
                <w:rFonts w:ascii="Aptos Narrow" w:hAnsi="Aptos Narrow"/>
                <w:sz w:val="24"/>
                <w:szCs w:val="24"/>
              </w:rPr>
              <w:t>Optimized</w:t>
            </w:r>
          </w:p>
        </w:tc>
      </w:tr>
      <w:tr w:rsidR="006B27C5" w:rsidRPr="00E445CB" w14:paraId="64C8371C"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E7A3A20" w14:textId="77777777" w:rsidR="006B27C5" w:rsidRPr="00FE237B" w:rsidRDefault="006B27C5" w:rsidP="006B27C5">
            <w:pPr>
              <w:pStyle w:val="TableText"/>
              <w:keepNext/>
              <w:keepLines/>
              <w:rPr>
                <w:rFonts w:ascii="Aptos Narrow" w:hAnsi="Aptos Narrow"/>
                <w:b/>
                <w:bCs/>
                <w:sz w:val="24"/>
                <w:szCs w:val="24"/>
              </w:rPr>
            </w:pPr>
            <w:r w:rsidRPr="00FE237B">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214D309" w14:textId="570AC268"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are not aligned to goals or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3F0F262" w14:textId="52D0FDDA"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Emerging awareness of need to align outcomes with goals and priorities but gaps remain.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8F8BF1" w14:textId="36A76784"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are intentionally aligned to strategic goals and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F3B0C31" w14:textId="77777777" w:rsidR="006B27C5" w:rsidRPr="001B6974" w:rsidRDefault="006B27C5" w:rsidP="00FE237B">
            <w:pPr>
              <w:pStyle w:val="TableText"/>
              <w:rPr>
                <w:rFonts w:ascii="Aptos Narrow" w:hAnsi="Aptos Narrow"/>
                <w:sz w:val="24"/>
                <w:szCs w:val="24"/>
              </w:rPr>
            </w:pPr>
            <w:r w:rsidRPr="001B6974">
              <w:rPr>
                <w:rFonts w:ascii="Aptos Narrow" w:hAnsi="Aptos Narrow"/>
                <w:sz w:val="24"/>
                <w:szCs w:val="24"/>
              </w:rPr>
              <w:t>Systematic alignment of outcomes to goals and priorities.</w:t>
            </w:r>
          </w:p>
          <w:p w14:paraId="66F87D6E" w14:textId="274F9A74"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inform broader strategies.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5F0DFD7" w14:textId="33E52823" w:rsidR="006B27C5" w:rsidRPr="001B6974" w:rsidRDefault="006B27C5" w:rsidP="006B27C5">
            <w:pPr>
              <w:pStyle w:val="TableText"/>
              <w:rPr>
                <w:rFonts w:ascii="Aptos Narrow" w:hAnsi="Aptos Narrow"/>
                <w:color w:val="000000"/>
                <w:sz w:val="24"/>
                <w:szCs w:val="24"/>
              </w:rPr>
            </w:pPr>
            <w:r w:rsidRPr="001B6974">
              <w:rPr>
                <w:rFonts w:ascii="Aptos Narrow" w:hAnsi="Aptos Narrow"/>
                <w:sz w:val="24"/>
                <w:szCs w:val="24"/>
              </w:rPr>
              <w:t>Outcomes reflect and reinforce strategic direction seamlessly.</w:t>
            </w:r>
          </w:p>
        </w:tc>
      </w:tr>
    </w:tbl>
    <w:p w14:paraId="3E59AE6B" w14:textId="77777777" w:rsidR="00BD6168" w:rsidRDefault="00BD6168" w:rsidP="00F60DFA">
      <w:pPr>
        <w:pStyle w:val="Heading2"/>
      </w:pPr>
    </w:p>
    <w:p w14:paraId="3B650087"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12C28E97" w14:textId="1185218E" w:rsidR="00F60DFA" w:rsidRPr="00CB7C29" w:rsidRDefault="00F60DFA" w:rsidP="00F60DFA">
      <w:pPr>
        <w:pStyle w:val="Heading2"/>
        <w:rPr>
          <w:sz w:val="24"/>
          <w:szCs w:val="24"/>
        </w:rPr>
      </w:pPr>
      <w:bookmarkStart w:id="14" w:name="_Toc230252230"/>
      <w:r w:rsidRPr="00D50403">
        <w:lastRenderedPageBreak/>
        <w:t xml:space="preserve">Table </w:t>
      </w:r>
      <w:r w:rsidR="005C763D">
        <w:t>5</w:t>
      </w:r>
      <w:r w:rsidRPr="00D50403">
        <w:t xml:space="preserve">: Aspect – </w:t>
      </w:r>
      <w:r w:rsidR="003826CA">
        <w:t>Use of Metrics</w:t>
      </w:r>
      <w:bookmarkEnd w:id="14"/>
      <w:r w:rsidR="003826CA">
        <w:t xml:space="preserve"> </w:t>
      </w:r>
    </w:p>
    <w:p w14:paraId="4CE50082" w14:textId="751C7DFE" w:rsidR="00F60DFA" w:rsidRPr="0025576A" w:rsidRDefault="0013014E" w:rsidP="00F60DFA">
      <w:pPr>
        <w:rPr>
          <w:rFonts w:ascii="Arial" w:hAnsi="Arial" w:cs="Arial"/>
          <w:i/>
          <w:color w:val="333333"/>
          <w:shd w:val="clear" w:color="auto" w:fill="FFFFFF"/>
        </w:rPr>
      </w:pPr>
      <w:r w:rsidRPr="0025576A">
        <w:rPr>
          <w:rFonts w:ascii="Arial" w:hAnsi="Arial" w:cs="Arial"/>
          <w:i/>
          <w:color w:val="333333"/>
          <w:shd w:val="clear" w:color="auto" w:fill="FFFFFF"/>
        </w:rPr>
        <w:t xml:space="preserve">To what extent are </w:t>
      </w:r>
      <w:r w:rsidR="000B493C" w:rsidRPr="0025576A">
        <w:rPr>
          <w:rFonts w:ascii="Arial" w:hAnsi="Arial" w:cs="Arial"/>
          <w:i/>
          <w:color w:val="333333"/>
          <w:shd w:val="clear" w:color="auto" w:fill="FFFFFF"/>
        </w:rPr>
        <w:t>outcomes</w:t>
      </w:r>
      <w:r w:rsidR="003375EF" w:rsidRPr="0025576A">
        <w:rPr>
          <w:rFonts w:ascii="Arial" w:hAnsi="Arial" w:cs="Arial"/>
          <w:i/>
          <w:color w:val="333333"/>
          <w:shd w:val="clear" w:color="auto" w:fill="FFFFFF"/>
        </w:rPr>
        <w:t xml:space="preserve"> </w:t>
      </w:r>
      <w:r w:rsidR="000B493C" w:rsidRPr="0025576A">
        <w:rPr>
          <w:rFonts w:ascii="Arial" w:hAnsi="Arial" w:cs="Arial"/>
          <w:i/>
          <w:color w:val="333333"/>
          <w:shd w:val="clear" w:color="auto" w:fill="FFFFFF"/>
        </w:rPr>
        <w:t>tracked, and metrics used to measure progress and guide improvement</w:t>
      </w:r>
      <w:r w:rsidR="00CF1B9B" w:rsidRPr="0025576A">
        <w:rPr>
          <w:rFonts w:ascii="Arial" w:hAnsi="Arial" w:cs="Arial"/>
          <w:i/>
          <w:color w:val="333333"/>
          <w:shd w:val="clear" w:color="auto" w:fill="FFFFFF"/>
        </w:rPr>
        <w:t xml:space="preserve">? </w:t>
      </w:r>
    </w:p>
    <w:tbl>
      <w:tblPr>
        <w:tblW w:w="5409" w:type="pct"/>
        <w:tblLayout w:type="fixed"/>
        <w:tblCellMar>
          <w:left w:w="14" w:type="dxa"/>
          <w:right w:w="14" w:type="dxa"/>
        </w:tblCellMar>
        <w:tblLook w:val="0420" w:firstRow="1" w:lastRow="0" w:firstColumn="0" w:lastColumn="0" w:noHBand="0" w:noVBand="1"/>
        <w:tblCaption w:val="Table 5: Aspect – Use of Metrics"/>
        <w:tblDescription w:val="Table 5 provides five levels of maturity criteria for the aspect – Use of Metrics, within the Enterprise Architecture (EA) - Outcomes (Optional) Maturity Criteria."/>
      </w:tblPr>
      <w:tblGrid>
        <w:gridCol w:w="1699"/>
        <w:gridCol w:w="2462"/>
        <w:gridCol w:w="2462"/>
        <w:gridCol w:w="2462"/>
        <w:gridCol w:w="2462"/>
        <w:gridCol w:w="2462"/>
      </w:tblGrid>
      <w:tr w:rsidR="00F60DFA" w:rsidRPr="00CB7C29" w14:paraId="5992A4E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516A46"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666BA40"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E03F348"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1898D651"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62AE01"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6BA2843"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EA7929E"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5DB0900A"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635B0A" w:rsidRPr="00CB7C29" w14:paraId="335A46F8"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9CD0084" w14:textId="77777777" w:rsidR="00635B0A" w:rsidRPr="00CB7C29" w:rsidRDefault="00635B0A" w:rsidP="00635B0A">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899B68B" w14:textId="72D81732" w:rsidR="00635B0A" w:rsidRPr="001B6974" w:rsidRDefault="00635B0A" w:rsidP="00635B0A">
            <w:pPr>
              <w:pStyle w:val="TableText"/>
              <w:rPr>
                <w:rFonts w:ascii="Aptos Narrow" w:hAnsi="Aptos Narrow"/>
                <w:color w:val="000000"/>
                <w:sz w:val="24"/>
                <w:szCs w:val="24"/>
              </w:rPr>
            </w:pPr>
            <w:r w:rsidRPr="001B6974">
              <w:rPr>
                <w:rFonts w:ascii="Aptos Narrow" w:hAnsi="Aptos Narrow"/>
                <w:sz w:val="24"/>
                <w:szCs w:val="24"/>
              </w:rPr>
              <w:t>No recognition of the need to measure progress toward achieving outcomes or commitment to continuous improvement.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6FEDC70"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Interest in measuring progress toward achieving outcomes.</w:t>
            </w:r>
          </w:p>
          <w:p w14:paraId="3BFCF698" w14:textId="5A5B9784"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Metrics are not well-aligned with outcomes.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6D09333"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Metrics are generally appropriate and regularly referenced to determine progress in achieving outcomes.</w:t>
            </w:r>
          </w:p>
          <w:p w14:paraId="49B20526" w14:textId="77777777" w:rsidR="00CB7C29" w:rsidRPr="001B6974" w:rsidRDefault="00CB7C29" w:rsidP="00CB7C29">
            <w:pPr>
              <w:pStyle w:val="TableText"/>
              <w:rPr>
                <w:rFonts w:ascii="Aptos Narrow" w:hAnsi="Aptos Narrow"/>
                <w:sz w:val="24"/>
                <w:szCs w:val="24"/>
              </w:rPr>
            </w:pPr>
          </w:p>
          <w:p w14:paraId="728D080C" w14:textId="0AABC2C1"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Some engagement in continuous improvement cycles.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A5B1491"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Metrics are well-developed.</w:t>
            </w:r>
          </w:p>
          <w:p w14:paraId="556F0357" w14:textId="77777777" w:rsidR="00CB7C29" w:rsidRPr="001B6974" w:rsidRDefault="00CB7C29" w:rsidP="00CB7C29">
            <w:pPr>
              <w:pStyle w:val="TableText"/>
              <w:rPr>
                <w:rFonts w:ascii="Aptos Narrow" w:hAnsi="Aptos Narrow"/>
                <w:sz w:val="24"/>
                <w:szCs w:val="24"/>
              </w:rPr>
            </w:pPr>
          </w:p>
          <w:p w14:paraId="277AA49B" w14:textId="1330F032"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Staff regularly use metrics to evaluate performance and engage in well-established continuous improvement cycles.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7B68D5" w14:textId="77777777"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Performance monitoring is deeply embedded in organization’s culture.</w:t>
            </w:r>
          </w:p>
          <w:p w14:paraId="17C896F2" w14:textId="77777777" w:rsidR="00CB7C29" w:rsidRPr="001B6974" w:rsidRDefault="00CB7C29" w:rsidP="00CB7C29">
            <w:pPr>
              <w:pStyle w:val="TableText"/>
              <w:rPr>
                <w:rFonts w:ascii="Aptos Narrow" w:hAnsi="Aptos Narrow"/>
                <w:sz w:val="24"/>
                <w:szCs w:val="24"/>
              </w:rPr>
            </w:pPr>
          </w:p>
          <w:p w14:paraId="270985AF" w14:textId="347195D6" w:rsidR="00635B0A" w:rsidRPr="001B6974" w:rsidRDefault="00635B0A" w:rsidP="00CB7C29">
            <w:pPr>
              <w:pStyle w:val="TableText"/>
              <w:rPr>
                <w:rFonts w:ascii="Aptos Narrow" w:hAnsi="Aptos Narrow"/>
                <w:sz w:val="24"/>
                <w:szCs w:val="24"/>
              </w:rPr>
            </w:pPr>
            <w:r w:rsidRPr="001B6974">
              <w:rPr>
                <w:rFonts w:ascii="Aptos Narrow" w:hAnsi="Aptos Narrow"/>
                <w:sz w:val="24"/>
                <w:szCs w:val="24"/>
              </w:rPr>
              <w:t>Metrics and outcomes support continuous improvement, learning, and decision-making.</w:t>
            </w:r>
          </w:p>
        </w:tc>
      </w:tr>
    </w:tbl>
    <w:p w14:paraId="29C9B721" w14:textId="77777777" w:rsidR="00BD6168" w:rsidRDefault="00BD6168" w:rsidP="00F60DFA">
      <w:pPr>
        <w:pStyle w:val="Heading2"/>
      </w:pPr>
    </w:p>
    <w:p w14:paraId="5835B0B7"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2656F2B9" w14:textId="3A833FDC" w:rsidR="00F60DFA" w:rsidRPr="00D50403" w:rsidRDefault="00F60DFA" w:rsidP="00F60DFA">
      <w:pPr>
        <w:pStyle w:val="Heading2"/>
      </w:pPr>
      <w:bookmarkStart w:id="15" w:name="_Toc230252231"/>
      <w:r w:rsidRPr="00D50403">
        <w:lastRenderedPageBreak/>
        <w:t xml:space="preserve">Table </w:t>
      </w:r>
      <w:r w:rsidR="005C763D">
        <w:t>6</w:t>
      </w:r>
      <w:r w:rsidRPr="00D50403">
        <w:t xml:space="preserve">: Aspect – </w:t>
      </w:r>
      <w:r w:rsidR="00912A2D">
        <w:t>Reusability &amp;</w:t>
      </w:r>
      <w:r w:rsidR="00F30B25">
        <w:t xml:space="preserve"> Integration</w:t>
      </w:r>
      <w:bookmarkEnd w:id="15"/>
    </w:p>
    <w:p w14:paraId="70AA58EE" w14:textId="1C210F13" w:rsidR="00F60DFA" w:rsidRPr="002B0FA1" w:rsidRDefault="0013014E" w:rsidP="00F60DFA">
      <w:pPr>
        <w:rPr>
          <w:rFonts w:ascii="Arial" w:hAnsi="Arial" w:cs="Arial"/>
          <w:i/>
          <w:color w:val="333333"/>
          <w:shd w:val="clear" w:color="auto" w:fill="FFFFFF"/>
        </w:rPr>
      </w:pPr>
      <w:r w:rsidRPr="002B0FA1">
        <w:rPr>
          <w:rFonts w:ascii="Arial" w:hAnsi="Arial" w:cs="Arial"/>
          <w:i/>
          <w:color w:val="333333"/>
        </w:rPr>
        <w:t>To what extent are</w:t>
      </w:r>
      <w:r w:rsidRPr="002B0FA1">
        <w:rPr>
          <w:rFonts w:ascii="Arial" w:hAnsi="Arial" w:cs="Arial"/>
          <w:i/>
          <w:color w:val="333333"/>
          <w:shd w:val="clear" w:color="auto" w:fill="FFFFFF"/>
        </w:rPr>
        <w:t xml:space="preserve"> </w:t>
      </w:r>
      <w:r w:rsidR="002D6AD6" w:rsidRPr="002B0FA1">
        <w:rPr>
          <w:rFonts w:ascii="Arial" w:hAnsi="Arial" w:cs="Arial"/>
          <w:i/>
          <w:color w:val="333333"/>
          <w:shd w:val="clear" w:color="auto" w:fill="FFFFFF"/>
        </w:rPr>
        <w:t>outcomes</w:t>
      </w:r>
      <w:r w:rsidR="002D6AD6" w:rsidRPr="002B0FA1" w:rsidDel="00B22B01">
        <w:rPr>
          <w:rFonts w:ascii="Arial" w:hAnsi="Arial" w:cs="Arial"/>
          <w:i/>
          <w:color w:val="333333"/>
          <w:shd w:val="clear" w:color="auto" w:fill="FFFFFF"/>
        </w:rPr>
        <w:t xml:space="preserve"> </w:t>
      </w:r>
      <w:r w:rsidR="002D6AD6" w:rsidRPr="002B0FA1">
        <w:rPr>
          <w:rFonts w:ascii="Arial" w:hAnsi="Arial" w:cs="Arial"/>
          <w:i/>
          <w:color w:val="333333"/>
          <w:shd w:val="clear" w:color="auto" w:fill="FFFFFF"/>
        </w:rPr>
        <w:t>reused across project documents, Advance Planning Documents (APD), systems, and reporting</w:t>
      </w:r>
      <w:r w:rsidRPr="002B0FA1">
        <w:rPr>
          <w:rFonts w:ascii="Arial" w:hAnsi="Arial" w:cs="Arial"/>
          <w:i/>
          <w:color w:val="333333"/>
        </w:rPr>
        <w:t>?</w:t>
      </w:r>
    </w:p>
    <w:tbl>
      <w:tblPr>
        <w:tblW w:w="5409" w:type="pct"/>
        <w:tblLayout w:type="fixed"/>
        <w:tblCellMar>
          <w:left w:w="14" w:type="dxa"/>
          <w:right w:w="14" w:type="dxa"/>
        </w:tblCellMar>
        <w:tblLook w:val="0420" w:firstRow="1" w:lastRow="0" w:firstColumn="0" w:lastColumn="0" w:noHBand="0" w:noVBand="1"/>
        <w:tblCaption w:val="Table 6: Aspect – Reusability &amp; Integration"/>
        <w:tblDescription w:val="Table 6 provides five levels of maturity criteria  for the aspect – Reusability &amp; Integration, within the Enterprise Architecture (EA) - Outcomes (Optional) Maturity Criteria."/>
      </w:tblPr>
      <w:tblGrid>
        <w:gridCol w:w="1699"/>
        <w:gridCol w:w="2462"/>
        <w:gridCol w:w="2462"/>
        <w:gridCol w:w="2462"/>
        <w:gridCol w:w="2462"/>
        <w:gridCol w:w="2462"/>
      </w:tblGrid>
      <w:tr w:rsidR="00F60DFA" w:rsidRPr="00CB7C29" w14:paraId="5B83748A"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222855E"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633800"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6680B1A"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007EB9A5"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8A49036"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3D33F8"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2FF99F4"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32C21A9B"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A465E2" w:rsidRPr="00CB7C29" w14:paraId="33BC2B98"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D1AAFDE" w14:textId="77777777" w:rsidR="00A465E2" w:rsidRPr="00CB7C29" w:rsidRDefault="00A465E2" w:rsidP="00A465E2">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93788D" w14:textId="77777777" w:rsidR="00A465E2" w:rsidRPr="001B6974" w:rsidRDefault="00A465E2" w:rsidP="00CB7C29">
            <w:pPr>
              <w:pStyle w:val="Tablebullet1"/>
              <w:keepNext/>
              <w:keepLines/>
              <w:numPr>
                <w:ilvl w:val="0"/>
                <w:numId w:val="0"/>
              </w:numPr>
              <w:ind w:left="360" w:hanging="360"/>
              <w:rPr>
                <w:rFonts w:ascii="Aptos Narrow" w:hAnsi="Aptos Narrow"/>
                <w:sz w:val="24"/>
                <w:szCs w:val="24"/>
              </w:rPr>
            </w:pPr>
            <w:r w:rsidRPr="001B6974">
              <w:rPr>
                <w:rFonts w:ascii="Aptos Narrow" w:hAnsi="Aptos Narrow"/>
                <w:sz w:val="24"/>
                <w:szCs w:val="24"/>
              </w:rPr>
              <w:t>No reuse.</w:t>
            </w:r>
          </w:p>
          <w:p w14:paraId="63D9BA67" w14:textId="16849DEE" w:rsidR="00A465E2" w:rsidRPr="001B6974" w:rsidRDefault="00A465E2" w:rsidP="00A465E2">
            <w:pPr>
              <w:pStyle w:val="TableText"/>
              <w:rPr>
                <w:rFonts w:ascii="Aptos Narrow" w:hAnsi="Aptos Narrow"/>
                <w:color w:val="000000"/>
                <w:sz w:val="24"/>
                <w:szCs w:val="24"/>
              </w:rPr>
            </w:pPr>
            <w:r w:rsidRPr="001B6974">
              <w:rPr>
                <w:rFonts w:ascii="Aptos Narrow" w:hAnsi="Aptos Narrow"/>
                <w:sz w:val="24"/>
                <w:szCs w:val="24"/>
              </w:rPr>
              <w:t>Outcomes are informal or nonexistent.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2D0EAB1" w14:textId="1820F462" w:rsidR="00A465E2" w:rsidRPr="001B6974" w:rsidRDefault="00A465E2" w:rsidP="00A465E2">
            <w:pPr>
              <w:pStyle w:val="TableText"/>
              <w:rPr>
                <w:rFonts w:ascii="Aptos Narrow" w:hAnsi="Aptos Narrow"/>
                <w:color w:val="000000"/>
                <w:sz w:val="24"/>
                <w:szCs w:val="24"/>
              </w:rPr>
            </w:pPr>
            <w:r w:rsidRPr="001B6974">
              <w:rPr>
                <w:rFonts w:ascii="Aptos Narrow" w:hAnsi="Aptos Narrow"/>
                <w:sz w:val="24"/>
                <w:szCs w:val="24"/>
              </w:rPr>
              <w:t xml:space="preserve">Reuse is isolated to APDs; no reuse across other </w:t>
            </w:r>
            <w:r w:rsidR="00732062" w:rsidRPr="001B6974">
              <w:rPr>
                <w:rFonts w:ascii="Aptos Narrow" w:hAnsi="Aptos Narrow"/>
                <w:sz w:val="24"/>
                <w:szCs w:val="24"/>
              </w:rPr>
              <w:t>projects</w:t>
            </w:r>
            <w:r w:rsidRPr="001B6974">
              <w:rPr>
                <w:rFonts w:ascii="Aptos Narrow" w:hAnsi="Aptos Narrow"/>
                <w:sz w:val="24"/>
                <w:szCs w:val="24"/>
              </w:rPr>
              <w:t>, planning, or leadership documents.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350CE95" w14:textId="77777777" w:rsidR="00A465E2" w:rsidRPr="001B6974" w:rsidRDefault="00A465E2" w:rsidP="00CB7C29">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Reuse is focused on APDs and some project-related documents.</w:t>
            </w:r>
          </w:p>
          <w:p w14:paraId="58F5E3A9" w14:textId="77777777" w:rsidR="00CB7C29" w:rsidRPr="001B6974" w:rsidRDefault="00CB7C29" w:rsidP="00CB7C29">
            <w:pPr>
              <w:pStyle w:val="TableText"/>
              <w:rPr>
                <w:rFonts w:ascii="Aptos Narrow" w:eastAsiaTheme="minorHAnsi" w:hAnsi="Aptos Narrow"/>
                <w:color w:val="auto"/>
                <w:kern w:val="2"/>
                <w:sz w:val="24"/>
                <w:szCs w:val="24"/>
                <w14:ligatures w14:val="standardContextual"/>
              </w:rPr>
            </w:pPr>
          </w:p>
          <w:p w14:paraId="13C86A03" w14:textId="2E120877" w:rsidR="00A465E2" w:rsidRPr="001B6974" w:rsidRDefault="00A465E2" w:rsidP="00A465E2">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Inconsistent reuse across leadership documents, and external communications.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A97A32D" w14:textId="04DB8B03" w:rsidR="00A465E2" w:rsidRPr="001B6974" w:rsidRDefault="00A465E2" w:rsidP="00A465E2">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Reuse is consistent and intentional across APDs, project documents, and leadership and external communications.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65B9DA8" w14:textId="75709408" w:rsidR="00A465E2" w:rsidRPr="001B6974" w:rsidRDefault="00A465E2" w:rsidP="00A465E2">
            <w:pPr>
              <w:pStyle w:val="TableText"/>
              <w:rPr>
                <w:rFonts w:ascii="Aptos Narrow" w:eastAsiaTheme="minorHAnsi" w:hAnsi="Aptos Narrow"/>
                <w:color w:val="auto"/>
                <w:kern w:val="2"/>
                <w:sz w:val="24"/>
                <w:szCs w:val="24"/>
                <w14:ligatures w14:val="standardContextual"/>
              </w:rPr>
            </w:pPr>
            <w:r w:rsidRPr="001B6974">
              <w:rPr>
                <w:rFonts w:ascii="Aptos Narrow" w:eastAsiaTheme="minorHAnsi" w:hAnsi="Aptos Narrow"/>
                <w:color w:val="auto"/>
                <w:kern w:val="2"/>
                <w:sz w:val="24"/>
                <w:szCs w:val="24"/>
                <w14:ligatures w14:val="standardContextual"/>
              </w:rPr>
              <w:t>Seamless reuse across systems and communications, which improves coherence and efficiency.</w:t>
            </w:r>
          </w:p>
        </w:tc>
      </w:tr>
    </w:tbl>
    <w:p w14:paraId="188C06C2" w14:textId="59EB39E6" w:rsidR="646AEA9E" w:rsidRDefault="646AEA9E" w:rsidP="646AEA9E">
      <w:pPr>
        <w:pStyle w:val="Heading2"/>
      </w:pPr>
    </w:p>
    <w:p w14:paraId="4B6E5C50" w14:textId="77777777" w:rsidR="00BD6168" w:rsidRDefault="00BD6168">
      <w:pPr>
        <w:rPr>
          <w:rFonts w:ascii="Aptos Display" w:eastAsia="Aptos Display" w:hAnsi="Aptos Display" w:cs="Aptos Display"/>
          <w:color w:val="0F4761" w:themeColor="accent1" w:themeShade="BF"/>
          <w:sz w:val="36"/>
          <w:szCs w:val="36"/>
        </w:rPr>
      </w:pPr>
      <w:r>
        <w:rPr>
          <w:rFonts w:ascii="Aptos Display" w:eastAsia="Aptos Display" w:hAnsi="Aptos Display" w:cs="Aptos Display"/>
          <w:sz w:val="36"/>
          <w:szCs w:val="36"/>
        </w:rPr>
        <w:br w:type="page"/>
      </w:r>
    </w:p>
    <w:p w14:paraId="6978CAC8" w14:textId="0BFF7159" w:rsidR="2BBEB4DB" w:rsidRDefault="2BBEB4DB" w:rsidP="00666494">
      <w:pPr>
        <w:pStyle w:val="Heading1"/>
        <w:rPr>
          <w:rFonts w:ascii="Aptos Display" w:eastAsia="Aptos Display" w:hAnsi="Aptos Display" w:cs="Aptos Display"/>
          <w:color w:val="0078D4"/>
          <w:sz w:val="36"/>
          <w:szCs w:val="36"/>
        </w:rPr>
      </w:pPr>
      <w:bookmarkStart w:id="16" w:name="_Toc230252232"/>
      <w:r w:rsidRPr="141522C5">
        <w:rPr>
          <w:rFonts w:ascii="Aptos Display" w:eastAsia="Aptos Display" w:hAnsi="Aptos Display" w:cs="Aptos Display"/>
          <w:sz w:val="36"/>
          <w:szCs w:val="36"/>
        </w:rPr>
        <w:lastRenderedPageBreak/>
        <w:t xml:space="preserve">Enterprise Architecture </w:t>
      </w:r>
      <w:r w:rsidRPr="002B0FA1">
        <w:rPr>
          <w:rFonts w:ascii="Aptos Display" w:eastAsia="Aptos Display" w:hAnsi="Aptos Display" w:cs="Aptos Display"/>
          <w:sz w:val="36"/>
          <w:szCs w:val="36"/>
        </w:rPr>
        <w:t>(EA)</w:t>
      </w:r>
      <w:r w:rsidRPr="141522C5">
        <w:rPr>
          <w:rFonts w:ascii="Aptos Display" w:eastAsia="Aptos Display" w:hAnsi="Aptos Display" w:cs="Aptos Display"/>
          <w:sz w:val="36"/>
          <w:szCs w:val="36"/>
        </w:rPr>
        <w:t xml:space="preserve"> </w:t>
      </w:r>
      <w:r w:rsidR="00533004">
        <w:rPr>
          <w:rFonts w:ascii="Aptos Display" w:eastAsia="Aptos Display" w:hAnsi="Aptos Display" w:cs="Aptos Display"/>
          <w:sz w:val="36"/>
          <w:szCs w:val="36"/>
        </w:rPr>
        <w:t xml:space="preserve">– </w:t>
      </w:r>
      <w:r w:rsidRPr="002B0FA1">
        <w:rPr>
          <w:rFonts w:ascii="Aptos Display" w:eastAsia="Aptos Display" w:hAnsi="Aptos Display" w:cs="Aptos Display"/>
          <w:sz w:val="36"/>
          <w:szCs w:val="36"/>
        </w:rPr>
        <w:t>Optional</w:t>
      </w:r>
      <w:r w:rsidR="00533004">
        <w:rPr>
          <w:rFonts w:ascii="Aptos Display" w:eastAsia="Aptos Display" w:hAnsi="Aptos Display" w:cs="Aptos Display"/>
          <w:sz w:val="36"/>
          <w:szCs w:val="36"/>
        </w:rPr>
        <w:t xml:space="preserve"> </w:t>
      </w:r>
      <w:r w:rsidRPr="002B0FA1">
        <w:rPr>
          <w:rFonts w:ascii="Aptos Display" w:eastAsia="Aptos Display" w:hAnsi="Aptos Display" w:cs="Aptos Display"/>
          <w:sz w:val="36"/>
          <w:szCs w:val="36"/>
        </w:rPr>
        <w:t>Roles Maturity Criteria</w:t>
      </w:r>
      <w:bookmarkEnd w:id="16"/>
    </w:p>
    <w:p w14:paraId="7B96B297" w14:textId="1014E610" w:rsidR="646AEA9E" w:rsidRDefault="646AEA9E" w:rsidP="00666494"/>
    <w:p w14:paraId="1A648321" w14:textId="1B12714A" w:rsidR="00F60DFA" w:rsidRPr="00D50403" w:rsidRDefault="00F60DFA" w:rsidP="00F60DFA">
      <w:pPr>
        <w:pStyle w:val="Heading2"/>
      </w:pPr>
      <w:bookmarkStart w:id="17" w:name="_Toc230252233"/>
      <w:r w:rsidRPr="00D50403">
        <w:t xml:space="preserve">Table </w:t>
      </w:r>
      <w:r w:rsidR="005C763D">
        <w:t>7</w:t>
      </w:r>
      <w:r w:rsidRPr="00D50403">
        <w:t xml:space="preserve">: Aspect – </w:t>
      </w:r>
      <w:r w:rsidR="0062751A">
        <w:t xml:space="preserve">Organizational Goals </w:t>
      </w:r>
      <w:r w:rsidR="00823171">
        <w:t>Alignment</w:t>
      </w:r>
      <w:bookmarkEnd w:id="17"/>
      <w:r w:rsidR="00823171">
        <w:t xml:space="preserve"> </w:t>
      </w:r>
    </w:p>
    <w:p w14:paraId="1D074083" w14:textId="48DCF44B" w:rsidR="00F60DFA" w:rsidRPr="00CB7C29" w:rsidRDefault="00E21E9C" w:rsidP="00F60DFA">
      <w:pPr>
        <w:rPr>
          <w:i/>
          <w:iCs/>
        </w:rPr>
      </w:pPr>
      <w:commentRangeStart w:id="18"/>
      <w:commentRangeStart w:id="19"/>
      <w:r w:rsidRPr="002B0FA1">
        <w:rPr>
          <w:rFonts w:ascii="Arial" w:hAnsi="Arial" w:cs="Arial"/>
          <w:i/>
          <w:color w:val="333333"/>
          <w:shd w:val="clear" w:color="auto" w:fill="FFFFFF"/>
        </w:rPr>
        <w:t>To what extent do organizational goals align</w:t>
      </w:r>
      <w:r w:rsidR="00EC59D7" w:rsidRPr="002B0FA1">
        <w:rPr>
          <w:rFonts w:ascii="Arial" w:hAnsi="Arial" w:cs="Arial"/>
          <w:i/>
          <w:color w:val="333333"/>
          <w:shd w:val="clear" w:color="auto" w:fill="FFFFFF"/>
        </w:rPr>
        <w:t xml:space="preserve"> </w:t>
      </w:r>
      <w:r w:rsidR="00BC3074" w:rsidRPr="002B0FA1">
        <w:rPr>
          <w:rFonts w:ascii="Arial" w:hAnsi="Arial" w:cs="Arial"/>
          <w:i/>
          <w:color w:val="333333"/>
          <w:shd w:val="clear" w:color="auto" w:fill="FFFFFF"/>
        </w:rPr>
        <w:t>around shared, enterprise-wide Medicaid goals?</w:t>
      </w:r>
      <w:r w:rsidR="00BC3074">
        <w:rPr>
          <w:rFonts w:ascii="Arial" w:hAnsi="Arial" w:cs="Arial"/>
          <w:i/>
          <w:iCs/>
          <w:color w:val="333333"/>
          <w:shd w:val="clear" w:color="auto" w:fill="FFFFFF"/>
        </w:rPr>
        <w:t xml:space="preserve"> </w:t>
      </w:r>
      <w:commentRangeEnd w:id="18"/>
      <w:r w:rsidR="009A708D" w:rsidRPr="00CB7C29">
        <w:rPr>
          <w:rStyle w:val="CommentReference"/>
          <w:i/>
          <w:iCs/>
          <w:sz w:val="24"/>
          <w:szCs w:val="24"/>
        </w:rPr>
        <w:commentReference w:id="18"/>
      </w:r>
      <w:commentRangeEnd w:id="19"/>
      <w:r w:rsidR="008551FA" w:rsidRPr="00CB7C29">
        <w:rPr>
          <w:rStyle w:val="CommentReference"/>
          <w:i/>
          <w:iCs/>
          <w:sz w:val="24"/>
          <w:szCs w:val="24"/>
        </w:rPr>
        <w:commentReference w:id="19"/>
      </w:r>
    </w:p>
    <w:tbl>
      <w:tblPr>
        <w:tblW w:w="5409" w:type="pct"/>
        <w:tblLayout w:type="fixed"/>
        <w:tblCellMar>
          <w:left w:w="14" w:type="dxa"/>
          <w:right w:w="14" w:type="dxa"/>
        </w:tblCellMar>
        <w:tblLook w:val="0420" w:firstRow="1" w:lastRow="0" w:firstColumn="0" w:lastColumn="0" w:noHBand="0" w:noVBand="1"/>
        <w:tblCaption w:val="Table 7: Aspect – Organizational Goals Alignment"/>
        <w:tblDescription w:val="Table 7 provides five levels of maturity criteria  for the aspect – Organizational Goals Alignment, within the Enterprise Architecture (EA) - Roles (Optional) Maturity Criteria."/>
      </w:tblPr>
      <w:tblGrid>
        <w:gridCol w:w="1699"/>
        <w:gridCol w:w="2462"/>
        <w:gridCol w:w="2462"/>
        <w:gridCol w:w="2462"/>
        <w:gridCol w:w="2462"/>
        <w:gridCol w:w="2462"/>
      </w:tblGrid>
      <w:tr w:rsidR="00F60DFA" w:rsidRPr="00CB7C29" w14:paraId="2847A475"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42ABEB"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CA3768"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BC4CE0"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14DDFAC7"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2EA701F"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6DC2836"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6FF5605"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5C93AC58"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BC2D02" w:rsidRPr="00CB7C29" w14:paraId="34A44DF0"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F7CD2FA" w14:textId="77777777" w:rsidR="00BC2D02" w:rsidRPr="00CB7C29" w:rsidRDefault="00BC2D02" w:rsidP="00BC2D02">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2B69CAE" w14:textId="77DFA6BE"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Business units operate in silos without clear understanding of enterprise-wide Medicaid goals.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2A5B393" w14:textId="5A0CB3D1"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Organizational goals are defined but not fully communicated across all levels.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9E6EB9C" w14:textId="345B4F3D"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Business units align their roles and processes to support broader Medicaid goals.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AE9BE60" w14:textId="2DFBA9BC"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All roles (internal and external) collaborate to drive enterprise-wide Medicaid program goals, with regular reassessments for alignment.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43948A2" w14:textId="2AAB4B38" w:rsidR="00BC2D02" w:rsidRPr="001B6974" w:rsidRDefault="00BC2D02" w:rsidP="00BC2D02">
            <w:pPr>
              <w:pStyle w:val="TableText"/>
              <w:rPr>
                <w:rFonts w:ascii="Aptos Narrow" w:hAnsi="Aptos Narrow"/>
                <w:color w:val="000000"/>
                <w:sz w:val="24"/>
                <w:szCs w:val="24"/>
              </w:rPr>
            </w:pPr>
            <w:r w:rsidRPr="001B6974">
              <w:rPr>
                <w:rFonts w:ascii="Aptos Narrow" w:hAnsi="Aptos Narrow"/>
                <w:sz w:val="24"/>
                <w:szCs w:val="24"/>
              </w:rPr>
              <w:t>SMA leadership collaborates at the national level to set adaptable, data-driven goals and performance outcomes for the Medicaid program; focus is on improving healthcare and social services delivery and beneficiary well-being nationwide.</w:t>
            </w:r>
          </w:p>
        </w:tc>
      </w:tr>
    </w:tbl>
    <w:p w14:paraId="7BE54603" w14:textId="77777777" w:rsidR="00F60DFA" w:rsidRDefault="00F60DFA" w:rsidP="00F60DFA">
      <w:pPr>
        <w:pStyle w:val="Heading2"/>
      </w:pPr>
    </w:p>
    <w:p w14:paraId="57B39369"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63F0D6AB" w14:textId="0206BDFF" w:rsidR="00F60DFA" w:rsidRPr="00D50403" w:rsidRDefault="00F60DFA" w:rsidP="00F60DFA">
      <w:pPr>
        <w:pStyle w:val="Heading2"/>
      </w:pPr>
      <w:bookmarkStart w:id="21" w:name="_Toc230252234"/>
      <w:r w:rsidRPr="00D50403">
        <w:lastRenderedPageBreak/>
        <w:t xml:space="preserve">Table </w:t>
      </w:r>
      <w:r w:rsidR="005C763D">
        <w:t>8</w:t>
      </w:r>
      <w:r w:rsidRPr="00D50403">
        <w:t xml:space="preserve">: Aspect – </w:t>
      </w:r>
      <w:r w:rsidR="00E334FA" w:rsidRPr="00E334FA">
        <w:t>Governance &amp; Standardization</w:t>
      </w:r>
      <w:bookmarkEnd w:id="21"/>
    </w:p>
    <w:p w14:paraId="2968593B" w14:textId="51ADA97A" w:rsidR="00F60DFA" w:rsidRPr="008B16A2" w:rsidRDefault="00AF6DFB" w:rsidP="00F60DFA">
      <w:pPr>
        <w:rPr>
          <w:i/>
          <w:iCs/>
        </w:rPr>
      </w:pPr>
      <w:r w:rsidRPr="002B0FA1">
        <w:rPr>
          <w:rFonts w:ascii="Arial" w:hAnsi="Arial" w:cs="Arial"/>
          <w:i/>
          <w:color w:val="333333"/>
          <w:shd w:val="clear" w:color="auto" w:fill="FFFFFF"/>
        </w:rPr>
        <w:t xml:space="preserve">To what extent does </w:t>
      </w:r>
      <w:r w:rsidR="002908C7" w:rsidRPr="002B0FA1">
        <w:rPr>
          <w:rFonts w:ascii="Arial" w:hAnsi="Arial" w:cs="Arial"/>
          <w:i/>
          <w:color w:val="333333"/>
          <w:shd w:val="clear" w:color="auto" w:fill="FFFFFF"/>
        </w:rPr>
        <w:t xml:space="preserve">governance </w:t>
      </w:r>
      <w:r w:rsidR="00221AA9" w:rsidRPr="002B0FA1">
        <w:rPr>
          <w:rFonts w:ascii="Arial" w:hAnsi="Arial" w:cs="Arial"/>
          <w:i/>
          <w:color w:val="333333"/>
          <w:shd w:val="clear" w:color="auto" w:fill="FFFFFF"/>
        </w:rPr>
        <w:t xml:space="preserve">support </w:t>
      </w:r>
      <w:r w:rsidR="004B6BF3" w:rsidRPr="002B0FA1">
        <w:rPr>
          <w:rFonts w:ascii="Arial" w:hAnsi="Arial" w:cs="Arial"/>
          <w:i/>
          <w:color w:val="333333"/>
          <w:shd w:val="clear" w:color="auto" w:fill="FFFFFF"/>
        </w:rPr>
        <w:t>data</w:t>
      </w:r>
      <w:r w:rsidR="00BA32CE" w:rsidRPr="002B0FA1">
        <w:rPr>
          <w:rFonts w:ascii="Arial" w:hAnsi="Arial" w:cs="Arial"/>
          <w:i/>
          <w:iCs/>
          <w:color w:val="333333"/>
          <w:shd w:val="clear" w:color="auto" w:fill="FFFFFF"/>
        </w:rPr>
        <w:t>-driven solutions</w:t>
      </w:r>
      <w:r w:rsidR="004B6BF3" w:rsidRPr="002B0FA1">
        <w:rPr>
          <w:rFonts w:ascii="Arial" w:hAnsi="Arial" w:cs="Arial"/>
          <w:i/>
          <w:color w:val="333333"/>
          <w:shd w:val="clear" w:color="auto" w:fill="FFFFFF"/>
        </w:rPr>
        <w:t xml:space="preserve"> and standardization</w:t>
      </w:r>
      <w:r w:rsidR="008B16A2" w:rsidRPr="002B0FA1">
        <w:rPr>
          <w:rFonts w:ascii="Arial" w:hAnsi="Arial" w:cs="Arial"/>
          <w:i/>
          <w:color w:val="333333"/>
          <w:shd w:val="clear" w:color="auto" w:fill="FFFFFF"/>
        </w:rPr>
        <w:t xml:space="preserve"> of processes</w:t>
      </w:r>
      <w:r w:rsidR="00685A33" w:rsidRPr="002B0FA1">
        <w:rPr>
          <w:rFonts w:ascii="Arial" w:hAnsi="Arial" w:cs="Arial"/>
          <w:i/>
          <w:color w:val="333333"/>
          <w:shd w:val="clear" w:color="auto" w:fill="FFFFFF"/>
        </w:rPr>
        <w:t xml:space="preserve"> which are shared more broadly</w:t>
      </w:r>
      <w:r w:rsidR="008B16A2" w:rsidRPr="002B0FA1">
        <w:rPr>
          <w:rFonts w:ascii="Arial" w:hAnsi="Arial" w:cs="Arial"/>
          <w:i/>
          <w:color w:val="333333"/>
          <w:shd w:val="clear" w:color="auto" w:fill="FFFFFF"/>
        </w:rPr>
        <w:t>?</w:t>
      </w:r>
      <w:r w:rsidR="008B16A2" w:rsidRPr="008B16A2">
        <w:rPr>
          <w:rFonts w:ascii="Arial" w:hAnsi="Arial" w:cs="Arial"/>
          <w:i/>
          <w:iCs/>
          <w:color w:val="333333"/>
          <w:shd w:val="clear" w:color="auto" w:fill="FFFFFF"/>
        </w:rPr>
        <w:t xml:space="preserve"> </w:t>
      </w:r>
    </w:p>
    <w:tbl>
      <w:tblPr>
        <w:tblW w:w="5409" w:type="pct"/>
        <w:tblLayout w:type="fixed"/>
        <w:tblCellMar>
          <w:left w:w="14" w:type="dxa"/>
          <w:right w:w="14" w:type="dxa"/>
        </w:tblCellMar>
        <w:tblLook w:val="0420" w:firstRow="1" w:lastRow="0" w:firstColumn="0" w:lastColumn="0" w:noHBand="0" w:noVBand="1"/>
        <w:tblCaption w:val="Table 8: Aspect – Governance &amp; Standardizatoin"/>
        <w:tblDescription w:val="Table 8 provides five levels of maturity criteria  for the aspect – Governance &amp; Standardization, within the Enterprise Architecture (EA) - Roles (Optional) Maturity Criteria."/>
      </w:tblPr>
      <w:tblGrid>
        <w:gridCol w:w="1699"/>
        <w:gridCol w:w="2462"/>
        <w:gridCol w:w="2462"/>
        <w:gridCol w:w="2462"/>
        <w:gridCol w:w="2462"/>
        <w:gridCol w:w="2462"/>
      </w:tblGrid>
      <w:tr w:rsidR="00F60DFA" w:rsidRPr="00CB7C29" w14:paraId="2528121E"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333F09F"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AA2C27B"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0B9D6E"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65A3805E"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C807648"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74683B7"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380255"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6ABE64A6"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1678EB" w:rsidRPr="00CB7C29" w14:paraId="4C558E5D"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D4BCC43" w14:textId="77777777" w:rsidR="001678EB" w:rsidRPr="00CB7C29" w:rsidRDefault="001678EB" w:rsidP="001678EB">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FE7E522" w14:textId="5732F3BC"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Limited or no formal governance to guide roles or standardize processes.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E4E0511" w14:textId="58BD6377"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Some governance exists, but role clarity and process standardization are inconsistent.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2255476" w14:textId="749DA2D8"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Formal governance structures support role clarity, with standard operating procedures (SOP).</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D26134D" w14:textId="5E7D37C5"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Enterprise governance bodies actively coordinate roles, processes, and data for continuous improvement and standardization.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8BF420C" w14:textId="04D171C9" w:rsidR="001678EB" w:rsidRPr="001B6974" w:rsidRDefault="001678EB" w:rsidP="001678EB">
            <w:pPr>
              <w:pStyle w:val="TableText"/>
              <w:rPr>
                <w:rFonts w:ascii="Aptos Narrow" w:hAnsi="Aptos Narrow"/>
                <w:color w:val="000000"/>
                <w:sz w:val="24"/>
                <w:szCs w:val="24"/>
              </w:rPr>
            </w:pPr>
            <w:r w:rsidRPr="001B6974">
              <w:rPr>
                <w:rFonts w:ascii="Aptos Narrow" w:hAnsi="Aptos Narrow"/>
                <w:sz w:val="24"/>
                <w:szCs w:val="24"/>
              </w:rPr>
              <w:t>SMA leads data-driven solutions at a national level and collaborates with other SMAs to develop shared business and technical standards that are disseminated nationally to strengthen overall Medicaid service delivery.</w:t>
            </w:r>
          </w:p>
        </w:tc>
      </w:tr>
    </w:tbl>
    <w:p w14:paraId="5CE55799" w14:textId="77777777" w:rsidR="000B1CB2" w:rsidRDefault="000B1CB2" w:rsidP="00F60DFA"/>
    <w:p w14:paraId="490B4810"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45017A25" w14:textId="65D5758B" w:rsidR="00F60DFA" w:rsidRPr="00D50403" w:rsidRDefault="00F60DFA" w:rsidP="00F60DFA">
      <w:pPr>
        <w:pStyle w:val="Heading2"/>
      </w:pPr>
      <w:bookmarkStart w:id="22" w:name="_Toc230252235"/>
      <w:r w:rsidRPr="00D50403">
        <w:lastRenderedPageBreak/>
        <w:t xml:space="preserve">Table </w:t>
      </w:r>
      <w:r w:rsidR="005C763D">
        <w:t>9</w:t>
      </w:r>
      <w:r w:rsidRPr="00D50403">
        <w:t>:</w:t>
      </w:r>
      <w:r w:rsidR="003B21BC">
        <w:t xml:space="preserve"> A</w:t>
      </w:r>
      <w:r w:rsidRPr="00D50403">
        <w:t xml:space="preserve">spect – </w:t>
      </w:r>
      <w:r w:rsidR="008324CB" w:rsidRPr="008324CB">
        <w:t>Communication (Internal / External)</w:t>
      </w:r>
      <w:bookmarkEnd w:id="22"/>
    </w:p>
    <w:p w14:paraId="64B7C42B" w14:textId="7EB78773" w:rsidR="00F60DFA" w:rsidRPr="00CB7C29" w:rsidRDefault="00F90DCA" w:rsidP="00F60DFA">
      <w:pPr>
        <w:rPr>
          <w:i/>
          <w:iCs/>
        </w:rPr>
      </w:pPr>
      <w:r w:rsidRPr="002B0FA1">
        <w:rPr>
          <w:rFonts w:ascii="Arial" w:hAnsi="Arial" w:cs="Arial"/>
          <w:i/>
          <w:color w:val="333333"/>
          <w:shd w:val="clear" w:color="auto" w:fill="FFFFFF"/>
        </w:rPr>
        <w:t>To what extent is communication integrated across business areas to support Medicaid goals and outcomes?</w:t>
      </w:r>
    </w:p>
    <w:tbl>
      <w:tblPr>
        <w:tblW w:w="5409" w:type="pct"/>
        <w:tblLayout w:type="fixed"/>
        <w:tblCellMar>
          <w:left w:w="14" w:type="dxa"/>
          <w:right w:w="14" w:type="dxa"/>
        </w:tblCellMar>
        <w:tblLook w:val="0420" w:firstRow="1" w:lastRow="0" w:firstColumn="0" w:lastColumn="0" w:noHBand="0" w:noVBand="1"/>
        <w:tblCaption w:val="Table 9: Aspect – Communication (Internal/External)"/>
        <w:tblDescription w:val="Table 9 provides five levels of maturity criteria for the aspect – Communication (Internal/External), within the Enterprise Architecture (EA) - Roles (Optional) Maturity Criteria."/>
      </w:tblPr>
      <w:tblGrid>
        <w:gridCol w:w="1699"/>
        <w:gridCol w:w="2462"/>
        <w:gridCol w:w="2462"/>
        <w:gridCol w:w="2462"/>
        <w:gridCol w:w="2462"/>
        <w:gridCol w:w="2462"/>
      </w:tblGrid>
      <w:tr w:rsidR="00F60DFA" w:rsidRPr="00CB7C29" w14:paraId="3E0C88B0"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8ED8095"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A6AC199"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91F2F4"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06227BD2"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F4E075"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453D90D"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BA749A"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5F183094"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1F00AA" w:rsidRPr="00CB7C29" w14:paraId="38DBE2B5"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1E4A980" w14:textId="77777777" w:rsidR="001F00AA" w:rsidRPr="00CB7C29" w:rsidRDefault="001F00AA" w:rsidP="001F00AA">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C4733A5" w14:textId="3D7E6FFD" w:rsidR="001F00AA" w:rsidRPr="001B6974" w:rsidRDefault="001F00AA" w:rsidP="001F00AA">
            <w:pPr>
              <w:pStyle w:val="TableText"/>
              <w:rPr>
                <w:rFonts w:ascii="Aptos Narrow" w:hAnsi="Aptos Narrow"/>
                <w:color w:val="000000"/>
                <w:sz w:val="24"/>
                <w:szCs w:val="24"/>
              </w:rPr>
            </w:pPr>
            <w:r w:rsidRPr="001B6974">
              <w:rPr>
                <w:rFonts w:ascii="Aptos Narrow" w:hAnsi="Aptos Narrow"/>
                <w:sz w:val="24"/>
                <w:szCs w:val="24"/>
              </w:rPr>
              <w:t>Minimal communication between leadership, business, and technical units.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29517DD" w14:textId="369B1627" w:rsidR="001F00AA" w:rsidRPr="001B6974" w:rsidRDefault="001F00AA" w:rsidP="001F00AA">
            <w:pPr>
              <w:pStyle w:val="TableText"/>
              <w:rPr>
                <w:rFonts w:ascii="Aptos Narrow" w:hAnsi="Aptos Narrow"/>
                <w:color w:val="000000"/>
                <w:sz w:val="24"/>
                <w:szCs w:val="24"/>
              </w:rPr>
            </w:pPr>
            <w:r w:rsidRPr="001B6974">
              <w:rPr>
                <w:rFonts w:ascii="Aptos Narrow" w:hAnsi="Aptos Narrow"/>
                <w:sz w:val="24"/>
                <w:szCs w:val="24"/>
              </w:rPr>
              <w:t>Defined communication channels exist but are not used consistently.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CC1385F" w14:textId="76AD9674" w:rsidR="001F00AA" w:rsidRPr="001B6974" w:rsidRDefault="001F00AA" w:rsidP="001F00AA">
            <w:pPr>
              <w:pStyle w:val="TableText"/>
              <w:rPr>
                <w:rFonts w:ascii="Aptos Narrow" w:hAnsi="Aptos Narrow"/>
                <w:color w:val="000000"/>
                <w:sz w:val="24"/>
                <w:szCs w:val="24"/>
              </w:rPr>
            </w:pPr>
            <w:r w:rsidRPr="001B6974">
              <w:rPr>
                <w:rFonts w:ascii="Aptos Narrow" w:hAnsi="Aptos Narrow"/>
                <w:sz w:val="24"/>
                <w:szCs w:val="24"/>
              </w:rPr>
              <w:t>Regular cross-unit communication occurs, including with external partners like Managed Care Organizations (MCO) and vendors.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B9C9278" w14:textId="7C71DA7F" w:rsidR="001F00AA" w:rsidRPr="001B6974" w:rsidRDefault="001F00AA" w:rsidP="001F00AA">
            <w:pPr>
              <w:pStyle w:val="TableText"/>
              <w:rPr>
                <w:rFonts w:ascii="Aptos Narrow" w:hAnsi="Aptos Narrow"/>
                <w:sz w:val="24"/>
                <w:szCs w:val="24"/>
              </w:rPr>
            </w:pPr>
            <w:r w:rsidRPr="001B6974">
              <w:rPr>
                <w:rFonts w:ascii="Aptos Narrow" w:hAnsi="Aptos Narrow"/>
                <w:sz w:val="24"/>
                <w:szCs w:val="24"/>
              </w:rPr>
              <w:t>Transparent, enterprise-wide communication ensures all roles understand priorities, responsibilities, and impacts.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6D82BCE" w14:textId="77777777" w:rsidR="001F00AA" w:rsidRPr="001B6974" w:rsidRDefault="001F00AA" w:rsidP="00CB7C29">
            <w:pPr>
              <w:pStyle w:val="TableText"/>
              <w:rPr>
                <w:rFonts w:ascii="Aptos Narrow" w:hAnsi="Aptos Narrow"/>
                <w:sz w:val="24"/>
                <w:szCs w:val="24"/>
              </w:rPr>
            </w:pPr>
            <w:r w:rsidRPr="001B6974">
              <w:rPr>
                <w:rFonts w:ascii="Aptos Narrow" w:hAnsi="Aptos Narrow"/>
                <w:sz w:val="24"/>
                <w:szCs w:val="24"/>
              </w:rPr>
              <w:t>Integrates communication across all business areas to align long-term Medicaid goals and performance outcomes.</w:t>
            </w:r>
          </w:p>
          <w:p w14:paraId="65D8A169" w14:textId="77777777" w:rsidR="00CB7C29" w:rsidRPr="001B6974" w:rsidRDefault="00CB7C29" w:rsidP="00CB7C29">
            <w:pPr>
              <w:pStyle w:val="TableText"/>
              <w:rPr>
                <w:rFonts w:ascii="Aptos Narrow" w:hAnsi="Aptos Narrow"/>
                <w:sz w:val="24"/>
                <w:szCs w:val="24"/>
              </w:rPr>
            </w:pPr>
          </w:p>
          <w:p w14:paraId="1E154672" w14:textId="77777777" w:rsidR="001F00AA" w:rsidRPr="001B6974" w:rsidRDefault="001F00AA" w:rsidP="00CB7C29">
            <w:pPr>
              <w:pStyle w:val="TableText"/>
              <w:rPr>
                <w:rFonts w:ascii="Aptos Narrow" w:hAnsi="Aptos Narrow"/>
                <w:sz w:val="24"/>
                <w:szCs w:val="24"/>
              </w:rPr>
            </w:pPr>
            <w:r w:rsidRPr="001B6974">
              <w:rPr>
                <w:rFonts w:ascii="Aptos Narrow" w:hAnsi="Aptos Narrow"/>
                <w:sz w:val="24"/>
                <w:szCs w:val="24"/>
              </w:rPr>
              <w:t>Fosters cooperation with other SMAs, CMS, and external partners nationally.</w:t>
            </w:r>
          </w:p>
          <w:p w14:paraId="699B3BD1" w14:textId="77777777" w:rsidR="00CB7C29" w:rsidRPr="001B6974" w:rsidRDefault="00CB7C29" w:rsidP="00CB7C29">
            <w:pPr>
              <w:pStyle w:val="TableText"/>
              <w:rPr>
                <w:rFonts w:ascii="Aptos Narrow" w:hAnsi="Aptos Narrow"/>
                <w:sz w:val="24"/>
                <w:szCs w:val="24"/>
              </w:rPr>
            </w:pPr>
          </w:p>
          <w:p w14:paraId="60ABC61B" w14:textId="313C3744" w:rsidR="001F00AA" w:rsidRPr="001B6974" w:rsidRDefault="001F00AA" w:rsidP="001F00AA">
            <w:pPr>
              <w:pStyle w:val="TableText"/>
              <w:rPr>
                <w:rFonts w:ascii="Aptos Narrow" w:hAnsi="Aptos Narrow"/>
                <w:sz w:val="24"/>
                <w:szCs w:val="24"/>
              </w:rPr>
            </w:pPr>
            <w:r w:rsidRPr="001B6974">
              <w:rPr>
                <w:rFonts w:ascii="Aptos Narrow" w:hAnsi="Aptos Narrow"/>
                <w:sz w:val="24"/>
                <w:szCs w:val="24"/>
              </w:rPr>
              <w:t>The Agency is recognized for its leadership in sharing solutions, provider enrollment process needs, and best practices.</w:t>
            </w:r>
          </w:p>
        </w:tc>
      </w:tr>
    </w:tbl>
    <w:p w14:paraId="1D92E1D7" w14:textId="77777777" w:rsidR="00F60DFA" w:rsidRDefault="00F60DFA"/>
    <w:p w14:paraId="05B49141"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6B000538" w14:textId="78C7026A" w:rsidR="00F60DFA" w:rsidRPr="00D50403" w:rsidRDefault="00F60DFA" w:rsidP="00F60DFA">
      <w:pPr>
        <w:pStyle w:val="Heading2"/>
      </w:pPr>
      <w:bookmarkStart w:id="23" w:name="_Toc230252236"/>
      <w:r w:rsidRPr="00D50403">
        <w:lastRenderedPageBreak/>
        <w:t xml:space="preserve">Table </w:t>
      </w:r>
      <w:r w:rsidR="005C763D">
        <w:t>10</w:t>
      </w:r>
      <w:r w:rsidRPr="00D50403">
        <w:t xml:space="preserve">: Aspect – </w:t>
      </w:r>
      <w:r w:rsidR="00FC257B" w:rsidRPr="00FC257B">
        <w:t>Culture &amp; Leadership</w:t>
      </w:r>
      <w:bookmarkEnd w:id="23"/>
    </w:p>
    <w:p w14:paraId="7AD51540" w14:textId="627E5EC3" w:rsidR="00F60DFA" w:rsidRPr="00CB7C29" w:rsidRDefault="0036684C" w:rsidP="00F60DFA">
      <w:pPr>
        <w:rPr>
          <w:i/>
          <w:iCs/>
        </w:rPr>
      </w:pPr>
      <w:r>
        <w:rPr>
          <w:rFonts w:ascii="Arial" w:hAnsi="Arial" w:cs="Arial"/>
          <w:i/>
          <w:iCs/>
          <w:color w:val="333333"/>
          <w:shd w:val="clear" w:color="auto" w:fill="FFFFFF"/>
        </w:rPr>
        <w:t xml:space="preserve">To what extent does </w:t>
      </w:r>
      <w:r w:rsidR="003223B6">
        <w:rPr>
          <w:rFonts w:ascii="Arial" w:hAnsi="Arial" w:cs="Arial"/>
          <w:i/>
          <w:iCs/>
          <w:color w:val="333333"/>
          <w:shd w:val="clear" w:color="auto" w:fill="FFFFFF"/>
        </w:rPr>
        <w:t>leadership</w:t>
      </w:r>
      <w:r>
        <w:rPr>
          <w:rFonts w:ascii="Arial" w:hAnsi="Arial" w:cs="Arial"/>
          <w:i/>
          <w:iCs/>
          <w:color w:val="333333"/>
          <w:shd w:val="clear" w:color="auto" w:fill="FFFFFF"/>
        </w:rPr>
        <w:t xml:space="preserve"> support </w:t>
      </w:r>
      <w:r w:rsidR="00161145">
        <w:rPr>
          <w:rFonts w:ascii="Arial" w:hAnsi="Arial" w:cs="Arial"/>
          <w:i/>
          <w:iCs/>
          <w:color w:val="333333"/>
          <w:shd w:val="clear" w:color="auto" w:fill="FFFFFF"/>
        </w:rPr>
        <w:t>a</w:t>
      </w:r>
      <w:r>
        <w:rPr>
          <w:rFonts w:ascii="Arial" w:hAnsi="Arial" w:cs="Arial"/>
          <w:i/>
          <w:iCs/>
          <w:color w:val="333333"/>
          <w:shd w:val="clear" w:color="auto" w:fill="FFFFFF"/>
        </w:rPr>
        <w:t xml:space="preserve"> culture</w:t>
      </w:r>
      <w:r w:rsidR="00161145">
        <w:rPr>
          <w:rFonts w:ascii="Arial" w:hAnsi="Arial" w:cs="Arial"/>
          <w:i/>
          <w:iCs/>
          <w:color w:val="333333"/>
          <w:shd w:val="clear" w:color="auto" w:fill="FFFFFF"/>
        </w:rPr>
        <w:t xml:space="preserve"> of continuous learning and collaboration</w:t>
      </w:r>
      <w:r w:rsidR="00DD4031">
        <w:rPr>
          <w:rFonts w:ascii="Arial" w:hAnsi="Arial" w:cs="Arial"/>
          <w:i/>
          <w:iCs/>
          <w:color w:val="333333"/>
          <w:shd w:val="clear" w:color="auto" w:fill="FFFFFF"/>
        </w:rPr>
        <w:t>?</w:t>
      </w:r>
    </w:p>
    <w:tbl>
      <w:tblPr>
        <w:tblW w:w="5409" w:type="pct"/>
        <w:tblLayout w:type="fixed"/>
        <w:tblCellMar>
          <w:left w:w="14" w:type="dxa"/>
          <w:right w:w="14" w:type="dxa"/>
        </w:tblCellMar>
        <w:tblLook w:val="0420" w:firstRow="1" w:lastRow="0" w:firstColumn="0" w:lastColumn="0" w:noHBand="0" w:noVBand="1"/>
        <w:tblCaption w:val="Table 10: Aspect – Culture &amp; Leadership"/>
        <w:tblDescription w:val="Table 10 provides five levels of maturity criteria for the aspect – Culture &amp; Leadership, within the Enterprise Architecture (EA) - Roles (Optional) Maturity Criteria."/>
      </w:tblPr>
      <w:tblGrid>
        <w:gridCol w:w="1699"/>
        <w:gridCol w:w="2462"/>
        <w:gridCol w:w="2462"/>
        <w:gridCol w:w="2462"/>
        <w:gridCol w:w="2462"/>
        <w:gridCol w:w="2462"/>
      </w:tblGrid>
      <w:tr w:rsidR="00F60DFA" w:rsidRPr="00CB7C29" w14:paraId="1B4706B2"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FA2A14" w14:textId="35706508"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F2D1244"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F227BBE"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08F1F4FA"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54FE333"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4CC0734"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3D0A0A"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3AB70BA8" w14:textId="77777777" w:rsidR="00F60DFA" w:rsidRPr="00CB7C29" w:rsidRDefault="00F60DF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5E1380" w:rsidRPr="00CB7C29" w14:paraId="61BFE7DA"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0ED8AC44" w14:textId="77777777" w:rsidR="005E1380" w:rsidRPr="00CB7C29" w:rsidRDefault="005E1380" w:rsidP="005E1380">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95558C3" w14:textId="335B41EB" w:rsidR="005E1380" w:rsidRPr="00CB7C29"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lacks visibility into workloads and resource capacity; roles are reactive.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3B0330" w14:textId="4EFCB434" w:rsidR="005E1380" w:rsidRPr="00CB7C29"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begins assessing role capacity but lacks full enterprise insight.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4F613D0" w14:textId="4F9A14F1" w:rsidR="005E1380" w:rsidRPr="00CB7C29"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proactively manages workloads and roles based on enterprise needs and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F63086C" w14:textId="65224A86" w:rsidR="005E1380" w:rsidRPr="00CB7C29"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fosters a culture of collaboration and continuous learning across internal and external roles.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5470CBA" w14:textId="6F91E2E0" w:rsidR="005E1380" w:rsidRPr="00CB7C29" w:rsidRDefault="005E1380" w:rsidP="005E1380">
            <w:pPr>
              <w:pStyle w:val="TableText"/>
              <w:rPr>
                <w:rFonts w:ascii="Aptos Narrow" w:hAnsi="Aptos Narrow"/>
                <w:color w:val="000000"/>
                <w:sz w:val="24"/>
                <w:szCs w:val="24"/>
              </w:rPr>
            </w:pPr>
            <w:r w:rsidRPr="0022650C">
              <w:rPr>
                <w:rFonts w:ascii="Aptos Narrow" w:hAnsi="Aptos Narrow"/>
                <w:sz w:val="24"/>
                <w:szCs w:val="24"/>
              </w:rPr>
              <w:t>Leadership supports internal change agents to align culture, strategy, and resources with long-term Medicaid goals.</w:t>
            </w:r>
          </w:p>
        </w:tc>
      </w:tr>
    </w:tbl>
    <w:p w14:paraId="0036504E" w14:textId="77777777" w:rsidR="00F60DFA" w:rsidRDefault="00F60DFA" w:rsidP="001F00AA"/>
    <w:p w14:paraId="2D3E6779" w14:textId="77777777" w:rsidR="00BD6168" w:rsidRDefault="00BD6168">
      <w:pPr>
        <w:rPr>
          <w:rFonts w:asciiTheme="majorHAnsi" w:eastAsiaTheme="majorEastAsia" w:hAnsiTheme="majorHAnsi" w:cstheme="majorBidi"/>
          <w:color w:val="0F4761" w:themeColor="accent1" w:themeShade="BF"/>
          <w:sz w:val="32"/>
          <w:szCs w:val="32"/>
        </w:rPr>
      </w:pPr>
      <w:r>
        <w:br w:type="page"/>
      </w:r>
    </w:p>
    <w:p w14:paraId="784D214B" w14:textId="14B2DFBF" w:rsidR="001F00AA" w:rsidRPr="00D50403" w:rsidRDefault="001F00AA" w:rsidP="001F00AA">
      <w:pPr>
        <w:pStyle w:val="Heading2"/>
      </w:pPr>
      <w:bookmarkStart w:id="24" w:name="_Toc230252237"/>
      <w:r w:rsidRPr="00D50403">
        <w:lastRenderedPageBreak/>
        <w:t xml:space="preserve">Table </w:t>
      </w:r>
      <w:r w:rsidR="005C763D">
        <w:t>11</w:t>
      </w:r>
      <w:r w:rsidRPr="00D50403">
        <w:t xml:space="preserve">: Aspect – </w:t>
      </w:r>
      <w:r w:rsidR="00F856A8" w:rsidRPr="00F856A8">
        <w:t>Resourcing Capacity (Staffing, Training, Recruitment</w:t>
      </w:r>
      <w:r w:rsidR="00FC0C7D">
        <w:t>)</w:t>
      </w:r>
      <w:bookmarkEnd w:id="24"/>
    </w:p>
    <w:p w14:paraId="42032BEA" w14:textId="15D05B0C" w:rsidR="001F00AA" w:rsidRPr="00CB7C29" w:rsidRDefault="007A2FF9" w:rsidP="001F00AA">
      <w:pPr>
        <w:rPr>
          <w:i/>
          <w:iCs/>
        </w:rPr>
      </w:pPr>
      <w:r w:rsidRPr="002B0FA1">
        <w:rPr>
          <w:rFonts w:ascii="Arial" w:hAnsi="Arial" w:cs="Arial"/>
          <w:i/>
          <w:color w:val="333333"/>
          <w:shd w:val="clear" w:color="auto" w:fill="FFFFFF"/>
        </w:rPr>
        <w:t>How</w:t>
      </w:r>
      <w:r w:rsidR="00B5616C" w:rsidRPr="002B0FA1">
        <w:rPr>
          <w:rFonts w:ascii="Arial" w:hAnsi="Arial" w:cs="Arial"/>
          <w:i/>
          <w:color w:val="333333"/>
          <w:shd w:val="clear" w:color="auto" w:fill="FFFFFF"/>
        </w:rPr>
        <w:t xml:space="preserve"> are </w:t>
      </w:r>
      <w:r w:rsidR="00C24101" w:rsidRPr="002B0FA1">
        <w:rPr>
          <w:rFonts w:ascii="Arial" w:hAnsi="Arial" w:cs="Arial"/>
          <w:i/>
          <w:color w:val="333333"/>
          <w:shd w:val="clear" w:color="auto" w:fill="FFFFFF"/>
        </w:rPr>
        <w:t xml:space="preserve">staffing, training, and recruitment processes identified and </w:t>
      </w:r>
      <w:r w:rsidR="00766545" w:rsidRPr="002B0FA1">
        <w:rPr>
          <w:rFonts w:ascii="Arial" w:hAnsi="Arial" w:cs="Arial"/>
          <w:i/>
          <w:color w:val="333333"/>
          <w:shd w:val="clear" w:color="auto" w:fill="FFFFFF"/>
        </w:rPr>
        <w:t>aligned with program o</w:t>
      </w:r>
      <w:r w:rsidR="009A708D" w:rsidRPr="002B0FA1">
        <w:rPr>
          <w:rFonts w:ascii="Arial" w:hAnsi="Arial" w:cs="Arial"/>
          <w:i/>
          <w:color w:val="333333"/>
          <w:shd w:val="clear" w:color="auto" w:fill="FFFFFF"/>
        </w:rPr>
        <w:t>bjectives?</w:t>
      </w:r>
    </w:p>
    <w:tbl>
      <w:tblPr>
        <w:tblW w:w="5409" w:type="pct"/>
        <w:tblLayout w:type="fixed"/>
        <w:tblCellMar>
          <w:left w:w="14" w:type="dxa"/>
          <w:right w:w="14" w:type="dxa"/>
        </w:tblCellMar>
        <w:tblLook w:val="0420" w:firstRow="1" w:lastRow="0" w:firstColumn="0" w:lastColumn="0" w:noHBand="0" w:noVBand="1"/>
        <w:tblCaption w:val="Table 11: Aspect – Resource Capacity (Staffing, Training, Recruitment)"/>
        <w:tblDescription w:val="Table 11 provides five levels of maturity criteria for the aspect – Resource Capacity (Staffing, Training, Recruitment), within the Enterprise Architecture (EA) - Roles (Optional) Maturity Criteria."/>
      </w:tblPr>
      <w:tblGrid>
        <w:gridCol w:w="1699"/>
        <w:gridCol w:w="2462"/>
        <w:gridCol w:w="2462"/>
        <w:gridCol w:w="2462"/>
        <w:gridCol w:w="2462"/>
        <w:gridCol w:w="2462"/>
      </w:tblGrid>
      <w:tr w:rsidR="001F00AA" w:rsidRPr="00CB7C29" w14:paraId="34631866" w14:textId="77777777" w:rsidTr="00F727C9">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EB8789E"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5F7F93F"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1: </w:t>
            </w:r>
            <w:r w:rsidRPr="00CB7C29">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21DA67"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2: </w:t>
            </w:r>
          </w:p>
          <w:p w14:paraId="1EC46634"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91A8FD"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3: </w:t>
            </w:r>
            <w:r w:rsidRPr="00CB7C29">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0CD26B"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4: </w:t>
            </w:r>
            <w:r w:rsidRPr="00CB7C29">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F12AEA"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 xml:space="preserve">Level 5: </w:t>
            </w:r>
          </w:p>
          <w:p w14:paraId="3F0816E5" w14:textId="77777777" w:rsidR="001F00AA" w:rsidRPr="00CB7C29" w:rsidRDefault="001F00AA">
            <w:pPr>
              <w:pStyle w:val="TableColumnHeading"/>
              <w:keepNext/>
              <w:keepLines/>
              <w:spacing w:before="60" w:after="60"/>
              <w:rPr>
                <w:rFonts w:ascii="Aptos Narrow" w:hAnsi="Aptos Narrow"/>
                <w:sz w:val="24"/>
                <w:szCs w:val="24"/>
              </w:rPr>
            </w:pPr>
            <w:r w:rsidRPr="00CB7C29">
              <w:rPr>
                <w:rFonts w:ascii="Aptos Narrow" w:hAnsi="Aptos Narrow"/>
                <w:sz w:val="24"/>
                <w:szCs w:val="24"/>
              </w:rPr>
              <w:t>Optimized</w:t>
            </w:r>
          </w:p>
        </w:tc>
      </w:tr>
      <w:tr w:rsidR="00162EED" w:rsidRPr="00CB7C29" w14:paraId="038AE5C5" w14:textId="77777777" w:rsidTr="00F727C9">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8ABD1C0" w14:textId="77777777" w:rsidR="00162EED" w:rsidRPr="00CB7C29" w:rsidRDefault="00162EED" w:rsidP="00162EED">
            <w:pPr>
              <w:pStyle w:val="TableText"/>
              <w:keepNext/>
              <w:keepLines/>
              <w:rPr>
                <w:rFonts w:ascii="Aptos Narrow" w:hAnsi="Aptos Narrow"/>
                <w:b/>
                <w:bCs/>
                <w:sz w:val="24"/>
                <w:szCs w:val="24"/>
              </w:rPr>
            </w:pPr>
            <w:r w:rsidRPr="00CB7C2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29AA4A4" w14:textId="554227E3" w:rsidR="00162EED" w:rsidRPr="00CB7C29" w:rsidRDefault="00162EED" w:rsidP="00162EED">
            <w:pPr>
              <w:pStyle w:val="TableText"/>
              <w:rPr>
                <w:rFonts w:ascii="Aptos Narrow" w:hAnsi="Aptos Narrow"/>
                <w:color w:val="000000"/>
                <w:sz w:val="24"/>
                <w:szCs w:val="24"/>
              </w:rPr>
            </w:pPr>
            <w:r w:rsidRPr="00374C04">
              <w:rPr>
                <w:rFonts w:ascii="Aptos Narrow" w:hAnsi="Aptos Narrow"/>
                <w:sz w:val="24"/>
                <w:szCs w:val="24"/>
              </w:rPr>
              <w:t>SMA struggles to identify gaps in role capacity; staffing is reactive.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1AB0504" w14:textId="6601154A" w:rsidR="00162EED" w:rsidRPr="00CB7C29" w:rsidRDefault="00162EED" w:rsidP="00162EED">
            <w:pPr>
              <w:pStyle w:val="TableText"/>
              <w:rPr>
                <w:rFonts w:ascii="Aptos Narrow" w:hAnsi="Aptos Narrow"/>
                <w:color w:val="000000"/>
                <w:sz w:val="24"/>
                <w:szCs w:val="24"/>
              </w:rPr>
            </w:pPr>
            <w:r w:rsidRPr="00374C04">
              <w:rPr>
                <w:rFonts w:ascii="Aptos Narrow" w:hAnsi="Aptos Narrow"/>
                <w:sz w:val="24"/>
                <w:szCs w:val="24"/>
              </w:rPr>
              <w:t>Some processes exist for role capacity management (staffing, training, recruitment).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8EC3155" w14:textId="529AB251" w:rsidR="00162EED" w:rsidRPr="00CB7C29" w:rsidRDefault="00162EED" w:rsidP="00162EED">
            <w:pPr>
              <w:pStyle w:val="TableText"/>
              <w:rPr>
                <w:rFonts w:ascii="Aptos Narrow" w:hAnsi="Aptos Narrow"/>
                <w:color w:val="000000"/>
                <w:sz w:val="24"/>
                <w:szCs w:val="24"/>
              </w:rPr>
            </w:pPr>
            <w:r w:rsidRPr="00374C04">
              <w:rPr>
                <w:rFonts w:ascii="Aptos Narrow" w:hAnsi="Aptos Narrow"/>
                <w:sz w:val="24"/>
                <w:szCs w:val="24"/>
              </w:rPr>
              <w:t>SMA systematically identifies, recruits, and trains staff.</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82D83A3" w14:textId="13B79FA0" w:rsidR="00162EED" w:rsidRPr="00CB7C29" w:rsidRDefault="00162EED" w:rsidP="00162EED">
            <w:pPr>
              <w:pStyle w:val="TableText"/>
              <w:rPr>
                <w:rFonts w:ascii="Aptos Narrow" w:hAnsi="Aptos Narrow"/>
                <w:color w:val="000000"/>
                <w:sz w:val="24"/>
                <w:szCs w:val="24"/>
              </w:rPr>
            </w:pPr>
            <w:r w:rsidRPr="00374C04">
              <w:rPr>
                <w:rFonts w:ascii="Aptos Narrow" w:hAnsi="Aptos Narrow"/>
                <w:sz w:val="24"/>
                <w:szCs w:val="24"/>
              </w:rPr>
              <w:t>SMA maintains a dynamic capacity model to forecast and meet enterprise role needs, including succession planning and continuous role development.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51FE46D" w14:textId="06737A92" w:rsidR="00162EED" w:rsidRPr="00CB7C29" w:rsidRDefault="00162EED" w:rsidP="00162EED">
            <w:pPr>
              <w:pStyle w:val="TableText"/>
              <w:rPr>
                <w:rFonts w:ascii="Aptos Narrow" w:hAnsi="Aptos Narrow"/>
                <w:color w:val="000000"/>
                <w:sz w:val="24"/>
                <w:szCs w:val="24"/>
              </w:rPr>
            </w:pPr>
            <w:r w:rsidRPr="00374C04">
              <w:rPr>
                <w:rFonts w:ascii="Aptos Narrow" w:hAnsi="Aptos Narrow"/>
                <w:sz w:val="24"/>
                <w:szCs w:val="24"/>
              </w:rPr>
              <w:t>SMA uses comprehensive planning and advanced analytics to align roles and skills with program objectives, enabling rapid response to required changes while maintaining high service delivery standards.</w:t>
            </w:r>
          </w:p>
        </w:tc>
      </w:tr>
    </w:tbl>
    <w:p w14:paraId="5CA84C4B" w14:textId="77777777" w:rsidR="001F00AA" w:rsidRDefault="001F00AA" w:rsidP="001F00AA"/>
    <w:p w14:paraId="6ABC9D54" w14:textId="77777777" w:rsidR="00BD6168" w:rsidRDefault="00BD6168">
      <w:pPr>
        <w:rPr>
          <w:rFonts w:asciiTheme="majorHAnsi" w:eastAsiaTheme="majorEastAsia" w:hAnsiTheme="majorHAnsi" w:cstheme="majorBidi"/>
          <w:color w:val="0F4761" w:themeColor="accent1" w:themeShade="BF"/>
          <w:sz w:val="36"/>
          <w:szCs w:val="36"/>
        </w:rPr>
      </w:pPr>
      <w:r>
        <w:rPr>
          <w:sz w:val="36"/>
          <w:szCs w:val="36"/>
        </w:rPr>
        <w:br w:type="page"/>
      </w:r>
    </w:p>
    <w:p w14:paraId="5C22BAB2" w14:textId="510D7711" w:rsidR="001F00AA" w:rsidRDefault="00AB17E2" w:rsidP="00BF4D52">
      <w:pPr>
        <w:pStyle w:val="Heading1"/>
        <w:rPr>
          <w:sz w:val="36"/>
          <w:szCs w:val="36"/>
        </w:rPr>
      </w:pPr>
      <w:bookmarkStart w:id="25" w:name="_Toc230252238"/>
      <w:r w:rsidRPr="00EE791A">
        <w:rPr>
          <w:sz w:val="36"/>
          <w:szCs w:val="36"/>
        </w:rPr>
        <w:lastRenderedPageBreak/>
        <w:t>Enterprise</w:t>
      </w:r>
      <w:r w:rsidR="6E572903" w:rsidRPr="00EE791A">
        <w:rPr>
          <w:sz w:val="36"/>
          <w:szCs w:val="36"/>
        </w:rPr>
        <w:t xml:space="preserve"> Architecture (</w:t>
      </w:r>
      <w:r w:rsidR="00E5403B" w:rsidRPr="00EE791A">
        <w:rPr>
          <w:sz w:val="36"/>
          <w:szCs w:val="36"/>
        </w:rPr>
        <w:t>E</w:t>
      </w:r>
      <w:r w:rsidR="6E572903" w:rsidRPr="00EE791A">
        <w:rPr>
          <w:sz w:val="36"/>
          <w:szCs w:val="36"/>
        </w:rPr>
        <w:t>A)</w:t>
      </w:r>
      <w:bookmarkEnd w:id="25"/>
    </w:p>
    <w:p w14:paraId="6B25DC78" w14:textId="7F02C685" w:rsidR="00777ED4" w:rsidRPr="00D50403" w:rsidRDefault="00777ED4" w:rsidP="002A4687">
      <w:pPr>
        <w:pStyle w:val="Heading2"/>
      </w:pPr>
      <w:bookmarkStart w:id="26" w:name="_Toc230252239"/>
      <w:commentRangeStart w:id="27"/>
      <w:commentRangeStart w:id="28"/>
      <w:r w:rsidRPr="00D50403">
        <w:t xml:space="preserve">Table </w:t>
      </w:r>
      <w:r w:rsidR="005C763D">
        <w:t>12</w:t>
      </w:r>
      <w:r w:rsidRPr="00D50403">
        <w:t xml:space="preserve">: Aspect – </w:t>
      </w:r>
      <w:r>
        <w:t>Business Capability</w:t>
      </w:r>
      <w:bookmarkEnd w:id="26"/>
      <w:commentRangeEnd w:id="27"/>
      <w:r w:rsidR="002D207B" w:rsidRPr="00D50403">
        <w:rPr>
          <w:rStyle w:val="CommentReference"/>
          <w:sz w:val="32"/>
          <w:szCs w:val="32"/>
        </w:rPr>
        <w:commentReference w:id="27"/>
      </w:r>
      <w:commentRangeEnd w:id="28"/>
      <w:r w:rsidR="0016124F" w:rsidRPr="00D50403">
        <w:rPr>
          <w:rStyle w:val="CommentReference"/>
          <w:sz w:val="32"/>
          <w:szCs w:val="32"/>
        </w:rPr>
        <w:commentReference w:id="28"/>
      </w:r>
    </w:p>
    <w:p w14:paraId="2687D73D" w14:textId="6845ABE6" w:rsidR="00777ED4" w:rsidRDefault="00FF11B3" w:rsidP="00074C0E">
      <w:pPr>
        <w:rPr>
          <w:rFonts w:ascii="Arial" w:hAnsi="Arial" w:cs="Arial"/>
          <w:i/>
          <w:iCs/>
          <w:color w:val="333333"/>
          <w:shd w:val="clear" w:color="auto" w:fill="FFFFFF"/>
        </w:rPr>
      </w:pPr>
      <w:r w:rsidRPr="00666494">
        <w:rPr>
          <w:rFonts w:ascii="Arial" w:hAnsi="Arial" w:cs="Arial"/>
          <w:i/>
          <w:iCs/>
          <w:color w:val="333333"/>
          <w:shd w:val="clear" w:color="auto" w:fill="FFFFFF"/>
        </w:rPr>
        <w:t>How clearly are business capabilities described</w:t>
      </w:r>
      <w:r w:rsidR="00745C3C" w:rsidRPr="00666494">
        <w:rPr>
          <w:rFonts w:ascii="Arial" w:hAnsi="Arial" w:cs="Arial"/>
          <w:i/>
          <w:iCs/>
          <w:color w:val="333333"/>
          <w:shd w:val="clear" w:color="auto" w:fill="FFFFFF"/>
        </w:rPr>
        <w:t xml:space="preserve"> and documented</w:t>
      </w:r>
      <w:r w:rsidRPr="00666494">
        <w:rPr>
          <w:rFonts w:ascii="Arial" w:hAnsi="Arial" w:cs="Arial"/>
          <w:i/>
          <w:iCs/>
          <w:color w:val="333333"/>
          <w:shd w:val="clear" w:color="auto" w:fill="FFFFFF"/>
        </w:rPr>
        <w:t xml:space="preserve">, managed, </w:t>
      </w:r>
      <w:r w:rsidR="00C71086" w:rsidRPr="00666494">
        <w:rPr>
          <w:rFonts w:ascii="Arial" w:hAnsi="Arial" w:cs="Arial"/>
          <w:i/>
          <w:iCs/>
          <w:color w:val="333333"/>
          <w:shd w:val="clear" w:color="auto" w:fill="FFFFFF"/>
        </w:rPr>
        <w:t>measured</w:t>
      </w:r>
      <w:r w:rsidRPr="00666494">
        <w:rPr>
          <w:rFonts w:ascii="Arial" w:hAnsi="Arial" w:cs="Arial"/>
          <w:i/>
          <w:iCs/>
          <w:color w:val="333333"/>
          <w:shd w:val="clear" w:color="auto" w:fill="FFFFFF"/>
        </w:rPr>
        <w:t xml:space="preserve">, and regularly improved so they effectively support the </w:t>
      </w:r>
      <w:r w:rsidR="00C71086" w:rsidRPr="00666494">
        <w:rPr>
          <w:rFonts w:ascii="Arial" w:hAnsi="Arial" w:cs="Arial"/>
          <w:i/>
          <w:iCs/>
          <w:color w:val="333333"/>
          <w:shd w:val="clear" w:color="auto" w:fill="FFFFFF"/>
        </w:rPr>
        <w:t>enterprise</w:t>
      </w:r>
      <w:r w:rsidR="00176FEA">
        <w:rPr>
          <w:rFonts w:ascii="Arial" w:hAnsi="Arial" w:cs="Arial"/>
          <w:i/>
          <w:iCs/>
          <w:color w:val="333333"/>
          <w:shd w:val="clear" w:color="auto" w:fill="FFFFFF"/>
        </w:rPr>
        <w:t>?</w:t>
      </w:r>
    </w:p>
    <w:tbl>
      <w:tblPr>
        <w:tblW w:w="5419" w:type="pct"/>
        <w:tblLayout w:type="fixed"/>
        <w:tblCellMar>
          <w:left w:w="14" w:type="dxa"/>
          <w:right w:w="14" w:type="dxa"/>
        </w:tblCellMar>
        <w:tblLook w:val="0420" w:firstRow="1" w:lastRow="0" w:firstColumn="0" w:lastColumn="0" w:noHBand="0" w:noVBand="1"/>
        <w:tblCaption w:val="Table 12: Aspect – Business Capability "/>
        <w:tblDescription w:val="Table 12 provides five levels of maturity criteria and suggested documentation for the aspect – Business Capibility, within the Enterprise Architecture (EA) Maturity Criteria."/>
      </w:tblPr>
      <w:tblGrid>
        <w:gridCol w:w="1703"/>
        <w:gridCol w:w="2462"/>
        <w:gridCol w:w="2461"/>
        <w:gridCol w:w="2461"/>
        <w:gridCol w:w="2461"/>
        <w:gridCol w:w="2461"/>
        <w:gridCol w:w="26"/>
      </w:tblGrid>
      <w:tr w:rsidR="00477275" w:rsidRPr="00E445CB" w14:paraId="43DB357C" w14:textId="77777777" w:rsidTr="000871A5">
        <w:trPr>
          <w:trHeight w:val="449"/>
          <w:tblHeader/>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FEFDEFD" w14:textId="2E35A7EE"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lastRenderedPageBreak/>
              <w:t xml:space="preserve">Maturity </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4A658E"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 xml:space="preserve">Level 1: </w:t>
            </w:r>
            <w:r w:rsidRPr="00477275">
              <w:rPr>
                <w:rFonts w:ascii="Aptos Narrow" w:hAnsi="Aptos Narrow"/>
                <w:sz w:val="24"/>
                <w:szCs w:val="24"/>
              </w:rPr>
              <w:br/>
              <w:t>Initial</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126C3AB"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 xml:space="preserve">Level 2: </w:t>
            </w:r>
          </w:p>
          <w:p w14:paraId="472D2ABF"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Developing</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CDC0FF"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 xml:space="preserve">Level 3: </w:t>
            </w:r>
            <w:r w:rsidRPr="00477275">
              <w:rPr>
                <w:rFonts w:ascii="Aptos Narrow" w:hAnsi="Aptos Narrow"/>
                <w:sz w:val="24"/>
                <w:szCs w:val="24"/>
              </w:rPr>
              <w:br/>
              <w:t>Defined</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271D340"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 xml:space="preserve">Level 4: </w:t>
            </w:r>
            <w:r w:rsidRPr="00477275">
              <w:rPr>
                <w:rFonts w:ascii="Aptos Narrow" w:hAnsi="Aptos Narrow"/>
                <w:sz w:val="24"/>
                <w:szCs w:val="24"/>
              </w:rPr>
              <w:br/>
              <w:t>Managed</w:t>
            </w:r>
          </w:p>
        </w:tc>
        <w:tc>
          <w:tcPr>
            <w:tcW w:w="24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3C20535"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 xml:space="preserve">Level 5: </w:t>
            </w:r>
          </w:p>
          <w:p w14:paraId="554E9C9E" w14:textId="77777777" w:rsidR="00477275" w:rsidRPr="00477275" w:rsidRDefault="00477275">
            <w:pPr>
              <w:pStyle w:val="TableColumnHeading"/>
              <w:keepNext/>
              <w:keepLines/>
              <w:spacing w:before="60" w:after="60"/>
              <w:rPr>
                <w:rFonts w:ascii="Aptos Narrow" w:hAnsi="Aptos Narrow"/>
                <w:sz w:val="24"/>
                <w:szCs w:val="24"/>
              </w:rPr>
            </w:pPr>
            <w:r w:rsidRPr="00477275">
              <w:rPr>
                <w:rFonts w:ascii="Aptos Narrow" w:hAnsi="Aptos Narrow"/>
                <w:sz w:val="24"/>
                <w:szCs w:val="24"/>
              </w:rPr>
              <w:t>Optimized</w:t>
            </w:r>
          </w:p>
        </w:tc>
      </w:tr>
      <w:tr w:rsidR="000E0D85" w:rsidRPr="001B25D3" w14:paraId="3C39F8D5" w14:textId="77777777" w:rsidTr="000871A5">
        <w:trPr>
          <w:gridAfter w:val="1"/>
          <w:wAfter w:w="26" w:type="dxa"/>
          <w:trHeight w:val="449"/>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451EAA3" w14:textId="0F87A7F9" w:rsidR="000E0D85" w:rsidRPr="00DF4EFF" w:rsidRDefault="000E0D85" w:rsidP="000E0D85">
            <w:pPr>
              <w:pStyle w:val="TableText"/>
              <w:keepNext/>
              <w:keepLines/>
              <w:rPr>
                <w:rFonts w:ascii="Aptos Narrow" w:hAnsi="Aptos Narrow"/>
                <w:b/>
                <w:bCs/>
                <w:sz w:val="24"/>
                <w:szCs w:val="24"/>
              </w:rPr>
            </w:pPr>
            <w:r w:rsidRPr="00DF4EFF">
              <w:rPr>
                <w:rFonts w:ascii="Aptos Narrow" w:hAnsi="Aptos Narrow"/>
                <w:b/>
                <w:bCs/>
                <w:sz w:val="24"/>
                <w:szCs w:val="24"/>
              </w:rPr>
              <w:t>Maturity Criteria</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EFEF87" w14:textId="77777777"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 xml:space="preserve">The capability has been identified and the use of the capability has been documented. </w:t>
            </w:r>
          </w:p>
          <w:p w14:paraId="58C4F0DF" w14:textId="77777777" w:rsidR="000E0D85" w:rsidRPr="00DF4EFF" w:rsidRDefault="000E0D85" w:rsidP="000E0D85">
            <w:pPr>
              <w:pStyle w:val="TableText"/>
              <w:rPr>
                <w:rFonts w:ascii="Aptos Narrow" w:hAnsi="Aptos Narrow"/>
                <w:color w:val="000000"/>
                <w:sz w:val="24"/>
                <w:szCs w:val="24"/>
              </w:rPr>
            </w:pPr>
          </w:p>
          <w:p w14:paraId="65A351F8" w14:textId="16598B42"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The capability is not yet fully described across roles, processes, technology, information, or performance measures. Compliance alignment may not yet be fully documented.</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4401A34" w14:textId="0C0007EA" w:rsidR="000E0D85" w:rsidRPr="00DF4EFF" w:rsidRDefault="00C32B9A" w:rsidP="000E0D85">
            <w:pPr>
              <w:pStyle w:val="TableText"/>
              <w:rPr>
                <w:rFonts w:ascii="Aptos Narrow" w:hAnsi="Aptos Narrow"/>
                <w:color w:val="000000"/>
                <w:sz w:val="24"/>
                <w:szCs w:val="24"/>
              </w:rPr>
            </w:pPr>
            <w:r>
              <w:rPr>
                <w:rFonts w:ascii="Aptos Narrow" w:hAnsi="Aptos Narrow"/>
                <w:color w:val="000000"/>
                <w:sz w:val="24"/>
                <w:szCs w:val="24"/>
              </w:rPr>
              <w:t>D</w:t>
            </w:r>
            <w:r w:rsidR="000E0D85" w:rsidRPr="00DF4EFF">
              <w:rPr>
                <w:rFonts w:ascii="Aptos Narrow" w:hAnsi="Aptos Narrow"/>
                <w:color w:val="000000"/>
                <w:sz w:val="24"/>
                <w:szCs w:val="24"/>
              </w:rPr>
              <w:t>ocumentation of the capability roles, supporting processes, technology, and information</w:t>
            </w:r>
            <w:r>
              <w:rPr>
                <w:rFonts w:ascii="Aptos Narrow" w:hAnsi="Aptos Narrow"/>
                <w:color w:val="000000"/>
                <w:sz w:val="24"/>
                <w:szCs w:val="24"/>
              </w:rPr>
              <w:t xml:space="preserve"> has begun</w:t>
            </w:r>
            <w:r w:rsidR="000E0D85" w:rsidRPr="00DF4EFF">
              <w:rPr>
                <w:rFonts w:ascii="Aptos Narrow" w:hAnsi="Aptos Narrow"/>
                <w:color w:val="000000"/>
                <w:sz w:val="24"/>
                <w:szCs w:val="24"/>
              </w:rPr>
              <w:t xml:space="preserve">. The capability complies with state and federal requirements. </w:t>
            </w:r>
          </w:p>
          <w:p w14:paraId="2A39EB59" w14:textId="77777777" w:rsidR="000E0D85" w:rsidRPr="00DF4EFF" w:rsidRDefault="000E0D85" w:rsidP="000E0D85">
            <w:pPr>
              <w:pStyle w:val="TableText"/>
              <w:rPr>
                <w:rFonts w:ascii="Aptos Narrow" w:hAnsi="Aptos Narrow"/>
                <w:color w:val="000000"/>
                <w:sz w:val="24"/>
                <w:szCs w:val="24"/>
              </w:rPr>
            </w:pPr>
          </w:p>
          <w:p w14:paraId="458C805E" w14:textId="0B06807D"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Capability documentation is in progress but is not yet complete or standardized. Performance measures may still be under development, and enterprise alignment may not yet be established.</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37BF602" w14:textId="257F1128" w:rsidR="000E0D85" w:rsidRPr="00DF4EFF" w:rsidRDefault="004F1651" w:rsidP="000E0D85">
            <w:pPr>
              <w:pStyle w:val="TableText"/>
              <w:rPr>
                <w:rFonts w:ascii="Aptos Narrow" w:hAnsi="Aptos Narrow"/>
                <w:color w:val="000000"/>
                <w:sz w:val="24"/>
                <w:szCs w:val="24"/>
              </w:rPr>
            </w:pPr>
            <w:r>
              <w:rPr>
                <w:rFonts w:ascii="Aptos Narrow" w:hAnsi="Aptos Narrow"/>
                <w:color w:val="000000"/>
                <w:sz w:val="24"/>
                <w:szCs w:val="24"/>
              </w:rPr>
              <w:t>C</w:t>
            </w:r>
            <w:r w:rsidR="000E0D85" w:rsidRPr="00DF4EFF">
              <w:rPr>
                <w:rFonts w:ascii="Aptos Narrow" w:hAnsi="Aptos Narrow"/>
                <w:color w:val="000000"/>
                <w:sz w:val="24"/>
                <w:szCs w:val="24"/>
              </w:rPr>
              <w:t>apability roles, supporting processes, technology and information</w:t>
            </w:r>
            <w:r>
              <w:rPr>
                <w:rFonts w:ascii="Aptos Narrow" w:hAnsi="Aptos Narrow"/>
                <w:color w:val="000000"/>
                <w:sz w:val="24"/>
                <w:szCs w:val="24"/>
              </w:rPr>
              <w:t xml:space="preserve"> are fully defined and documented</w:t>
            </w:r>
            <w:r w:rsidR="000E0D85" w:rsidRPr="00DF4EFF">
              <w:rPr>
                <w:rFonts w:ascii="Aptos Narrow" w:hAnsi="Aptos Narrow"/>
                <w:color w:val="000000"/>
                <w:sz w:val="24"/>
                <w:szCs w:val="24"/>
              </w:rPr>
              <w:t xml:space="preserve">. The capability complies with state and federal requirements and the conforms to MES industry - recognized architectural frameworks. The capability is standardized and aligned at the enterprise level. </w:t>
            </w:r>
          </w:p>
          <w:p w14:paraId="15995FDB" w14:textId="77777777" w:rsidR="000E0D85" w:rsidRPr="00DF4EFF" w:rsidRDefault="000E0D85" w:rsidP="000E0D85">
            <w:pPr>
              <w:pStyle w:val="TableText"/>
              <w:rPr>
                <w:rFonts w:ascii="Aptos Narrow" w:hAnsi="Aptos Narrow"/>
                <w:color w:val="000000"/>
                <w:sz w:val="24"/>
                <w:szCs w:val="24"/>
              </w:rPr>
            </w:pPr>
          </w:p>
          <w:p w14:paraId="3A2577DB" w14:textId="37FEFFB8"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The capability is defined and standardized, but performance is not yet actively managed or routinely monitored through metrics.</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A5014C" w14:textId="19BDCD6F"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The SMA manages the capability for performance and compliance.</w:t>
            </w:r>
            <w:r w:rsidRPr="00DF4EFF" w:rsidDel="00224F1B">
              <w:rPr>
                <w:rFonts w:ascii="Aptos Narrow" w:hAnsi="Aptos Narrow"/>
                <w:color w:val="000000"/>
                <w:sz w:val="24"/>
                <w:szCs w:val="24"/>
              </w:rPr>
              <w:t xml:space="preserve"> </w:t>
            </w:r>
            <w:r w:rsidR="00224F1B">
              <w:rPr>
                <w:rFonts w:ascii="Aptos Narrow" w:hAnsi="Aptos Narrow"/>
                <w:color w:val="000000"/>
                <w:sz w:val="24"/>
                <w:szCs w:val="24"/>
              </w:rPr>
              <w:t>M</w:t>
            </w:r>
            <w:r w:rsidRPr="00DF4EFF">
              <w:rPr>
                <w:rFonts w:ascii="Aptos Narrow" w:hAnsi="Aptos Narrow"/>
                <w:color w:val="000000"/>
                <w:sz w:val="24"/>
                <w:szCs w:val="24"/>
              </w:rPr>
              <w:t>etrics and measures of the capability</w:t>
            </w:r>
            <w:r w:rsidR="00224F1B">
              <w:rPr>
                <w:rFonts w:ascii="Aptos Narrow" w:hAnsi="Aptos Narrow"/>
                <w:color w:val="000000"/>
                <w:sz w:val="24"/>
                <w:szCs w:val="24"/>
              </w:rPr>
              <w:t xml:space="preserve"> are monitored</w:t>
            </w:r>
            <w:r w:rsidR="00DD2FB9">
              <w:rPr>
                <w:rFonts w:ascii="Aptos Narrow" w:hAnsi="Aptos Narrow"/>
                <w:color w:val="000000"/>
                <w:sz w:val="24"/>
                <w:szCs w:val="24"/>
              </w:rPr>
              <w:t>.</w:t>
            </w:r>
          </w:p>
          <w:p w14:paraId="712F9713" w14:textId="77777777" w:rsidR="000E0D85" w:rsidRPr="00DF4EFF" w:rsidRDefault="000E0D85" w:rsidP="000E0D85">
            <w:pPr>
              <w:pStyle w:val="TableText"/>
              <w:rPr>
                <w:rFonts w:ascii="Aptos Narrow" w:hAnsi="Aptos Narrow"/>
                <w:color w:val="000000"/>
                <w:sz w:val="24"/>
                <w:szCs w:val="24"/>
              </w:rPr>
            </w:pPr>
          </w:p>
          <w:p w14:paraId="4A73E101" w14:textId="49C3A545"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The capability is monitored and managed, but performance data may not yet be consistently used to drive improvements, investment decisions, or cross-SMA thought leadership.</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A8BB209" w14:textId="71A81B29" w:rsidR="000E0D85" w:rsidRPr="00DF4EFF" w:rsidRDefault="000E0D85" w:rsidP="000E0D85">
            <w:pPr>
              <w:pStyle w:val="TableText"/>
              <w:rPr>
                <w:rFonts w:ascii="Aptos Narrow" w:hAnsi="Aptos Narrow"/>
                <w:color w:val="000000"/>
                <w:sz w:val="24"/>
                <w:szCs w:val="24"/>
              </w:rPr>
            </w:pPr>
            <w:r w:rsidRPr="00DF4EFF">
              <w:rPr>
                <w:rFonts w:ascii="Aptos Narrow" w:hAnsi="Aptos Narrow"/>
                <w:color w:val="000000"/>
                <w:sz w:val="24"/>
                <w:szCs w:val="24"/>
              </w:rPr>
              <w:t>The SMA uses performance monitoring to make improvements to the capability. The SMA is a thought leader for the capability and shares capability information with other SMAs.</w:t>
            </w:r>
          </w:p>
        </w:tc>
      </w:tr>
      <w:tr w:rsidR="00DF4EFF" w:rsidRPr="001B25D3" w14:paraId="719D8383" w14:textId="77777777" w:rsidTr="000871A5">
        <w:trPr>
          <w:trHeight w:val="1328"/>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19A3EC" w14:textId="77777777" w:rsidR="00923D87" w:rsidRDefault="00DF4EFF" w:rsidP="00DF4EFF">
            <w:pPr>
              <w:pStyle w:val="TableText"/>
              <w:rPr>
                <w:rFonts w:ascii="Aptos Narrow" w:hAnsi="Aptos Narrow"/>
                <w:b/>
                <w:bCs/>
                <w:sz w:val="24"/>
                <w:szCs w:val="24"/>
              </w:rPr>
            </w:pPr>
            <w:r w:rsidRPr="00DF4EFF">
              <w:rPr>
                <w:rFonts w:ascii="Aptos Narrow" w:hAnsi="Aptos Narrow"/>
                <w:b/>
                <w:bCs/>
                <w:sz w:val="24"/>
                <w:szCs w:val="24"/>
              </w:rPr>
              <w:lastRenderedPageBreak/>
              <w:t>Suggested Documentation</w:t>
            </w:r>
            <w:r w:rsidR="00923D87">
              <w:rPr>
                <w:rFonts w:ascii="Aptos Narrow" w:hAnsi="Aptos Narrow"/>
                <w:b/>
                <w:bCs/>
                <w:sz w:val="24"/>
                <w:szCs w:val="24"/>
              </w:rPr>
              <w:t xml:space="preserve"> </w:t>
            </w:r>
          </w:p>
          <w:p w14:paraId="76B26F52" w14:textId="481E3D3D" w:rsidR="00923D87" w:rsidRDefault="00923D87" w:rsidP="00DF4EFF">
            <w:pPr>
              <w:pStyle w:val="TableText"/>
              <w:rPr>
                <w:rFonts w:ascii="Aptos Narrow" w:hAnsi="Aptos Narrow"/>
                <w:b/>
                <w:bCs/>
                <w:sz w:val="24"/>
                <w:szCs w:val="24"/>
              </w:rPr>
            </w:pPr>
            <w:r>
              <w:rPr>
                <w:rFonts w:ascii="Aptos Narrow" w:hAnsi="Aptos Narrow"/>
                <w:b/>
                <w:bCs/>
                <w:sz w:val="24"/>
                <w:szCs w:val="24"/>
              </w:rPr>
              <w:t xml:space="preserve"> </w:t>
            </w:r>
          </w:p>
          <w:p w14:paraId="36658DC8" w14:textId="5288A5F7" w:rsidR="00923D87" w:rsidRDefault="00923D87" w:rsidP="00DF4EFF">
            <w:pPr>
              <w:pStyle w:val="TableText"/>
              <w:rPr>
                <w:rFonts w:ascii="Aptos Narrow" w:hAnsi="Aptos Narrow"/>
                <w:b/>
                <w:bCs/>
                <w:sz w:val="24"/>
                <w:szCs w:val="24"/>
              </w:rPr>
            </w:pPr>
            <w:r>
              <w:rPr>
                <w:rFonts w:ascii="Aptos Narrow" w:hAnsi="Aptos Narrow"/>
                <w:b/>
                <w:bCs/>
                <w:sz w:val="24"/>
                <w:szCs w:val="24"/>
              </w:rPr>
              <w:t xml:space="preserve"> </w:t>
            </w:r>
          </w:p>
          <w:p w14:paraId="0466525A" w14:textId="52C29626" w:rsidR="00DF4EFF" w:rsidRPr="00DF4EFF" w:rsidRDefault="00923D87" w:rsidP="00DF4EFF">
            <w:pPr>
              <w:pStyle w:val="TableText"/>
              <w:rPr>
                <w:rFonts w:ascii="Aptos Narrow" w:hAnsi="Aptos Narrow"/>
                <w:b/>
                <w:bCs/>
                <w:sz w:val="24"/>
                <w:szCs w:val="24"/>
              </w:rPr>
            </w:pPr>
            <w:r>
              <w:rPr>
                <w:rFonts w:ascii="Aptos Narrow" w:hAnsi="Aptos Narrow"/>
                <w:b/>
                <w:bCs/>
                <w:sz w:val="24"/>
                <w:szCs w:val="24"/>
              </w:rPr>
              <w:t xml:space="preserve"> </w:t>
            </w:r>
          </w:p>
          <w:p w14:paraId="7D953935" w14:textId="77777777" w:rsidR="00DF4EFF" w:rsidRDefault="00DF4EFF" w:rsidP="00DF4EFF">
            <w:pPr>
              <w:pStyle w:val="TableText"/>
              <w:rPr>
                <w:rFonts w:ascii="Aptos Narrow" w:hAnsi="Aptos Narrow"/>
                <w:b/>
                <w:sz w:val="24"/>
                <w:szCs w:val="24"/>
              </w:rPr>
            </w:pP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C48685C" w14:textId="647208A1" w:rsidR="00DF4EFF" w:rsidRPr="00DF4EFF" w:rsidRDefault="00DF4EFF" w:rsidP="00DF4EFF">
            <w:pPr>
              <w:pStyle w:val="TableText"/>
              <w:numPr>
                <w:ilvl w:val="0"/>
                <w:numId w:val="19"/>
              </w:numPr>
              <w:rPr>
                <w:rFonts w:ascii="Aptos Narrow" w:hAnsi="Aptos Narrow"/>
                <w:sz w:val="24"/>
                <w:szCs w:val="24"/>
              </w:rPr>
            </w:pPr>
            <w:r w:rsidRPr="00DF4EFF">
              <w:rPr>
                <w:rFonts w:ascii="Aptos Narrow" w:hAnsi="Aptos Narrow"/>
                <w:color w:val="000000"/>
                <w:sz w:val="24"/>
                <w:szCs w:val="24"/>
              </w:rPr>
              <w:t>Capability Catalog</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5C202B3" w14:textId="77777777" w:rsidR="00DF4EFF" w:rsidRPr="00C821E9" w:rsidRDefault="00DF4EFF" w:rsidP="00DF4EFF">
            <w:pPr>
              <w:pStyle w:val="Tablebullet1"/>
              <w:rPr>
                <w:rFonts w:ascii="Aptos Narrow" w:hAnsi="Aptos Narrow"/>
                <w:color w:val="000000" w:themeColor="text1"/>
                <w:sz w:val="24"/>
                <w:szCs w:val="24"/>
              </w:rPr>
            </w:pPr>
            <w:commentRangeStart w:id="29"/>
            <w:commentRangeStart w:id="30"/>
            <w:r w:rsidRPr="00DF4EFF">
              <w:rPr>
                <w:rFonts w:ascii="Aptos Narrow" w:hAnsi="Aptos Narrow"/>
                <w:color w:val="000000" w:themeColor="text1"/>
                <w:sz w:val="24"/>
                <w:szCs w:val="24"/>
              </w:rPr>
              <w:t xml:space="preserve">Role Catalog </w:t>
            </w:r>
          </w:p>
          <w:p w14:paraId="7EEE4A51" w14:textId="77777777" w:rsidR="00DF4EFF" w:rsidRPr="00C821E9" w:rsidRDefault="00DF4EFF" w:rsidP="00DF4EFF">
            <w:pPr>
              <w:pStyle w:val="Tablebullet1"/>
              <w:rPr>
                <w:rFonts w:ascii="Aptos Narrow" w:hAnsi="Aptos Narrow"/>
                <w:color w:val="000000" w:themeColor="text1"/>
                <w:sz w:val="24"/>
                <w:szCs w:val="24"/>
              </w:rPr>
            </w:pPr>
            <w:r w:rsidRPr="00C821E9">
              <w:rPr>
                <w:rFonts w:ascii="Aptos Narrow" w:hAnsi="Aptos Narrow"/>
                <w:color w:val="000000" w:themeColor="text1"/>
                <w:sz w:val="24"/>
                <w:szCs w:val="24"/>
              </w:rPr>
              <w:t>Organization and Actor Catalog</w:t>
            </w:r>
          </w:p>
          <w:p w14:paraId="16A5F599" w14:textId="05B56CAF"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 xml:space="preserve">Process Catalog </w:t>
            </w:r>
          </w:p>
          <w:p w14:paraId="77CB9EE8" w14:textId="446D1B7E" w:rsidR="00DF4EFF" w:rsidRPr="00DF4EFF" w:rsidRDefault="00DF4EFF" w:rsidP="00DF4EFF">
            <w:pPr>
              <w:pStyle w:val="Tablebullet1"/>
              <w:rPr>
                <w:rFonts w:ascii="Aptos Narrow" w:hAnsi="Aptos Narrow"/>
                <w:sz w:val="24"/>
                <w:szCs w:val="24"/>
              </w:rPr>
            </w:pPr>
            <w:r w:rsidRPr="008928A8">
              <w:rPr>
                <w:rFonts w:ascii="Aptos Narrow" w:hAnsi="Aptos Narrow"/>
                <w:color w:val="000000"/>
                <w:sz w:val="24"/>
                <w:szCs w:val="24"/>
              </w:rPr>
              <w:t>Interface Catalog</w:t>
            </w:r>
          </w:p>
          <w:p w14:paraId="2925EA2D" w14:textId="570E8C17"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Data Asset Catalog</w:t>
            </w:r>
            <w:commentRangeEnd w:id="29"/>
            <w:r w:rsidR="00210A7E" w:rsidRPr="00DF4EFF">
              <w:rPr>
                <w:rStyle w:val="CommentReference"/>
                <w:rFonts w:ascii="Aptos Narrow" w:hAnsi="Aptos Narrow"/>
                <w:sz w:val="24"/>
                <w:szCs w:val="24"/>
              </w:rPr>
              <w:commentReference w:id="29"/>
            </w:r>
            <w:commentRangeEnd w:id="30"/>
            <w:r w:rsidR="00AC7F71" w:rsidRPr="00DF4EFF">
              <w:rPr>
                <w:rStyle w:val="CommentReference"/>
                <w:rFonts w:ascii="Aptos Narrow" w:hAnsi="Aptos Narrow"/>
                <w:sz w:val="24"/>
                <w:szCs w:val="24"/>
              </w:rPr>
              <w:commentReference w:id="30"/>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44F06E5" w14:textId="1A38181F"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 xml:space="preserve">Performance metrics  </w:t>
            </w:r>
          </w:p>
          <w:p w14:paraId="0B5B091B" w14:textId="10DE04A1"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Central Enterprise Architecture repository</w:t>
            </w:r>
          </w:p>
        </w:tc>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645E72" w14:textId="77777777" w:rsidR="00DF4EFF" w:rsidRPr="00C133EB" w:rsidRDefault="00DF4EFF" w:rsidP="00DF4EFF">
            <w:pPr>
              <w:pStyle w:val="Tablebullet1"/>
              <w:rPr>
                <w:rFonts w:ascii="Aptos Narrow" w:hAnsi="Aptos Narrow"/>
                <w:sz w:val="24"/>
                <w:szCs w:val="24"/>
              </w:rPr>
            </w:pPr>
            <w:r w:rsidRPr="00DF4EFF">
              <w:rPr>
                <w:rFonts w:ascii="Aptos Narrow" w:hAnsi="Aptos Narrow"/>
                <w:color w:val="000000"/>
                <w:sz w:val="24"/>
                <w:szCs w:val="24"/>
              </w:rPr>
              <w:t>Performance metrics are monitored</w:t>
            </w:r>
          </w:p>
          <w:p w14:paraId="1FA5CC93" w14:textId="702A28CC" w:rsidR="00DF4EFF" w:rsidRPr="00C133EB" w:rsidRDefault="00DF4EFF" w:rsidP="00C821E9">
            <w:pPr>
              <w:pStyle w:val="Tablebullet1"/>
              <w:numPr>
                <w:ilvl w:val="0"/>
                <w:numId w:val="0"/>
              </w:numPr>
              <w:ind w:left="360"/>
              <w:rPr>
                <w:rFonts w:ascii="Aptos Narrow" w:hAnsi="Aptos Narrow"/>
                <w:strike/>
                <w:sz w:val="24"/>
                <w:szCs w:val="24"/>
              </w:rPr>
            </w:pPr>
          </w:p>
        </w:tc>
        <w:tc>
          <w:tcPr>
            <w:tcW w:w="24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C7F8002" w14:textId="321F4B61" w:rsidR="00DF4EFF" w:rsidRPr="00DF4EFF" w:rsidRDefault="00DF4EFF" w:rsidP="00DF4EFF">
            <w:pPr>
              <w:pStyle w:val="Tablebullet1"/>
              <w:rPr>
                <w:rFonts w:ascii="Aptos Narrow" w:hAnsi="Aptos Narrow"/>
                <w:sz w:val="24"/>
                <w:szCs w:val="24"/>
              </w:rPr>
            </w:pPr>
            <w:r w:rsidRPr="00DF4EFF">
              <w:rPr>
                <w:rFonts w:ascii="Aptos Narrow" w:hAnsi="Aptos Narrow"/>
                <w:color w:val="000000"/>
                <w:sz w:val="24"/>
                <w:szCs w:val="24"/>
              </w:rPr>
              <w:t>A</w:t>
            </w:r>
            <w:r w:rsidR="008928A8">
              <w:rPr>
                <w:rFonts w:ascii="Aptos Narrow" w:hAnsi="Aptos Narrow"/>
                <w:color w:val="000000"/>
                <w:sz w:val="24"/>
                <w:szCs w:val="24"/>
              </w:rPr>
              <w:t>dvance Planning Document (</w:t>
            </w:r>
            <w:r w:rsidRPr="00DF4EFF">
              <w:rPr>
                <w:rFonts w:ascii="Aptos Narrow" w:hAnsi="Aptos Narrow"/>
                <w:color w:val="000000"/>
                <w:sz w:val="24"/>
                <w:szCs w:val="24"/>
              </w:rPr>
              <w:t>APD</w:t>
            </w:r>
            <w:r w:rsidR="008928A8">
              <w:rPr>
                <w:rFonts w:ascii="Aptos Narrow" w:hAnsi="Aptos Narrow"/>
                <w:color w:val="000000"/>
                <w:sz w:val="24"/>
                <w:szCs w:val="24"/>
              </w:rPr>
              <w:t>)</w:t>
            </w:r>
            <w:r w:rsidRPr="00DF4EFF">
              <w:rPr>
                <w:rFonts w:ascii="Aptos Narrow" w:hAnsi="Aptos Narrow"/>
                <w:color w:val="000000"/>
                <w:sz w:val="24"/>
                <w:szCs w:val="24"/>
              </w:rPr>
              <w:t xml:space="preserve"> showing improvement or investment in the advancement or improvement of the capability</w:t>
            </w:r>
          </w:p>
          <w:p w14:paraId="625E9841" w14:textId="77777777" w:rsidR="00DF4EFF" w:rsidRPr="008928A8" w:rsidRDefault="00DF4EFF" w:rsidP="00DF4EFF">
            <w:pPr>
              <w:pStyle w:val="Tablebullet1"/>
              <w:rPr>
                <w:rFonts w:ascii="Aptos Narrow" w:hAnsi="Aptos Narrow"/>
                <w:sz w:val="24"/>
                <w:szCs w:val="24"/>
              </w:rPr>
            </w:pPr>
            <w:r w:rsidRPr="00DF4EFF">
              <w:rPr>
                <w:rFonts w:ascii="Aptos Narrow" w:hAnsi="Aptos Narrow"/>
                <w:color w:val="000000"/>
                <w:sz w:val="24"/>
                <w:szCs w:val="24"/>
              </w:rPr>
              <w:t>Performance Metrics direct improvements</w:t>
            </w:r>
          </w:p>
          <w:p w14:paraId="529D24E7" w14:textId="619FEB67" w:rsidR="00DF4EFF" w:rsidRPr="00DF4EFF" w:rsidRDefault="00DF4EFF" w:rsidP="00C821E9">
            <w:pPr>
              <w:pStyle w:val="Tablebullet1"/>
              <w:numPr>
                <w:ilvl w:val="0"/>
                <w:numId w:val="0"/>
              </w:numPr>
              <w:rPr>
                <w:rFonts w:ascii="Aptos Narrow" w:hAnsi="Aptos Narrow"/>
                <w:sz w:val="24"/>
                <w:szCs w:val="24"/>
              </w:rPr>
            </w:pPr>
          </w:p>
        </w:tc>
      </w:tr>
    </w:tbl>
    <w:p w14:paraId="44590B83" w14:textId="77777777" w:rsidR="00777ED4" w:rsidRPr="005E7AA3" w:rsidRDefault="00777ED4" w:rsidP="00777ED4"/>
    <w:p w14:paraId="577180D5" w14:textId="77777777" w:rsidR="00D7318D" w:rsidRDefault="00D7318D">
      <w:pPr>
        <w:rPr>
          <w:rFonts w:asciiTheme="majorHAnsi" w:eastAsiaTheme="majorEastAsia" w:hAnsiTheme="majorHAnsi" w:cstheme="majorBidi"/>
          <w:color w:val="0F4761" w:themeColor="accent1" w:themeShade="BF"/>
          <w:sz w:val="32"/>
          <w:szCs w:val="32"/>
        </w:rPr>
      </w:pPr>
      <w:r>
        <w:br w:type="page"/>
      </w:r>
    </w:p>
    <w:p w14:paraId="271B7DF4" w14:textId="47CBCDF9" w:rsidR="00777ED4" w:rsidRPr="00E14C27" w:rsidRDefault="00777ED4" w:rsidP="00777ED4">
      <w:pPr>
        <w:pStyle w:val="Heading2"/>
      </w:pPr>
      <w:bookmarkStart w:id="31" w:name="_Toc230252240"/>
      <w:r w:rsidRPr="003F1CF8">
        <w:lastRenderedPageBreak/>
        <w:t xml:space="preserve">Table </w:t>
      </w:r>
      <w:r w:rsidR="005C763D">
        <w:t>13</w:t>
      </w:r>
      <w:r w:rsidRPr="003F1CF8">
        <w:t xml:space="preserve">: Aspect </w:t>
      </w:r>
      <w:r>
        <w:t>–</w:t>
      </w:r>
      <w:r w:rsidRPr="003F1CF8">
        <w:t xml:space="preserve"> </w:t>
      </w:r>
      <w:r>
        <w:t>Enterprise Architecture</w:t>
      </w:r>
      <w:bookmarkEnd w:id="31"/>
      <w:r>
        <w:t xml:space="preserve"> </w:t>
      </w:r>
    </w:p>
    <w:p w14:paraId="64BBB98D" w14:textId="5FC7CD84" w:rsidR="00777ED4" w:rsidRPr="001B25D3" w:rsidRDefault="00777ED4" w:rsidP="00777ED4">
      <w:pPr>
        <w:spacing w:after="0" w:line="240" w:lineRule="auto"/>
        <w:rPr>
          <w:rFonts w:eastAsiaTheme="minorEastAsia"/>
          <w:i/>
          <w:iCs/>
        </w:rPr>
      </w:pPr>
      <w:r w:rsidRPr="001B25D3">
        <w:rPr>
          <w:rFonts w:eastAsiaTheme="minorEastAsia"/>
          <w:i/>
          <w:iCs/>
        </w:rPr>
        <w:t xml:space="preserve">To what extent is enterprise architecture </w:t>
      </w:r>
      <w:r w:rsidR="00695E2A">
        <w:rPr>
          <w:rFonts w:eastAsiaTheme="minorEastAsia"/>
          <w:i/>
          <w:iCs/>
        </w:rPr>
        <w:t>(EA)</w:t>
      </w:r>
      <w:r w:rsidRPr="001B25D3" w:rsidDel="003375EF">
        <w:rPr>
          <w:rFonts w:eastAsiaTheme="minorEastAsia"/>
          <w:i/>
          <w:iCs/>
        </w:rPr>
        <w:t xml:space="preserve"> </w:t>
      </w:r>
      <w:r w:rsidRPr="001B25D3">
        <w:rPr>
          <w:rFonts w:eastAsiaTheme="minorEastAsia"/>
          <w:i/>
          <w:iCs/>
        </w:rPr>
        <w:t>integrated into MITA enterprise planning, governance, and execution to guide and optimize business, information, and technology outcomes?</w:t>
      </w:r>
    </w:p>
    <w:tbl>
      <w:tblPr>
        <w:tblW w:w="5409" w:type="pct"/>
        <w:tblLayout w:type="fixed"/>
        <w:tblCellMar>
          <w:left w:w="14" w:type="dxa"/>
          <w:right w:w="14" w:type="dxa"/>
        </w:tblCellMar>
        <w:tblLook w:val="0420" w:firstRow="1" w:lastRow="0" w:firstColumn="0" w:lastColumn="0" w:noHBand="0" w:noVBand="1"/>
        <w:tblCaption w:val="Table 13: Aspect – Enterprise Architecture"/>
        <w:tblDescription w:val="Table 13 provides five levels of maturity criteria and suggested documentation for the aspect – Enterprise Architecture, within the Enterprise Architecture (EA) Maturity Criteria."/>
      </w:tblPr>
      <w:tblGrid>
        <w:gridCol w:w="1699"/>
        <w:gridCol w:w="2462"/>
        <w:gridCol w:w="2462"/>
        <w:gridCol w:w="2462"/>
        <w:gridCol w:w="2462"/>
        <w:gridCol w:w="2462"/>
      </w:tblGrid>
      <w:tr w:rsidR="00AC7F71" w:rsidRPr="001B25D3" w14:paraId="0BB1F55E" w14:textId="77777777" w:rsidTr="00C133EB">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FBF2956"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A1AA9F"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1: </w:t>
            </w:r>
            <w:r w:rsidRPr="001B25D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C1B828F"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2: </w:t>
            </w:r>
          </w:p>
          <w:p w14:paraId="666C77E5"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A408520"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3: </w:t>
            </w:r>
            <w:r w:rsidRPr="001B25D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3FFCE8"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4: </w:t>
            </w:r>
            <w:r w:rsidRPr="001B25D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D639C7"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5: </w:t>
            </w:r>
          </w:p>
          <w:p w14:paraId="0A737DE8"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Optimized</w:t>
            </w:r>
          </w:p>
        </w:tc>
      </w:tr>
      <w:tr w:rsidR="00201A99" w:rsidRPr="001B25D3" w14:paraId="254710F5" w14:textId="77777777" w:rsidTr="00C133EB">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51EC095" w14:textId="501605A5" w:rsidR="00201A99" w:rsidRPr="00201A99" w:rsidRDefault="00201A99" w:rsidP="00201A99">
            <w:pPr>
              <w:pStyle w:val="TableText"/>
              <w:keepNext/>
              <w:keepLines/>
              <w:rPr>
                <w:rFonts w:ascii="Aptos Narrow" w:hAnsi="Aptos Narrow"/>
                <w:b/>
                <w:bCs/>
                <w:sz w:val="24"/>
                <w:szCs w:val="24"/>
              </w:rPr>
            </w:pPr>
            <w:r w:rsidRPr="00201A99">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4C86168" w14:textId="75906E5A" w:rsidR="00201A99" w:rsidRPr="00201A99" w:rsidRDefault="00CA0F48" w:rsidP="00201A99">
            <w:pPr>
              <w:pStyle w:val="TableText"/>
              <w:rPr>
                <w:rFonts w:ascii="Aptos Narrow" w:hAnsi="Aptos Narrow"/>
                <w:color w:val="000000"/>
                <w:sz w:val="24"/>
                <w:szCs w:val="24"/>
              </w:rPr>
            </w:pPr>
            <w:r>
              <w:rPr>
                <w:rFonts w:ascii="Aptos Narrow" w:hAnsi="Aptos Narrow"/>
                <w:color w:val="000000"/>
                <w:sz w:val="24"/>
                <w:szCs w:val="24"/>
              </w:rPr>
              <w:t>Recognition of</w:t>
            </w:r>
            <w:r w:rsidR="00201A99" w:rsidRPr="00201A99">
              <w:rPr>
                <w:rFonts w:ascii="Aptos Narrow" w:hAnsi="Aptos Narrow"/>
                <w:color w:val="000000"/>
                <w:sz w:val="24"/>
                <w:szCs w:val="24"/>
              </w:rPr>
              <w:t xml:space="preserve"> the need for enterprise-wide planning and architectural frameworks but current </w:t>
            </w:r>
            <w:r w:rsidR="00201A99" w:rsidRPr="00201A99" w:rsidDel="00AB0A7C">
              <w:rPr>
                <w:rFonts w:ascii="Aptos Narrow" w:hAnsi="Aptos Narrow"/>
                <w:color w:val="000000"/>
                <w:sz w:val="24"/>
                <w:szCs w:val="24"/>
              </w:rPr>
              <w:t>EA</w:t>
            </w:r>
            <w:r w:rsidR="00201A99" w:rsidRPr="00201A99" w:rsidDel="00A0345D">
              <w:rPr>
                <w:rFonts w:ascii="Aptos Narrow" w:hAnsi="Aptos Narrow"/>
                <w:color w:val="000000"/>
                <w:sz w:val="24"/>
                <w:szCs w:val="24"/>
              </w:rPr>
              <w:t xml:space="preserve"> practices are </w:t>
            </w:r>
            <w:r w:rsidR="00201A99" w:rsidRPr="00201A99">
              <w:rPr>
                <w:rFonts w:ascii="Aptos Narrow" w:hAnsi="Aptos Narrow"/>
                <w:color w:val="000000"/>
                <w:sz w:val="24"/>
                <w:szCs w:val="24"/>
              </w:rPr>
              <w:t xml:space="preserve">not structured, standardized, or consistently applied. </w:t>
            </w:r>
          </w:p>
          <w:p w14:paraId="564DA8F3" w14:textId="77777777" w:rsidR="00201A99" w:rsidRPr="00201A99" w:rsidRDefault="00201A99" w:rsidP="00201A99">
            <w:pPr>
              <w:pStyle w:val="TableText"/>
              <w:rPr>
                <w:rFonts w:ascii="Aptos Narrow" w:hAnsi="Aptos Narrow"/>
                <w:color w:val="000000"/>
                <w:sz w:val="24"/>
                <w:szCs w:val="24"/>
              </w:rPr>
            </w:pPr>
          </w:p>
          <w:p w14:paraId="47CEFF20" w14:textId="7C5747C4" w:rsidR="00201A99" w:rsidRPr="00201A99" w:rsidRDefault="00201A99" w:rsidP="00201A99">
            <w:pPr>
              <w:pStyle w:val="TableText"/>
              <w:rPr>
                <w:rFonts w:ascii="Aptos Narrow" w:hAnsi="Aptos Narrow"/>
                <w:color w:val="000000"/>
                <w:sz w:val="24"/>
                <w:szCs w:val="24"/>
              </w:rPr>
            </w:pPr>
            <w:r w:rsidRPr="00201A99">
              <w:rPr>
                <w:rFonts w:ascii="Aptos Narrow" w:hAnsi="Aptos Narrow"/>
                <w:color w:val="000000"/>
                <w:sz w:val="24"/>
                <w:szCs w:val="24"/>
              </w:rPr>
              <w:t>Planning is reactive, and architectural guidance is inconsistent across the enterprise.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DFF78C5" w14:textId="3A03227A" w:rsidR="00201A99" w:rsidRPr="00201A99" w:rsidRDefault="00CA0F48" w:rsidP="00201A99">
            <w:pPr>
              <w:pStyle w:val="TableText"/>
              <w:rPr>
                <w:rFonts w:ascii="Aptos Narrow" w:hAnsi="Aptos Narrow"/>
                <w:color w:val="000000"/>
                <w:sz w:val="24"/>
                <w:szCs w:val="24"/>
              </w:rPr>
            </w:pPr>
            <w:r>
              <w:rPr>
                <w:rFonts w:ascii="Aptos Narrow" w:hAnsi="Aptos Narrow"/>
                <w:color w:val="000000"/>
                <w:sz w:val="24"/>
                <w:szCs w:val="24"/>
              </w:rPr>
              <w:t>Compliance</w:t>
            </w:r>
            <w:r w:rsidR="00201A99" w:rsidRPr="00201A99">
              <w:rPr>
                <w:rFonts w:ascii="Aptos Narrow" w:hAnsi="Aptos Narrow"/>
                <w:color w:val="000000"/>
                <w:sz w:val="24"/>
                <w:szCs w:val="24"/>
              </w:rPr>
              <w:t xml:space="preserve"> with federal guidance </w:t>
            </w:r>
            <w:r w:rsidR="00201A99" w:rsidRPr="00201A99" w:rsidDel="00CA0F48">
              <w:rPr>
                <w:rFonts w:ascii="Aptos Narrow" w:hAnsi="Aptos Narrow"/>
                <w:color w:val="000000"/>
                <w:sz w:val="24"/>
                <w:szCs w:val="24"/>
              </w:rPr>
              <w:t xml:space="preserve">and </w:t>
            </w:r>
            <w:r>
              <w:rPr>
                <w:rFonts w:ascii="Aptos Narrow" w:hAnsi="Aptos Narrow"/>
                <w:color w:val="000000"/>
                <w:sz w:val="24"/>
                <w:szCs w:val="24"/>
              </w:rPr>
              <w:t xml:space="preserve">adoption of </w:t>
            </w:r>
            <w:r w:rsidR="00201A99" w:rsidRPr="00201A99">
              <w:rPr>
                <w:rFonts w:ascii="Aptos Narrow" w:hAnsi="Aptos Narrow"/>
                <w:color w:val="000000"/>
                <w:sz w:val="24"/>
                <w:szCs w:val="24"/>
              </w:rPr>
              <w:t xml:space="preserve">MES-recognized EA frameworks. </w:t>
            </w:r>
            <w:r w:rsidR="00201A99" w:rsidRPr="00201A99" w:rsidDel="00AB0A7C">
              <w:rPr>
                <w:rFonts w:ascii="Aptos Narrow" w:hAnsi="Aptos Narrow"/>
                <w:color w:val="000000"/>
                <w:sz w:val="24"/>
                <w:szCs w:val="24"/>
              </w:rPr>
              <w:t>EA</w:t>
            </w:r>
            <w:r w:rsidR="00201A99" w:rsidRPr="00201A99" w:rsidDel="00A24194">
              <w:rPr>
                <w:rFonts w:ascii="Aptos Narrow" w:hAnsi="Aptos Narrow"/>
                <w:color w:val="000000"/>
                <w:sz w:val="24"/>
                <w:szCs w:val="24"/>
              </w:rPr>
              <w:t xml:space="preserve"> </w:t>
            </w:r>
            <w:r w:rsidR="00201A99" w:rsidRPr="00201A99">
              <w:rPr>
                <w:rFonts w:ascii="Aptos Narrow" w:hAnsi="Aptos Narrow"/>
                <w:color w:val="000000"/>
                <w:sz w:val="24"/>
                <w:szCs w:val="24"/>
              </w:rPr>
              <w:t>processes exist but are not standardized or fully documented.</w:t>
            </w:r>
          </w:p>
          <w:p w14:paraId="5CC8FC6D" w14:textId="77777777" w:rsidR="00201A99" w:rsidRPr="00201A99" w:rsidRDefault="00201A99" w:rsidP="00201A99">
            <w:pPr>
              <w:pStyle w:val="TableText"/>
              <w:rPr>
                <w:rFonts w:ascii="Aptos Narrow" w:hAnsi="Aptos Narrow"/>
                <w:color w:val="000000"/>
                <w:sz w:val="24"/>
                <w:szCs w:val="24"/>
              </w:rPr>
            </w:pPr>
          </w:p>
          <w:p w14:paraId="6B1E5726" w14:textId="2588B9CA" w:rsidR="00201A99" w:rsidRPr="00201A99" w:rsidRDefault="00201A99" w:rsidP="00201A99">
            <w:pPr>
              <w:pStyle w:val="TableText"/>
              <w:rPr>
                <w:rFonts w:ascii="Aptos Narrow" w:hAnsi="Aptos Narrow"/>
                <w:color w:val="000000"/>
                <w:sz w:val="24"/>
                <w:szCs w:val="24"/>
              </w:rPr>
            </w:pPr>
            <w:r w:rsidRPr="00201A99">
              <w:rPr>
                <w:rFonts w:ascii="Aptos Narrow" w:hAnsi="Aptos Narrow"/>
                <w:color w:val="000000"/>
                <w:sz w:val="24"/>
                <w:szCs w:val="24"/>
              </w:rPr>
              <w:t>EA may still be compliance-driven rather than integrated into planning and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F144E37" w14:textId="0C348F38" w:rsidR="00201A99" w:rsidRPr="00201A99" w:rsidRDefault="00C44BC5" w:rsidP="00201A99">
            <w:pPr>
              <w:pStyle w:val="TableText"/>
              <w:rPr>
                <w:rFonts w:ascii="Aptos Narrow" w:hAnsi="Aptos Narrow"/>
                <w:color w:val="000000"/>
                <w:sz w:val="24"/>
                <w:szCs w:val="24"/>
              </w:rPr>
            </w:pPr>
            <w:r>
              <w:rPr>
                <w:rFonts w:ascii="Aptos Narrow" w:hAnsi="Aptos Narrow"/>
                <w:color w:val="000000"/>
                <w:sz w:val="24"/>
                <w:szCs w:val="24"/>
              </w:rPr>
              <w:t>F</w:t>
            </w:r>
            <w:r w:rsidR="00201A99" w:rsidRPr="00201A99">
              <w:rPr>
                <w:rFonts w:ascii="Aptos Narrow" w:hAnsi="Aptos Narrow"/>
                <w:color w:val="000000"/>
                <w:sz w:val="24"/>
                <w:szCs w:val="24"/>
              </w:rPr>
              <w:t xml:space="preserve">ully implemented MES-recognized EA frameworks. </w:t>
            </w:r>
            <w:r w:rsidR="00201A99" w:rsidRPr="00201A99" w:rsidDel="00AB0A7C">
              <w:rPr>
                <w:rFonts w:ascii="Aptos Narrow" w:hAnsi="Aptos Narrow"/>
                <w:color w:val="000000"/>
                <w:sz w:val="24"/>
                <w:szCs w:val="24"/>
              </w:rPr>
              <w:t>EA</w:t>
            </w:r>
            <w:r w:rsidR="00201A99" w:rsidRPr="00201A99">
              <w:rPr>
                <w:rFonts w:ascii="Aptos Narrow" w:hAnsi="Aptos Narrow"/>
                <w:color w:val="000000"/>
                <w:sz w:val="24"/>
                <w:szCs w:val="24"/>
              </w:rPr>
              <w:t xml:space="preserve"> processes are standardized, documented, and aligned across business, information and technology.</w:t>
            </w:r>
          </w:p>
          <w:p w14:paraId="59098053" w14:textId="77777777" w:rsidR="00201A99" w:rsidRPr="00201A99" w:rsidRDefault="00201A99" w:rsidP="00201A99">
            <w:pPr>
              <w:pStyle w:val="TableText"/>
              <w:rPr>
                <w:rFonts w:ascii="Aptos Narrow" w:hAnsi="Aptos Narrow"/>
                <w:color w:val="000000"/>
                <w:sz w:val="24"/>
                <w:szCs w:val="24"/>
              </w:rPr>
            </w:pPr>
          </w:p>
          <w:p w14:paraId="0602358F" w14:textId="5C8CE304" w:rsidR="00201A99" w:rsidRPr="00201A99" w:rsidRDefault="00201A99" w:rsidP="00201A99">
            <w:pPr>
              <w:pStyle w:val="TableText"/>
              <w:rPr>
                <w:rFonts w:ascii="Aptos Narrow" w:hAnsi="Aptos Narrow"/>
                <w:color w:val="000000"/>
                <w:sz w:val="24"/>
                <w:szCs w:val="24"/>
              </w:rPr>
            </w:pPr>
            <w:r w:rsidRPr="00201A99">
              <w:rPr>
                <w:rFonts w:ascii="Aptos Narrow" w:hAnsi="Aptos Narrow"/>
                <w:color w:val="000000"/>
                <w:sz w:val="24"/>
                <w:szCs w:val="24"/>
              </w:rPr>
              <w:t>EA is not yet consistently used to actively monitor MES performance, manage outcomes, or guide strategic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BDFD2C8" w14:textId="4BF117A8" w:rsidR="00201A99" w:rsidRPr="00201A99" w:rsidRDefault="00201A99" w:rsidP="00201A99">
            <w:pPr>
              <w:pStyle w:val="TableText"/>
              <w:rPr>
                <w:rFonts w:ascii="Aptos Narrow" w:hAnsi="Aptos Narrow"/>
                <w:color w:val="000000"/>
                <w:sz w:val="24"/>
                <w:szCs w:val="24"/>
              </w:rPr>
            </w:pPr>
            <w:r w:rsidRPr="00201A99" w:rsidDel="00914B0A">
              <w:rPr>
                <w:rFonts w:ascii="Aptos Narrow" w:hAnsi="Aptos Narrow"/>
                <w:color w:val="000000"/>
                <w:sz w:val="24"/>
                <w:szCs w:val="24"/>
              </w:rPr>
              <w:t xml:space="preserve">EA </w:t>
            </w:r>
            <w:r w:rsidR="00B07817">
              <w:rPr>
                <w:rFonts w:ascii="Aptos Narrow" w:hAnsi="Aptos Narrow"/>
                <w:color w:val="000000"/>
                <w:sz w:val="24"/>
                <w:szCs w:val="24"/>
              </w:rPr>
              <w:t xml:space="preserve">is used </w:t>
            </w:r>
            <w:r w:rsidRPr="00201A99">
              <w:rPr>
                <w:rFonts w:ascii="Aptos Narrow" w:hAnsi="Aptos Narrow"/>
                <w:color w:val="000000"/>
                <w:sz w:val="24"/>
                <w:szCs w:val="24"/>
              </w:rPr>
              <w:t xml:space="preserve">to monitor and manage MES performance. </w:t>
            </w:r>
            <w:r w:rsidRPr="00201A99" w:rsidDel="00AB0A7C">
              <w:rPr>
                <w:rFonts w:ascii="Aptos Narrow" w:hAnsi="Aptos Narrow"/>
                <w:color w:val="000000"/>
                <w:sz w:val="24"/>
                <w:szCs w:val="24"/>
              </w:rPr>
              <w:t>EA</w:t>
            </w:r>
            <w:r w:rsidRPr="00201A99">
              <w:rPr>
                <w:rFonts w:ascii="Aptos Narrow" w:hAnsi="Aptos Narrow"/>
                <w:color w:val="000000"/>
                <w:sz w:val="24"/>
                <w:szCs w:val="24"/>
              </w:rPr>
              <w:t xml:space="preserve"> is integrated into strategic planning and execution. SMA collaborates with other SMAs to share </w:t>
            </w:r>
            <w:r w:rsidRPr="00201A99" w:rsidDel="00AB0A7C">
              <w:rPr>
                <w:rFonts w:ascii="Aptos Narrow" w:hAnsi="Aptos Narrow"/>
                <w:color w:val="000000"/>
                <w:sz w:val="24"/>
                <w:szCs w:val="24"/>
              </w:rPr>
              <w:t>EA</w:t>
            </w:r>
            <w:r w:rsidRPr="00201A99">
              <w:rPr>
                <w:rFonts w:ascii="Aptos Narrow" w:hAnsi="Aptos Narrow"/>
                <w:color w:val="000000"/>
                <w:sz w:val="24"/>
                <w:szCs w:val="24"/>
              </w:rPr>
              <w:t xml:space="preserve"> practices.</w:t>
            </w:r>
          </w:p>
          <w:p w14:paraId="54A64149" w14:textId="77777777" w:rsidR="00201A99" w:rsidRPr="00201A99" w:rsidRDefault="00201A99" w:rsidP="00201A99">
            <w:pPr>
              <w:pStyle w:val="TableText"/>
              <w:rPr>
                <w:rFonts w:ascii="Aptos Narrow" w:hAnsi="Aptos Narrow"/>
                <w:color w:val="000000"/>
                <w:sz w:val="24"/>
                <w:szCs w:val="24"/>
              </w:rPr>
            </w:pPr>
          </w:p>
          <w:p w14:paraId="1DCD6008" w14:textId="09236677" w:rsidR="00201A99" w:rsidRPr="00201A99" w:rsidRDefault="00201A99" w:rsidP="00201A99">
            <w:pPr>
              <w:pStyle w:val="TableText"/>
              <w:rPr>
                <w:rFonts w:ascii="Aptos Narrow" w:hAnsi="Aptos Narrow"/>
                <w:color w:val="000000"/>
                <w:sz w:val="24"/>
                <w:szCs w:val="24"/>
              </w:rPr>
            </w:pPr>
            <w:r w:rsidRPr="00201A99">
              <w:rPr>
                <w:rFonts w:ascii="Aptos Narrow" w:hAnsi="Aptos Narrow"/>
                <w:color w:val="000000"/>
                <w:sz w:val="24"/>
                <w:szCs w:val="24"/>
              </w:rPr>
              <w:t>EA may not yet be fully data-driven, predictive, or continuously optimized. National-level leadership and proactive enterprise optimization are not yet demonstrated.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AE9C568" w14:textId="2FEA3F40" w:rsidR="00201A99" w:rsidRPr="00201A99" w:rsidRDefault="00B07817" w:rsidP="00201A99">
            <w:pPr>
              <w:pStyle w:val="TableText"/>
              <w:rPr>
                <w:rFonts w:ascii="Aptos Narrow" w:hAnsi="Aptos Narrow"/>
                <w:color w:val="000000"/>
                <w:sz w:val="24"/>
                <w:szCs w:val="24"/>
              </w:rPr>
            </w:pPr>
            <w:r>
              <w:rPr>
                <w:rFonts w:ascii="Aptos Narrow" w:hAnsi="Aptos Narrow"/>
                <w:color w:val="000000"/>
                <w:sz w:val="24"/>
                <w:szCs w:val="24"/>
              </w:rPr>
              <w:t>A</w:t>
            </w:r>
            <w:r w:rsidR="00201A99" w:rsidRPr="00201A99">
              <w:rPr>
                <w:rFonts w:ascii="Aptos Narrow" w:hAnsi="Aptos Narrow"/>
                <w:color w:val="000000"/>
                <w:sz w:val="24"/>
                <w:szCs w:val="24"/>
              </w:rPr>
              <w:t xml:space="preserve">dvanced, data-driven </w:t>
            </w:r>
            <w:r w:rsidR="00565DBA">
              <w:rPr>
                <w:rFonts w:ascii="Aptos Narrow" w:hAnsi="Aptos Narrow"/>
                <w:color w:val="000000"/>
                <w:sz w:val="24"/>
                <w:szCs w:val="24"/>
              </w:rPr>
              <w:t>EA</w:t>
            </w:r>
            <w:r>
              <w:rPr>
                <w:rFonts w:ascii="Aptos Narrow" w:hAnsi="Aptos Narrow"/>
                <w:color w:val="000000"/>
                <w:sz w:val="24"/>
                <w:szCs w:val="24"/>
              </w:rPr>
              <w:t xml:space="preserve"> is used </w:t>
            </w:r>
            <w:r w:rsidR="00201A99" w:rsidRPr="00201A99">
              <w:rPr>
                <w:rFonts w:ascii="Aptos Narrow" w:hAnsi="Aptos Narrow"/>
                <w:color w:val="000000"/>
                <w:sz w:val="24"/>
                <w:szCs w:val="24"/>
              </w:rPr>
              <w:t xml:space="preserve">strategies for proactive decision-making. </w:t>
            </w:r>
            <w:r w:rsidR="00201A99" w:rsidRPr="00201A99" w:rsidDel="00EA4DE3">
              <w:rPr>
                <w:rFonts w:ascii="Aptos Narrow" w:hAnsi="Aptos Narrow"/>
                <w:color w:val="000000"/>
                <w:sz w:val="24"/>
                <w:szCs w:val="24"/>
              </w:rPr>
              <w:t>EA</w:t>
            </w:r>
            <w:r w:rsidR="00201A99" w:rsidRPr="00201A99">
              <w:rPr>
                <w:rFonts w:ascii="Aptos Narrow" w:hAnsi="Aptos Narrow"/>
                <w:color w:val="000000"/>
                <w:sz w:val="24"/>
                <w:szCs w:val="24"/>
              </w:rPr>
              <w:t xml:space="preserve"> drives enterprise optimization and continuous improvement. SMA is nationally recognized for enterprise architecture leadership.</w:t>
            </w:r>
          </w:p>
        </w:tc>
      </w:tr>
      <w:tr w:rsidR="00201A99" w:rsidRPr="001B25D3" w14:paraId="04EDBF59" w14:textId="77777777" w:rsidTr="002D207B">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383158" w14:textId="77777777" w:rsidR="00923D87" w:rsidRDefault="00201A99" w:rsidP="00201A99">
            <w:pPr>
              <w:pStyle w:val="TableText"/>
              <w:rPr>
                <w:rFonts w:ascii="Aptos Narrow" w:hAnsi="Aptos Narrow"/>
                <w:b/>
                <w:bCs/>
                <w:sz w:val="24"/>
                <w:szCs w:val="24"/>
              </w:rPr>
            </w:pPr>
            <w:r w:rsidRPr="00201A99">
              <w:rPr>
                <w:rFonts w:ascii="Aptos Narrow" w:hAnsi="Aptos Narrow"/>
                <w:b/>
                <w:bCs/>
                <w:sz w:val="24"/>
                <w:szCs w:val="24"/>
              </w:rPr>
              <w:t>Suggested Documentation</w:t>
            </w:r>
            <w:r w:rsidR="00923D87">
              <w:rPr>
                <w:rFonts w:ascii="Aptos Narrow" w:hAnsi="Aptos Narrow"/>
                <w:b/>
                <w:bCs/>
                <w:sz w:val="24"/>
                <w:szCs w:val="24"/>
              </w:rPr>
              <w:t xml:space="preserve"> </w:t>
            </w:r>
          </w:p>
          <w:p w14:paraId="62C9ADD2" w14:textId="2F96B5D8" w:rsidR="00923D87" w:rsidRDefault="00923D87" w:rsidP="00201A99">
            <w:pPr>
              <w:pStyle w:val="TableText"/>
              <w:rPr>
                <w:rFonts w:ascii="Aptos Narrow" w:hAnsi="Aptos Narrow"/>
                <w:b/>
                <w:bCs/>
                <w:sz w:val="24"/>
                <w:szCs w:val="24"/>
              </w:rPr>
            </w:pPr>
            <w:r>
              <w:rPr>
                <w:rFonts w:ascii="Aptos Narrow" w:hAnsi="Aptos Narrow"/>
                <w:b/>
                <w:bCs/>
                <w:sz w:val="24"/>
                <w:szCs w:val="24"/>
              </w:rPr>
              <w:t xml:space="preserve"> </w:t>
            </w:r>
          </w:p>
          <w:p w14:paraId="6E1E3B9C" w14:textId="3E72D6E2" w:rsidR="00923D87" w:rsidRDefault="00923D87" w:rsidP="00201A99">
            <w:pPr>
              <w:pStyle w:val="TableText"/>
              <w:rPr>
                <w:rFonts w:ascii="Aptos Narrow" w:hAnsi="Aptos Narrow"/>
                <w:b/>
                <w:bCs/>
                <w:sz w:val="24"/>
                <w:szCs w:val="24"/>
              </w:rPr>
            </w:pPr>
            <w:r>
              <w:rPr>
                <w:rFonts w:ascii="Aptos Narrow" w:hAnsi="Aptos Narrow"/>
                <w:b/>
                <w:bCs/>
                <w:sz w:val="24"/>
                <w:szCs w:val="24"/>
              </w:rPr>
              <w:t xml:space="preserve"> </w:t>
            </w:r>
          </w:p>
          <w:p w14:paraId="514E6482" w14:textId="5D20ACF4" w:rsidR="00201A99" w:rsidRPr="00201A99" w:rsidRDefault="00923D87" w:rsidP="00201A99">
            <w:pPr>
              <w:pStyle w:val="TableText"/>
              <w:rPr>
                <w:rFonts w:ascii="Aptos Narrow" w:hAnsi="Aptos Narrow"/>
                <w:b/>
                <w:bCs/>
                <w:sz w:val="24"/>
                <w:szCs w:val="24"/>
              </w:rPr>
            </w:pPr>
            <w:r>
              <w:rPr>
                <w:rFonts w:ascii="Aptos Narrow" w:hAnsi="Aptos Narrow"/>
                <w:b/>
                <w:bCs/>
                <w:sz w:val="24"/>
                <w:szCs w:val="24"/>
              </w:rPr>
              <w:t xml:space="preserve"> </w:t>
            </w:r>
          </w:p>
          <w:p w14:paraId="4772BC8D" w14:textId="77777777" w:rsidR="00201A99" w:rsidRDefault="00201A99" w:rsidP="00201A99">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7B8383B" w14:textId="125B030E" w:rsidR="00201A99" w:rsidRPr="00201A99" w:rsidRDefault="00201A99" w:rsidP="00201A99">
            <w:pPr>
              <w:pStyle w:val="TableText"/>
              <w:numPr>
                <w:ilvl w:val="0"/>
                <w:numId w:val="19"/>
              </w:numPr>
              <w:rPr>
                <w:rFonts w:ascii="Aptos Narrow" w:hAnsi="Aptos Narrow"/>
                <w:sz w:val="24"/>
                <w:szCs w:val="24"/>
              </w:rPr>
            </w:pPr>
            <w:r w:rsidRPr="00201A99">
              <w:rPr>
                <w:rFonts w:ascii="Aptos Narrow" w:hAnsi="Aptos Narrow"/>
                <w:color w:val="000000"/>
                <w:sz w:val="24"/>
                <w:szCs w:val="24"/>
              </w:rPr>
              <w:t> 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30921B"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Draft EA framework</w:t>
            </w:r>
          </w:p>
          <w:p w14:paraId="15D5968D"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Initial architecture repository</w:t>
            </w:r>
          </w:p>
          <w:p w14:paraId="1151DC18" w14:textId="37E571DA"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Compliance reports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5C3ECB5"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governance charter</w:t>
            </w:r>
          </w:p>
          <w:p w14:paraId="2790A537"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Architecture standards</w:t>
            </w:r>
          </w:p>
          <w:p w14:paraId="0C754217" w14:textId="2D0157C3"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9A7DD20"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dashboards</w:t>
            </w:r>
          </w:p>
          <w:p w14:paraId="69646AC8"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Strategic plans with EA inputs</w:t>
            </w:r>
          </w:p>
          <w:p w14:paraId="0A94D04D"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Collaboration artifacts</w:t>
            </w:r>
          </w:p>
          <w:p w14:paraId="1071BE8B"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Outcomes Catalog</w:t>
            </w:r>
          </w:p>
          <w:p w14:paraId="5B32E8DF"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lastRenderedPageBreak/>
              <w:t>Business case diagram</w:t>
            </w:r>
          </w:p>
          <w:p w14:paraId="097516C5" w14:textId="619639C3"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EA Matrix</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68D324" w14:textId="77777777"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lastRenderedPageBreak/>
              <w:t>Predictive model</w:t>
            </w:r>
          </w:p>
          <w:p w14:paraId="6BF72FB2" w14:textId="46CA64E4" w:rsidR="00201A99" w:rsidRPr="00201A99" w:rsidRDefault="00201A99" w:rsidP="00201A99">
            <w:pPr>
              <w:pStyle w:val="Tablebullet1"/>
              <w:rPr>
                <w:rFonts w:ascii="Aptos Narrow" w:hAnsi="Aptos Narrow"/>
                <w:sz w:val="24"/>
                <w:szCs w:val="24"/>
              </w:rPr>
            </w:pPr>
            <w:r w:rsidRPr="00201A99">
              <w:rPr>
                <w:rFonts w:ascii="Aptos Narrow" w:hAnsi="Aptos Narrow"/>
                <w:color w:val="000000"/>
                <w:sz w:val="24"/>
                <w:szCs w:val="24"/>
              </w:rPr>
              <w:t>Innovation roadmaps</w:t>
            </w:r>
          </w:p>
        </w:tc>
      </w:tr>
    </w:tbl>
    <w:p w14:paraId="10CA541B" w14:textId="77777777" w:rsidR="00777ED4" w:rsidRPr="00447D82" w:rsidRDefault="00777ED4" w:rsidP="00777ED4"/>
    <w:p w14:paraId="5AA0D3F8" w14:textId="77777777" w:rsidR="005640D6" w:rsidRDefault="005640D6">
      <w:pPr>
        <w:rPr>
          <w:rFonts w:asciiTheme="majorHAnsi" w:eastAsiaTheme="majorEastAsia" w:hAnsiTheme="majorHAnsi" w:cstheme="majorBidi"/>
          <w:color w:val="0F4761" w:themeColor="accent1" w:themeShade="BF"/>
          <w:sz w:val="32"/>
          <w:szCs w:val="32"/>
        </w:rPr>
      </w:pPr>
      <w:r>
        <w:br w:type="page"/>
      </w:r>
    </w:p>
    <w:p w14:paraId="3D094947" w14:textId="0274EC7B" w:rsidR="00777ED4" w:rsidRPr="00E14C27" w:rsidRDefault="00777ED4" w:rsidP="00777ED4">
      <w:pPr>
        <w:pStyle w:val="Heading2"/>
      </w:pPr>
      <w:bookmarkStart w:id="32" w:name="_Toc230252241"/>
      <w:r w:rsidRPr="00447D82">
        <w:lastRenderedPageBreak/>
        <w:t>Table</w:t>
      </w:r>
      <w:r w:rsidRPr="003F1CF8">
        <w:t xml:space="preserve"> </w:t>
      </w:r>
      <w:r w:rsidR="005C763D">
        <w:t>14</w:t>
      </w:r>
      <w:r w:rsidRPr="003F1CF8">
        <w:t xml:space="preserve">: Aspect </w:t>
      </w:r>
      <w:r>
        <w:t>– Policy Management</w:t>
      </w:r>
      <w:bookmarkEnd w:id="32"/>
      <w:r>
        <w:t xml:space="preserve">  </w:t>
      </w:r>
      <w:r w:rsidRPr="00E14C27">
        <w:t xml:space="preserve"> </w:t>
      </w:r>
    </w:p>
    <w:p w14:paraId="284D0ED9" w14:textId="77777777" w:rsidR="00777ED4" w:rsidRPr="001B25D3" w:rsidRDefault="00777ED4" w:rsidP="00777ED4">
      <w:pPr>
        <w:spacing w:after="0" w:line="240" w:lineRule="auto"/>
        <w:rPr>
          <w:rFonts w:eastAsiaTheme="minorEastAsia"/>
          <w:i/>
          <w:iCs/>
        </w:rPr>
      </w:pPr>
      <w:r w:rsidRPr="001B25D3">
        <w:rPr>
          <w:rFonts w:eastAsiaTheme="minorEastAsia"/>
          <w:i/>
          <w:iCs/>
        </w:rPr>
        <w:t>To what extent are policies systematically integrated into enterprise architecture, capability planning, and governance processes to guide compliance, decision</w:t>
      </w:r>
      <w:r w:rsidRPr="001B25D3">
        <w:rPr>
          <w:rFonts w:eastAsiaTheme="minorEastAsia"/>
          <w:i/>
          <w:iCs/>
        </w:rPr>
        <w:noBreakHyphen/>
        <w:t>making, and execution within MITA?</w:t>
      </w:r>
    </w:p>
    <w:tbl>
      <w:tblPr>
        <w:tblW w:w="5409" w:type="pct"/>
        <w:tblLayout w:type="fixed"/>
        <w:tblCellMar>
          <w:left w:w="14" w:type="dxa"/>
          <w:right w:w="14" w:type="dxa"/>
        </w:tblCellMar>
        <w:tblLook w:val="0420" w:firstRow="1" w:lastRow="0" w:firstColumn="0" w:lastColumn="0" w:noHBand="0" w:noVBand="1"/>
        <w:tblCaption w:val="Table 14: Aspect – Policy Management"/>
        <w:tblDescription w:val="Table 14 provides five levels of maturity criteria and suggested documentation for the aspect – Policy Management, within the Enterprise Architecture (EA) Maturity Criteria."/>
      </w:tblPr>
      <w:tblGrid>
        <w:gridCol w:w="1699"/>
        <w:gridCol w:w="2462"/>
        <w:gridCol w:w="2462"/>
        <w:gridCol w:w="2462"/>
        <w:gridCol w:w="2462"/>
        <w:gridCol w:w="2462"/>
      </w:tblGrid>
      <w:tr w:rsidR="00AC7F71" w:rsidRPr="001B25D3" w14:paraId="7CEA42C6" w14:textId="77777777" w:rsidTr="00B0781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134968"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F3E2EF"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1: </w:t>
            </w:r>
            <w:r w:rsidRPr="001B25D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A55E7F4"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2: </w:t>
            </w:r>
          </w:p>
          <w:p w14:paraId="4CB062AB"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5C60AAC"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3: </w:t>
            </w:r>
            <w:r w:rsidRPr="001B25D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9942613"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4: </w:t>
            </w:r>
            <w:r w:rsidRPr="001B25D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3858C96"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5: </w:t>
            </w:r>
          </w:p>
          <w:p w14:paraId="356EF643"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Optimized</w:t>
            </w:r>
          </w:p>
        </w:tc>
      </w:tr>
      <w:tr w:rsidR="00204F53" w:rsidRPr="001B25D3" w14:paraId="41DDBA74" w14:textId="77777777" w:rsidTr="00B0781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210AF59" w14:textId="32AD689F" w:rsidR="00204F53" w:rsidRPr="00204F53" w:rsidRDefault="00204F53" w:rsidP="00204F53">
            <w:pPr>
              <w:pStyle w:val="TableText"/>
              <w:keepNext/>
              <w:keepLines/>
              <w:rPr>
                <w:rFonts w:ascii="Aptos Narrow" w:hAnsi="Aptos Narrow"/>
                <w:b/>
                <w:bCs/>
                <w:sz w:val="24"/>
                <w:szCs w:val="24"/>
              </w:rPr>
            </w:pPr>
            <w:r w:rsidRPr="00204F53">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A96FB28" w14:textId="77777777"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 xml:space="preserve">Policies relevant to business capabilities are informally identified or inconsistently documented. </w:t>
            </w:r>
          </w:p>
          <w:p w14:paraId="6D2E0BCA" w14:textId="77777777" w:rsidR="00204F53" w:rsidRPr="00204F53" w:rsidRDefault="00204F53" w:rsidP="00204F53">
            <w:pPr>
              <w:pStyle w:val="TableText"/>
              <w:rPr>
                <w:rFonts w:ascii="Aptos Narrow" w:hAnsi="Aptos Narrow"/>
                <w:color w:val="000000"/>
                <w:sz w:val="24"/>
                <w:szCs w:val="24"/>
              </w:rPr>
            </w:pPr>
          </w:p>
          <w:p w14:paraId="1A87318E" w14:textId="77777777"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There is little to no mapping of policies to business processes or systems.</w:t>
            </w:r>
          </w:p>
          <w:p w14:paraId="1523C845" w14:textId="2CABEC5A" w:rsidR="00204F53" w:rsidRPr="00204F53" w:rsidRDefault="00204F53" w:rsidP="00204F53">
            <w:pPr>
              <w:pStyle w:val="TableText"/>
              <w:rPr>
                <w:rFonts w:ascii="Aptos Narrow" w:hAnsi="Aptos Narrow"/>
                <w:color w:val="000000"/>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7BBF44A" w14:textId="09084234"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Some policies are documented and work has begun to map to business processes and systems. Compliance is mostly reactive, and regular reviews are not established.</w:t>
            </w:r>
          </w:p>
          <w:p w14:paraId="409798EB" w14:textId="77777777" w:rsidR="00204F53" w:rsidRPr="00204F53" w:rsidRDefault="00204F53" w:rsidP="00204F53">
            <w:pPr>
              <w:pStyle w:val="TableText"/>
              <w:rPr>
                <w:sz w:val="24"/>
                <w:szCs w:val="24"/>
              </w:rPr>
            </w:pPr>
          </w:p>
          <w:p w14:paraId="18C6B7DD" w14:textId="12D247A4" w:rsidR="00204F53" w:rsidRPr="00204F53" w:rsidRDefault="00204F53" w:rsidP="00204F53">
            <w:pPr>
              <w:pStyle w:val="TableText"/>
              <w:rPr>
                <w:rFonts w:ascii="Aptos Narrow" w:hAnsi="Aptos Narrow"/>
                <w:color w:val="000000"/>
                <w:sz w:val="24"/>
                <w:szCs w:val="24"/>
              </w:rPr>
            </w:pPr>
            <w:r w:rsidRPr="00B07817">
              <w:rPr>
                <w:rFonts w:ascii="Aptos Narrow" w:hAnsi="Aptos Narrow"/>
                <w:sz w:val="24"/>
                <w:szCs w:val="24"/>
              </w:rPr>
              <w:t>Policies are not yet fully integrated into governance, planning, or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E803691" w14:textId="77777777"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All business policies relevant to the capability (e.g., "Pharmacy Management") are identified, documented, and mapped to business processes and supporting systems. Policies are harmonized with state and federal requirements, and their alignment is regularly reviewed to ensure compliance and support for enterprise objectives.</w:t>
            </w:r>
          </w:p>
          <w:p w14:paraId="17BA4566" w14:textId="77777777" w:rsidR="00204F53" w:rsidRPr="00204F53" w:rsidRDefault="00204F53" w:rsidP="00204F53">
            <w:pPr>
              <w:pStyle w:val="TableText"/>
              <w:rPr>
                <w:rFonts w:ascii="Aptos Narrow" w:hAnsi="Aptos Narrow"/>
                <w:color w:val="000000"/>
                <w:sz w:val="24"/>
                <w:szCs w:val="24"/>
              </w:rPr>
            </w:pPr>
          </w:p>
          <w:p w14:paraId="1A8866FD" w14:textId="6005231C"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Policy alignment is not yet fully institutionalized across enterprise governance. Policy updates may not yet be consistently driven by performance data, regulatory change, or strategic objectives.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478B52B" w14:textId="77777777"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Policy alignment is institutionalized and integrated into enterprise governance. Policies are systematically reviewed, updated, and optimized based on performance data, regulatory changes, and strategic objectives.</w:t>
            </w:r>
          </w:p>
          <w:p w14:paraId="65CAF9A7" w14:textId="77777777" w:rsidR="00204F53" w:rsidRPr="00204F53" w:rsidRDefault="00204F53" w:rsidP="00204F53">
            <w:pPr>
              <w:pStyle w:val="TableText"/>
              <w:rPr>
                <w:rFonts w:ascii="Aptos Narrow" w:hAnsi="Aptos Narrow"/>
                <w:color w:val="000000"/>
                <w:sz w:val="24"/>
                <w:szCs w:val="24"/>
              </w:rPr>
            </w:pPr>
          </w:p>
          <w:p w14:paraId="7DE3B93F" w14:textId="36D85D00"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Policy alignment may not yet function as a fully proactive, continuous driver of agility, innovation, and external thought leadership.</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4468EB7" w14:textId="06500704" w:rsidR="00204F53" w:rsidRPr="00204F53" w:rsidRDefault="00204F53" w:rsidP="00204F53">
            <w:pPr>
              <w:pStyle w:val="TableText"/>
              <w:rPr>
                <w:rFonts w:ascii="Aptos Narrow" w:hAnsi="Aptos Narrow"/>
                <w:color w:val="000000"/>
                <w:sz w:val="24"/>
                <w:szCs w:val="24"/>
              </w:rPr>
            </w:pPr>
            <w:r w:rsidRPr="00204F53">
              <w:rPr>
                <w:rFonts w:ascii="Aptos Narrow" w:hAnsi="Aptos Narrow"/>
                <w:color w:val="000000"/>
                <w:sz w:val="24"/>
                <w:szCs w:val="24"/>
              </w:rPr>
              <w:t>Policy alignment is a proactive, continuous process that drives organizational agility, compliance, and innovation. The organization demonstrates thought leadership and collaborates externally to share best practices.</w:t>
            </w:r>
          </w:p>
        </w:tc>
      </w:tr>
      <w:tr w:rsidR="00204F53" w:rsidRPr="001B25D3" w14:paraId="101A2B2C" w14:textId="77777777" w:rsidTr="00B0781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B630483" w14:textId="77777777" w:rsidR="00923D87" w:rsidRDefault="00204F53" w:rsidP="00204F53">
            <w:pPr>
              <w:pStyle w:val="TableText"/>
              <w:rPr>
                <w:rFonts w:ascii="Aptos Narrow" w:hAnsi="Aptos Narrow"/>
                <w:b/>
                <w:bCs/>
                <w:sz w:val="24"/>
                <w:szCs w:val="24"/>
              </w:rPr>
            </w:pPr>
            <w:r w:rsidRPr="00204F53">
              <w:rPr>
                <w:rFonts w:ascii="Aptos Narrow" w:hAnsi="Aptos Narrow"/>
                <w:b/>
                <w:bCs/>
                <w:sz w:val="24"/>
                <w:szCs w:val="24"/>
              </w:rPr>
              <w:lastRenderedPageBreak/>
              <w:t>Suggested Documentation</w:t>
            </w:r>
            <w:r w:rsidR="00923D87">
              <w:rPr>
                <w:rFonts w:ascii="Aptos Narrow" w:hAnsi="Aptos Narrow"/>
                <w:b/>
                <w:bCs/>
                <w:sz w:val="24"/>
                <w:szCs w:val="24"/>
              </w:rPr>
              <w:t xml:space="preserve"> </w:t>
            </w:r>
          </w:p>
          <w:p w14:paraId="70B0C28B" w14:textId="6DB0EF01" w:rsidR="00923D87" w:rsidRDefault="00923D87" w:rsidP="00204F53">
            <w:pPr>
              <w:pStyle w:val="TableText"/>
              <w:rPr>
                <w:rFonts w:ascii="Aptos Narrow" w:hAnsi="Aptos Narrow"/>
                <w:b/>
                <w:bCs/>
                <w:sz w:val="24"/>
                <w:szCs w:val="24"/>
              </w:rPr>
            </w:pPr>
            <w:r>
              <w:rPr>
                <w:rFonts w:ascii="Aptos Narrow" w:hAnsi="Aptos Narrow"/>
                <w:b/>
                <w:bCs/>
                <w:sz w:val="24"/>
                <w:szCs w:val="24"/>
              </w:rPr>
              <w:t xml:space="preserve"> </w:t>
            </w:r>
          </w:p>
          <w:p w14:paraId="48244E19" w14:textId="215B4E21" w:rsidR="00923D87" w:rsidRDefault="00923D87" w:rsidP="00204F53">
            <w:pPr>
              <w:pStyle w:val="TableText"/>
              <w:rPr>
                <w:rFonts w:ascii="Aptos Narrow" w:hAnsi="Aptos Narrow"/>
                <w:b/>
                <w:bCs/>
                <w:sz w:val="24"/>
                <w:szCs w:val="24"/>
              </w:rPr>
            </w:pPr>
            <w:r>
              <w:rPr>
                <w:rFonts w:ascii="Aptos Narrow" w:hAnsi="Aptos Narrow"/>
                <w:b/>
                <w:bCs/>
                <w:sz w:val="24"/>
                <w:szCs w:val="24"/>
              </w:rPr>
              <w:t xml:space="preserve"> </w:t>
            </w:r>
          </w:p>
          <w:p w14:paraId="6ABCB8FF" w14:textId="68F2AC0E" w:rsidR="00204F53" w:rsidRPr="00204F53" w:rsidRDefault="00923D87" w:rsidP="00204F53">
            <w:pPr>
              <w:pStyle w:val="TableText"/>
              <w:rPr>
                <w:rFonts w:ascii="Aptos Narrow" w:hAnsi="Aptos Narrow"/>
                <w:b/>
                <w:bCs/>
                <w:sz w:val="24"/>
                <w:szCs w:val="24"/>
              </w:rPr>
            </w:pPr>
            <w:r>
              <w:rPr>
                <w:rFonts w:ascii="Aptos Narrow" w:hAnsi="Aptos Narrow"/>
                <w:b/>
                <w:bCs/>
                <w:sz w:val="24"/>
                <w:szCs w:val="24"/>
              </w:rPr>
              <w:t xml:space="preserve"> </w:t>
            </w:r>
          </w:p>
          <w:p w14:paraId="10D625C5" w14:textId="77777777" w:rsidR="00204F53" w:rsidRDefault="00204F53" w:rsidP="00204F53">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73BC07" w14:textId="0131DB62" w:rsidR="00204F53" w:rsidRPr="00204F53" w:rsidRDefault="00204F53" w:rsidP="00204F53">
            <w:pPr>
              <w:pStyle w:val="TableText"/>
              <w:numPr>
                <w:ilvl w:val="0"/>
                <w:numId w:val="19"/>
              </w:numPr>
              <w:rPr>
                <w:rFonts w:ascii="Aptos Narrow" w:hAnsi="Aptos Narrow"/>
                <w:sz w:val="24"/>
                <w:szCs w:val="24"/>
              </w:rPr>
            </w:pPr>
            <w:r w:rsidRPr="00204F53">
              <w:rPr>
                <w:rFonts w:ascii="Aptos Narrow" w:hAnsi="Aptos Narrow"/>
                <w:color w:val="000000"/>
                <w:sz w:val="24"/>
                <w:szCs w:val="24"/>
              </w:rPr>
              <w:t>  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A7724B2" w14:textId="77777777"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 Catalog</w:t>
            </w:r>
          </w:p>
          <w:p w14:paraId="2D011AA2" w14:textId="37C79350"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Policy/Process Matrix</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F7563A7" w14:textId="77777777"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Policy/Process/Technology Component Matrix</w:t>
            </w:r>
          </w:p>
          <w:p w14:paraId="1E677446" w14:textId="057CF4BC"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Policy and Strategy Catalogs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33AED2D" w14:textId="47CB546A" w:rsidR="00204F53" w:rsidRPr="00204F53" w:rsidRDefault="00204F53" w:rsidP="00204F53">
            <w:pPr>
              <w:pStyle w:val="Tablebullet1"/>
              <w:rPr>
                <w:rFonts w:ascii="Aptos Narrow" w:hAnsi="Aptos Narrow"/>
                <w:sz w:val="24"/>
                <w:szCs w:val="24"/>
              </w:rPr>
            </w:pPr>
            <w:commentRangeStart w:id="33"/>
            <w:commentRangeStart w:id="34"/>
            <w:commentRangeStart w:id="35"/>
            <w:r w:rsidRPr="00204F53">
              <w:rPr>
                <w:rFonts w:ascii="Aptos Narrow" w:hAnsi="Aptos Narrow"/>
                <w:color w:val="000000"/>
                <w:sz w:val="24"/>
                <w:szCs w:val="24"/>
              </w:rPr>
              <w:t>Performance metrics</w:t>
            </w:r>
          </w:p>
          <w:p w14:paraId="01E46D7C" w14:textId="5389F7F1"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Central policy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348EF89" w14:textId="3BA5293C" w:rsidR="00204F53" w:rsidRPr="00204F53" w:rsidRDefault="00204F53" w:rsidP="00204F53">
            <w:pPr>
              <w:pStyle w:val="Tablebullet1"/>
              <w:rPr>
                <w:rFonts w:ascii="Aptos Narrow" w:hAnsi="Aptos Narrow"/>
                <w:sz w:val="24"/>
                <w:szCs w:val="24"/>
              </w:rPr>
            </w:pPr>
            <w:r w:rsidRPr="00204F53">
              <w:rPr>
                <w:rFonts w:ascii="Aptos Narrow" w:hAnsi="Aptos Narrow"/>
                <w:color w:val="000000"/>
                <w:sz w:val="24"/>
                <w:szCs w:val="24"/>
              </w:rPr>
              <w:t>Goal, Driver, Objective Catalog</w:t>
            </w:r>
            <w:commentRangeEnd w:id="33"/>
            <w:r w:rsidRPr="00204F53">
              <w:rPr>
                <w:rStyle w:val="CommentReference"/>
                <w:rFonts w:ascii="Aptos Narrow" w:hAnsi="Aptos Narrow"/>
                <w:sz w:val="24"/>
                <w:szCs w:val="24"/>
              </w:rPr>
              <w:commentReference w:id="33"/>
            </w:r>
            <w:commentRangeEnd w:id="34"/>
            <w:r w:rsidR="00307322" w:rsidRPr="00204F53">
              <w:rPr>
                <w:rStyle w:val="CommentReference"/>
                <w:rFonts w:ascii="Aptos Narrow" w:hAnsi="Aptos Narrow"/>
                <w:sz w:val="24"/>
                <w:szCs w:val="24"/>
              </w:rPr>
              <w:commentReference w:id="34"/>
            </w:r>
            <w:commentRangeEnd w:id="35"/>
            <w:r w:rsidR="00980F1E" w:rsidRPr="00204F53">
              <w:rPr>
                <w:rStyle w:val="CommentReference"/>
                <w:rFonts w:ascii="Aptos Narrow" w:hAnsi="Aptos Narrow"/>
                <w:sz w:val="24"/>
                <w:szCs w:val="24"/>
              </w:rPr>
              <w:commentReference w:id="35"/>
            </w:r>
          </w:p>
        </w:tc>
      </w:tr>
    </w:tbl>
    <w:p w14:paraId="2F3F5D72" w14:textId="77777777" w:rsidR="00777ED4" w:rsidRDefault="00777ED4" w:rsidP="00777ED4"/>
    <w:p w14:paraId="2CF0A440" w14:textId="683E3E3A" w:rsidR="00777ED4" w:rsidRPr="00E14C27" w:rsidRDefault="00777ED4" w:rsidP="00777ED4">
      <w:pPr>
        <w:pStyle w:val="Heading2"/>
      </w:pPr>
      <w:bookmarkStart w:id="36" w:name="_Toc230252242"/>
      <w:r w:rsidRPr="00447D82">
        <w:t>Table</w:t>
      </w:r>
      <w:r w:rsidRPr="003F1CF8">
        <w:t xml:space="preserve"> </w:t>
      </w:r>
      <w:r w:rsidR="005C763D">
        <w:t>15</w:t>
      </w:r>
      <w:r w:rsidRPr="003F1CF8">
        <w:t xml:space="preserve">: Aspect </w:t>
      </w:r>
      <w:r>
        <w:t>– Strategic Planning</w:t>
      </w:r>
      <w:bookmarkEnd w:id="36"/>
      <w:r>
        <w:t xml:space="preserve"> </w:t>
      </w:r>
    </w:p>
    <w:p w14:paraId="26D9E9D1" w14:textId="481BB8ED" w:rsidR="00777ED4" w:rsidRPr="001B25D3" w:rsidRDefault="00777ED4" w:rsidP="00777ED4">
      <w:pPr>
        <w:spacing w:after="0" w:line="240" w:lineRule="auto"/>
        <w:rPr>
          <w:rFonts w:eastAsiaTheme="minorEastAsia"/>
          <w:i/>
          <w:iCs/>
        </w:rPr>
      </w:pPr>
      <w:r w:rsidRPr="001B25D3">
        <w:rPr>
          <w:rFonts w:eastAsiaTheme="minorEastAsia"/>
          <w:i/>
          <w:iCs/>
        </w:rPr>
        <w:t>To what extent is strategic planning formally integrated into enterprise architecture, capability planning, and governance processes to guide the execution of MITA?</w:t>
      </w:r>
    </w:p>
    <w:tbl>
      <w:tblPr>
        <w:tblW w:w="5409" w:type="pct"/>
        <w:tblLayout w:type="fixed"/>
        <w:tblCellMar>
          <w:left w:w="14" w:type="dxa"/>
          <w:right w:w="14" w:type="dxa"/>
        </w:tblCellMar>
        <w:tblLook w:val="0420" w:firstRow="1" w:lastRow="0" w:firstColumn="0" w:lastColumn="0" w:noHBand="0" w:noVBand="1"/>
        <w:tblCaption w:val="Table 15: Aspect – Strategic Planning"/>
        <w:tblDescription w:val="Table 15 provides five levels of maturity criteria and suggested documentation for the aspect – Strategic Planning, within the Enterprise Architecture (EA) Maturity Criteria."/>
      </w:tblPr>
      <w:tblGrid>
        <w:gridCol w:w="1699"/>
        <w:gridCol w:w="2462"/>
        <w:gridCol w:w="2462"/>
        <w:gridCol w:w="2462"/>
        <w:gridCol w:w="2462"/>
        <w:gridCol w:w="2462"/>
      </w:tblGrid>
      <w:tr w:rsidR="00AC7F71" w:rsidRPr="001B25D3" w14:paraId="549DEF60" w14:textId="77777777" w:rsidTr="00B0781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F1674C1"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89C3E4"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1: </w:t>
            </w:r>
            <w:r w:rsidRPr="001B25D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F2CC903"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2: </w:t>
            </w:r>
          </w:p>
          <w:p w14:paraId="642840FE"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752465B"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3: </w:t>
            </w:r>
            <w:r w:rsidRPr="001B25D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621B74"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4: </w:t>
            </w:r>
            <w:r w:rsidRPr="001B25D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0C3F780"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 xml:space="preserve">Level 5: </w:t>
            </w:r>
          </w:p>
          <w:p w14:paraId="48FAB27B" w14:textId="77777777" w:rsidR="00AC7F71" w:rsidRPr="001B25D3" w:rsidRDefault="00AC7F71">
            <w:pPr>
              <w:pStyle w:val="TableColumnHeading"/>
              <w:keepNext/>
              <w:keepLines/>
              <w:spacing w:before="60" w:after="60"/>
              <w:rPr>
                <w:rFonts w:ascii="Aptos Narrow" w:hAnsi="Aptos Narrow"/>
                <w:sz w:val="24"/>
                <w:szCs w:val="24"/>
              </w:rPr>
            </w:pPr>
            <w:r w:rsidRPr="001B25D3">
              <w:rPr>
                <w:rFonts w:ascii="Aptos Narrow" w:hAnsi="Aptos Narrow"/>
                <w:sz w:val="24"/>
                <w:szCs w:val="24"/>
              </w:rPr>
              <w:t>Optimized</w:t>
            </w:r>
          </w:p>
        </w:tc>
      </w:tr>
      <w:tr w:rsidR="00C80027" w:rsidRPr="001B25D3" w14:paraId="712A0DA0" w14:textId="77777777" w:rsidTr="00B0781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9F515C8" w14:textId="2989E7C6" w:rsidR="00C80027" w:rsidRPr="00C80027" w:rsidRDefault="00C80027" w:rsidP="00C80027">
            <w:pPr>
              <w:pStyle w:val="TableText"/>
              <w:keepNext/>
              <w:keepLines/>
              <w:rPr>
                <w:rFonts w:ascii="Aptos Narrow" w:hAnsi="Aptos Narrow"/>
                <w:b/>
                <w:bCs/>
                <w:sz w:val="24"/>
                <w:szCs w:val="24"/>
              </w:rPr>
            </w:pPr>
            <w:r w:rsidRPr="00C80027">
              <w:rPr>
                <w:rFonts w:ascii="Aptos Narrow" w:hAnsi="Aptos Narrow"/>
                <w:b/>
                <w:bCs/>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5AD28E2" w14:textId="18334D02" w:rsidR="00C80027" w:rsidRPr="00C80027" w:rsidRDefault="002B4049" w:rsidP="00C80027">
            <w:pPr>
              <w:pStyle w:val="TableText"/>
              <w:rPr>
                <w:rFonts w:ascii="Aptos Narrow" w:hAnsi="Aptos Narrow"/>
                <w:color w:val="000000"/>
                <w:sz w:val="24"/>
                <w:szCs w:val="24"/>
              </w:rPr>
            </w:pPr>
            <w:r>
              <w:rPr>
                <w:rFonts w:ascii="Aptos Narrow" w:hAnsi="Aptos Narrow"/>
                <w:color w:val="000000"/>
                <w:sz w:val="24"/>
                <w:szCs w:val="24"/>
              </w:rPr>
              <w:t>S</w:t>
            </w:r>
            <w:r w:rsidR="00C80027" w:rsidRPr="00C80027">
              <w:rPr>
                <w:rFonts w:ascii="Aptos Narrow" w:hAnsi="Aptos Narrow"/>
                <w:color w:val="000000"/>
                <w:sz w:val="24"/>
                <w:szCs w:val="24"/>
              </w:rPr>
              <w:t xml:space="preserve">trategic plan is informally considered during architecture and capability planning efforts. </w:t>
            </w:r>
          </w:p>
          <w:p w14:paraId="1F0633F4" w14:textId="77777777" w:rsidR="00C80027" w:rsidRPr="00C80027" w:rsidRDefault="00C80027" w:rsidP="00C80027">
            <w:pPr>
              <w:pStyle w:val="TableText"/>
              <w:rPr>
                <w:rFonts w:ascii="Aptos Narrow" w:hAnsi="Aptos Narrow"/>
                <w:color w:val="000000"/>
                <w:sz w:val="24"/>
                <w:szCs w:val="24"/>
              </w:rPr>
            </w:pPr>
          </w:p>
          <w:p w14:paraId="4C03E6EA" w14:textId="77777777"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Alignment between strategy and capabilities occurs opportunistically and is largely dependent on individual initiative rather than a defined planning approach.</w:t>
            </w:r>
          </w:p>
          <w:p w14:paraId="4CBE7F97" w14:textId="77777777" w:rsidR="00C80027" w:rsidRPr="00C80027" w:rsidRDefault="00C80027" w:rsidP="00C80027">
            <w:pPr>
              <w:pStyle w:val="TableText"/>
              <w:rPr>
                <w:rFonts w:ascii="Aptos Narrow" w:hAnsi="Aptos Narrow"/>
                <w:color w:val="000000"/>
                <w:sz w:val="24"/>
                <w:szCs w:val="24"/>
              </w:rPr>
            </w:pPr>
          </w:p>
          <w:p w14:paraId="5A5186AD" w14:textId="71A4430C" w:rsidR="00C80027" w:rsidRPr="00C80027" w:rsidRDefault="00C80027" w:rsidP="00C80027">
            <w:pPr>
              <w:pStyle w:val="TableText"/>
              <w:rPr>
                <w:rFonts w:ascii="Aptos Narrow" w:hAnsi="Aptos Narrow"/>
                <w:color w:val="000000"/>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241DE69" w14:textId="785254BC" w:rsidR="00C80027" w:rsidRPr="00C80027" w:rsidRDefault="002B4049" w:rsidP="00C80027">
            <w:pPr>
              <w:pStyle w:val="TableText"/>
              <w:rPr>
                <w:rFonts w:ascii="Aptos Narrow" w:hAnsi="Aptos Narrow"/>
                <w:color w:val="000000"/>
                <w:sz w:val="24"/>
                <w:szCs w:val="24"/>
              </w:rPr>
            </w:pPr>
            <w:r>
              <w:rPr>
                <w:rFonts w:ascii="Aptos Narrow" w:hAnsi="Aptos Narrow"/>
                <w:color w:val="000000"/>
                <w:sz w:val="24"/>
                <w:szCs w:val="24"/>
              </w:rPr>
              <w:t>S</w:t>
            </w:r>
            <w:r w:rsidR="00C80027" w:rsidRPr="00C80027">
              <w:rPr>
                <w:rFonts w:ascii="Aptos Narrow" w:hAnsi="Aptos Narrow"/>
                <w:color w:val="000000"/>
                <w:sz w:val="24"/>
                <w:szCs w:val="24"/>
              </w:rPr>
              <w:t>trategic plan and capability planning are intentionally aligned through defined outcomes. Strategic objectives inform capability discussions, but dependencies between strategy, capabilities, and processes are not yet consistently analyzed or governed.</w:t>
            </w:r>
          </w:p>
          <w:p w14:paraId="13FE5217" w14:textId="77777777" w:rsidR="00C80027" w:rsidRPr="00C80027" w:rsidRDefault="00C80027" w:rsidP="00C80027">
            <w:pPr>
              <w:pStyle w:val="TableText"/>
              <w:rPr>
                <w:rFonts w:ascii="Aptos Narrow" w:hAnsi="Aptos Narrow"/>
                <w:color w:val="000000"/>
                <w:sz w:val="24"/>
                <w:szCs w:val="24"/>
              </w:rPr>
            </w:pPr>
          </w:p>
          <w:p w14:paraId="04A87FB5" w14:textId="1E9FFE12"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Strategic alignment exists but may not yet drive portfolio or project prioritization.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6A5B356" w14:textId="71FB12A8" w:rsidR="00C80027" w:rsidRPr="00C80027" w:rsidRDefault="002B4049" w:rsidP="00C80027">
            <w:pPr>
              <w:pStyle w:val="TableText"/>
              <w:rPr>
                <w:rFonts w:ascii="Aptos Narrow" w:hAnsi="Aptos Narrow"/>
                <w:color w:val="000000"/>
                <w:sz w:val="24"/>
                <w:szCs w:val="24"/>
              </w:rPr>
            </w:pPr>
            <w:r>
              <w:rPr>
                <w:rFonts w:ascii="Aptos Narrow" w:hAnsi="Aptos Narrow"/>
                <w:color w:val="000000"/>
                <w:sz w:val="24"/>
                <w:szCs w:val="24"/>
              </w:rPr>
              <w:t>S</w:t>
            </w:r>
            <w:r w:rsidR="00C80027" w:rsidRPr="00C80027">
              <w:rPr>
                <w:rFonts w:ascii="Aptos Narrow" w:hAnsi="Aptos Narrow"/>
                <w:color w:val="000000"/>
                <w:sz w:val="24"/>
                <w:szCs w:val="24"/>
              </w:rPr>
              <w:t>trategic plan explicitly identifies capabilities as required dependencies to achieve strategic outcomes. Capabilities and supporting processes are identified and analyzed as part of Enterprise Portfolio and Project Management to inform prioritization and planning decisions.</w:t>
            </w:r>
          </w:p>
          <w:p w14:paraId="7DDDD95B" w14:textId="77777777" w:rsidR="00C80027" w:rsidRPr="00C80027" w:rsidRDefault="00C80027" w:rsidP="00C80027">
            <w:pPr>
              <w:pStyle w:val="TableText"/>
              <w:rPr>
                <w:rFonts w:ascii="Aptos Narrow" w:hAnsi="Aptos Narrow"/>
                <w:color w:val="000000"/>
                <w:sz w:val="24"/>
                <w:szCs w:val="24"/>
              </w:rPr>
            </w:pPr>
          </w:p>
          <w:p w14:paraId="4F37E299" w14:textId="42E88693"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Capabilities and supporting processes are not yet consistently tied to roadmap execution, intake decisions, APD funding requests, or project approval processes.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EB03156" w14:textId="016B08E5"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Enterprise Roadmap (Projects/Initiatives) have capabilities and processes identified that support the roadmap items. Capabilities and processes are identified and analyzed for intake of new business to support funding requests for an APD, or state funding for project approval.</w:t>
            </w:r>
          </w:p>
          <w:p w14:paraId="58619791" w14:textId="77777777" w:rsidR="00C80027" w:rsidRPr="00C80027" w:rsidRDefault="00C80027" w:rsidP="00C80027">
            <w:pPr>
              <w:pStyle w:val="TableText"/>
              <w:rPr>
                <w:rFonts w:ascii="Aptos Narrow" w:hAnsi="Aptos Narrow"/>
                <w:color w:val="000000"/>
                <w:sz w:val="24"/>
                <w:szCs w:val="24"/>
              </w:rPr>
            </w:pPr>
          </w:p>
          <w:p w14:paraId="2DFCE8FE" w14:textId="33008206"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Capabilities and processes may not yet be fully institutionalized as core inputs to all enterprise governance, investment, and prioritization decisions.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ECBA82" w14:textId="77777777" w:rsidR="00C80027" w:rsidRPr="00C80027" w:rsidRDefault="00C80027" w:rsidP="00C80027">
            <w:pPr>
              <w:pStyle w:val="TableText"/>
              <w:rPr>
                <w:rFonts w:ascii="Aptos Narrow" w:hAnsi="Aptos Narrow"/>
                <w:color w:val="000000"/>
                <w:sz w:val="24"/>
                <w:szCs w:val="24"/>
              </w:rPr>
            </w:pPr>
            <w:r w:rsidRPr="00C80027">
              <w:rPr>
                <w:rFonts w:ascii="Aptos Narrow" w:hAnsi="Aptos Narrow"/>
                <w:color w:val="000000"/>
                <w:sz w:val="24"/>
                <w:szCs w:val="24"/>
              </w:rPr>
              <w:t>Capabilities and processes are core inputs to enterprise governance and decision</w:t>
            </w:r>
            <w:r w:rsidRPr="00C80027">
              <w:rPr>
                <w:rFonts w:ascii="Aptos Narrow" w:hAnsi="Aptos Narrow"/>
                <w:color w:val="000000"/>
                <w:sz w:val="24"/>
                <w:szCs w:val="24"/>
              </w:rPr>
              <w:noBreakHyphen/>
              <w:t>making. Strategic planning, investment decisions, and roadmap prioritization are consistently driven by capability and process analysis to ensure alignment, maximize value, and support execution of SMA strategic objectives.</w:t>
            </w:r>
          </w:p>
          <w:p w14:paraId="74BBEB42" w14:textId="77777777" w:rsidR="00C80027" w:rsidRPr="00C80027" w:rsidRDefault="00C80027" w:rsidP="00C80027">
            <w:pPr>
              <w:pStyle w:val="TableText"/>
              <w:rPr>
                <w:rFonts w:ascii="Aptos Narrow" w:hAnsi="Aptos Narrow"/>
                <w:color w:val="000000"/>
                <w:sz w:val="24"/>
                <w:szCs w:val="24"/>
              </w:rPr>
            </w:pPr>
          </w:p>
          <w:p w14:paraId="5A8310D8" w14:textId="3588ECAF" w:rsidR="00C80027" w:rsidRPr="00C80027" w:rsidRDefault="00C80027" w:rsidP="00C80027">
            <w:pPr>
              <w:pStyle w:val="TableText"/>
              <w:rPr>
                <w:rFonts w:ascii="Aptos Narrow" w:hAnsi="Aptos Narrow"/>
                <w:color w:val="000000"/>
                <w:sz w:val="24"/>
                <w:szCs w:val="24"/>
              </w:rPr>
            </w:pPr>
          </w:p>
        </w:tc>
      </w:tr>
      <w:tr w:rsidR="00C80027" w:rsidRPr="001B25D3" w14:paraId="0F639DF0" w14:textId="77777777" w:rsidTr="00B0781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7723DDA" w14:textId="77777777" w:rsidR="00923D87" w:rsidRDefault="00C80027" w:rsidP="00C80027">
            <w:pPr>
              <w:pStyle w:val="TableText"/>
              <w:rPr>
                <w:rFonts w:ascii="Aptos Narrow" w:hAnsi="Aptos Narrow"/>
                <w:b/>
                <w:bCs/>
                <w:sz w:val="24"/>
                <w:szCs w:val="24"/>
              </w:rPr>
            </w:pPr>
            <w:r w:rsidRPr="00C80027">
              <w:rPr>
                <w:rFonts w:ascii="Aptos Narrow" w:hAnsi="Aptos Narrow"/>
                <w:b/>
                <w:bCs/>
                <w:sz w:val="24"/>
                <w:szCs w:val="24"/>
              </w:rPr>
              <w:t>Suggested Documentation</w:t>
            </w:r>
            <w:r w:rsidR="00923D87">
              <w:rPr>
                <w:rFonts w:ascii="Aptos Narrow" w:hAnsi="Aptos Narrow"/>
                <w:b/>
                <w:bCs/>
                <w:sz w:val="24"/>
                <w:szCs w:val="24"/>
              </w:rPr>
              <w:t xml:space="preserve"> </w:t>
            </w:r>
          </w:p>
          <w:p w14:paraId="14BB97EF" w14:textId="4DB4735B" w:rsidR="00923D87" w:rsidRDefault="00923D87" w:rsidP="00C80027">
            <w:pPr>
              <w:pStyle w:val="TableText"/>
              <w:rPr>
                <w:rFonts w:ascii="Aptos Narrow" w:hAnsi="Aptos Narrow"/>
                <w:b/>
                <w:bCs/>
                <w:sz w:val="24"/>
                <w:szCs w:val="24"/>
              </w:rPr>
            </w:pPr>
            <w:r>
              <w:rPr>
                <w:rFonts w:ascii="Aptos Narrow" w:hAnsi="Aptos Narrow"/>
                <w:b/>
                <w:bCs/>
                <w:sz w:val="24"/>
                <w:szCs w:val="24"/>
              </w:rPr>
              <w:t xml:space="preserve"> </w:t>
            </w:r>
          </w:p>
          <w:p w14:paraId="0A3264D1" w14:textId="534B8199" w:rsidR="00C80027" w:rsidRPr="00C80027" w:rsidRDefault="00C80027" w:rsidP="00C80027">
            <w:pPr>
              <w:pStyle w:val="TableText"/>
              <w:rPr>
                <w:rFonts w:ascii="Aptos Narrow" w:hAnsi="Aptos Narrow"/>
                <w:b/>
                <w:bCs/>
                <w:sz w:val="24"/>
                <w:szCs w:val="24"/>
              </w:rPr>
            </w:pPr>
          </w:p>
          <w:p w14:paraId="4A526E15" w14:textId="77777777" w:rsidR="00C80027" w:rsidRDefault="00C80027" w:rsidP="00C80027">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755F265" w14:textId="26BA11E2" w:rsidR="00C80027" w:rsidRPr="00C80027" w:rsidRDefault="00C80027" w:rsidP="00C80027">
            <w:pPr>
              <w:pStyle w:val="TableText"/>
              <w:numPr>
                <w:ilvl w:val="0"/>
                <w:numId w:val="19"/>
              </w:numPr>
              <w:rPr>
                <w:rFonts w:ascii="Aptos Narrow" w:hAnsi="Aptos Narrow"/>
                <w:sz w:val="24"/>
                <w:szCs w:val="24"/>
              </w:rPr>
            </w:pPr>
            <w:r w:rsidRPr="00C80027">
              <w:rPr>
                <w:rFonts w:ascii="Aptos Narrow" w:hAnsi="Aptos Narrow"/>
                <w:color w:val="000000"/>
                <w:sz w:val="24"/>
                <w:szCs w:val="24"/>
              </w:rPr>
              <w:t> 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9BBD712" w14:textId="77777777"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Outcomes Catalog</w:t>
            </w:r>
          </w:p>
          <w:p w14:paraId="1740F392" w14:textId="4442FDE3"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Outcomes are mapped to capabilities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72BBAAA" w14:textId="6604D37A" w:rsidR="00C80027" w:rsidRPr="000871A5" w:rsidRDefault="00C80027" w:rsidP="00B07817">
            <w:pPr>
              <w:pStyle w:val="Tablebullet1"/>
              <w:numPr>
                <w:ilvl w:val="0"/>
                <w:numId w:val="0"/>
              </w:numPr>
              <w:rPr>
                <w:rFonts w:ascii="Aptos Narrow" w:hAnsi="Aptos Narrow"/>
                <w:sz w:val="24"/>
                <w:szCs w:val="24"/>
              </w:rPr>
            </w:pPr>
            <w:r w:rsidRPr="00C80027">
              <w:rPr>
                <w:rFonts w:ascii="Aptos Narrow" w:hAnsi="Aptos Narrow"/>
                <w:sz w:val="24"/>
                <w:szCs w:val="24"/>
              </w:rPr>
              <w:t>Viewpoints:</w:t>
            </w:r>
          </w:p>
          <w:p w14:paraId="406268C5" w14:textId="425EBAA9"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Process Catalog</w:t>
            </w:r>
          </w:p>
          <w:p w14:paraId="12EF15E9" w14:textId="7C0BA798"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 xml:space="preserve"> Capability decomposition diagram</w:t>
            </w:r>
          </w:p>
          <w:p w14:paraId="70E1AD02" w14:textId="77777777"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lastRenderedPageBreak/>
              <w:t>Enterprise Portfolio</w:t>
            </w:r>
          </w:p>
          <w:p w14:paraId="31CCEA94" w14:textId="74F833A1"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Metrics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F5522DE" w14:textId="6E9C1676" w:rsidR="00C80027" w:rsidRPr="00C80027" w:rsidRDefault="00C80027" w:rsidP="00C80027">
            <w:pPr>
              <w:pStyle w:val="Tablebullet1"/>
              <w:rPr>
                <w:rFonts w:ascii="Aptos Narrow" w:hAnsi="Aptos Narrow"/>
                <w:sz w:val="24"/>
                <w:szCs w:val="24"/>
              </w:rPr>
            </w:pPr>
            <w:r w:rsidRPr="00C80027">
              <w:rPr>
                <w:rFonts w:ascii="Aptos Narrow" w:hAnsi="Aptos Narrow"/>
                <w:color w:val="000000" w:themeColor="text1"/>
                <w:sz w:val="24"/>
                <w:szCs w:val="24"/>
              </w:rPr>
              <w:lastRenderedPageBreak/>
              <w:t>Enterprise Roadmap</w:t>
            </w:r>
          </w:p>
          <w:p w14:paraId="1D4FEEA2" w14:textId="72D95893"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Intake Templates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BD65365" w14:textId="0C1D9E62" w:rsidR="00C80027" w:rsidRPr="00C80027" w:rsidRDefault="00C80027" w:rsidP="00C80027">
            <w:pPr>
              <w:pStyle w:val="Tablebullet1"/>
              <w:rPr>
                <w:rFonts w:ascii="Aptos Narrow" w:hAnsi="Aptos Narrow"/>
                <w:sz w:val="24"/>
                <w:szCs w:val="24"/>
              </w:rPr>
            </w:pPr>
            <w:r w:rsidRPr="00C80027">
              <w:rPr>
                <w:rFonts w:ascii="Aptos Narrow" w:hAnsi="Aptos Narrow"/>
                <w:color w:val="000000"/>
                <w:sz w:val="24"/>
                <w:szCs w:val="24"/>
              </w:rPr>
              <w:t>Decision Logs</w:t>
            </w:r>
          </w:p>
          <w:p w14:paraId="1E827F8A" w14:textId="25BF0F78" w:rsidR="00C80027" w:rsidRPr="00C80027" w:rsidRDefault="00C80027" w:rsidP="00F56248">
            <w:pPr>
              <w:pStyle w:val="Tablebullet1"/>
              <w:numPr>
                <w:ilvl w:val="0"/>
                <w:numId w:val="0"/>
              </w:numPr>
              <w:ind w:left="360"/>
              <w:rPr>
                <w:rFonts w:ascii="Aptos Narrow" w:hAnsi="Aptos Narrow"/>
                <w:sz w:val="24"/>
                <w:szCs w:val="24"/>
              </w:rPr>
            </w:pPr>
          </w:p>
        </w:tc>
      </w:tr>
    </w:tbl>
    <w:p w14:paraId="10EBC41B" w14:textId="77777777" w:rsidR="00777ED4" w:rsidRPr="000C5812" w:rsidRDefault="00777ED4" w:rsidP="00777ED4"/>
    <w:p w14:paraId="3FCEF6BB" w14:textId="77777777" w:rsidR="00777ED4" w:rsidRDefault="00777ED4" w:rsidP="00777ED4"/>
    <w:p w14:paraId="1D42C31A" w14:textId="2D1CE473" w:rsidR="00CE74FC" w:rsidRDefault="00CE74FC" w:rsidP="00CE74FC">
      <w:pPr>
        <w:pStyle w:val="Heading1"/>
      </w:pPr>
      <w:bookmarkStart w:id="37" w:name="_Toc230252243"/>
      <w:r>
        <w:t>Business Architecture</w:t>
      </w:r>
      <w:r w:rsidR="00BE69E0">
        <w:t xml:space="preserve"> (BA)</w:t>
      </w:r>
      <w:bookmarkEnd w:id="37"/>
    </w:p>
    <w:p w14:paraId="3B2EA373" w14:textId="6B7F953E" w:rsidR="00790AB9" w:rsidRPr="000267DC" w:rsidRDefault="00790AB9" w:rsidP="0010789A">
      <w:pPr>
        <w:pStyle w:val="Heading2"/>
      </w:pPr>
      <w:bookmarkStart w:id="38" w:name="_Toc230252244"/>
      <w:r>
        <w:t xml:space="preserve">Table </w:t>
      </w:r>
      <w:r w:rsidR="005C763D">
        <w:t>16</w:t>
      </w:r>
      <w:r>
        <w:t xml:space="preserve">: </w:t>
      </w:r>
      <w:r w:rsidRPr="000267DC">
        <w:t>Aspect</w:t>
      </w:r>
      <w:r>
        <w:t xml:space="preserve"> </w:t>
      </w:r>
      <w:r w:rsidR="004E257B">
        <w:t>–</w:t>
      </w:r>
      <w:r w:rsidRPr="000267DC">
        <w:t xml:space="preserve"> </w:t>
      </w:r>
      <w:r w:rsidR="004E257B">
        <w:t>Business Process Performance</w:t>
      </w:r>
      <w:bookmarkEnd w:id="38"/>
      <w:r w:rsidR="004E257B">
        <w:t xml:space="preserve"> </w:t>
      </w:r>
    </w:p>
    <w:p w14:paraId="074144D4" w14:textId="35D7DC3B" w:rsidR="00790AB9" w:rsidRDefault="001A6DE4" w:rsidP="00790AB9">
      <w:pPr>
        <w:rPr>
          <w:rFonts w:ascii="Aptos Narrow" w:hAnsi="Aptos Narrow"/>
          <w:i/>
          <w:iCs/>
          <w:color w:val="000000"/>
        </w:rPr>
      </w:pPr>
      <w:r w:rsidRPr="001A6DE4">
        <w:rPr>
          <w:rFonts w:ascii="Aptos Narrow" w:hAnsi="Aptos Narrow"/>
          <w:i/>
          <w:iCs/>
          <w:color w:val="000000"/>
        </w:rPr>
        <w:t>To what extent is the performance of business processes supporting this capability consistently measured, monitored, and managed using meaningful metrics?</w:t>
      </w:r>
    </w:p>
    <w:tbl>
      <w:tblPr>
        <w:tblW w:w="5409" w:type="pct"/>
        <w:tblLayout w:type="fixed"/>
        <w:tblCellMar>
          <w:left w:w="14" w:type="dxa"/>
          <w:right w:w="14" w:type="dxa"/>
        </w:tblCellMar>
        <w:tblLook w:val="0420" w:firstRow="1" w:lastRow="0" w:firstColumn="0" w:lastColumn="0" w:noHBand="0" w:noVBand="1"/>
        <w:tblCaption w:val="Table 16: Aspect – Business Process Perfomance"/>
        <w:tblDescription w:val="Table 16 provides five levels of maturity criteria and suggested documentation for the aspect – Business Process Perfomance, within the Business Architecture (BA) Maturity Criteria."/>
      </w:tblPr>
      <w:tblGrid>
        <w:gridCol w:w="1699"/>
        <w:gridCol w:w="2462"/>
        <w:gridCol w:w="2462"/>
        <w:gridCol w:w="2462"/>
        <w:gridCol w:w="2462"/>
        <w:gridCol w:w="2462"/>
      </w:tblGrid>
      <w:tr w:rsidR="00790AB9" w:rsidRPr="00D36E75" w14:paraId="57923C89" w14:textId="77777777" w:rsidTr="00E64D3A">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DFA2885"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F1564D"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 xml:space="preserve">Level 1: </w:t>
            </w:r>
            <w:r w:rsidRPr="00D36E75">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58895AD"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 xml:space="preserve">Level 2: </w:t>
            </w:r>
          </w:p>
          <w:p w14:paraId="53E2CF2F"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3326E6"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 xml:space="preserve">Level 3: </w:t>
            </w:r>
            <w:r w:rsidRPr="00D36E75">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86823D1"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 xml:space="preserve">Level 4: </w:t>
            </w:r>
            <w:r w:rsidRPr="00D36E75">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E32CFBC"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 xml:space="preserve">Level 5: </w:t>
            </w:r>
          </w:p>
          <w:p w14:paraId="3E582BB9" w14:textId="77777777" w:rsidR="00790AB9" w:rsidRPr="00D36E75" w:rsidRDefault="00790AB9" w:rsidP="00F42950">
            <w:pPr>
              <w:pStyle w:val="TableColumnHeading"/>
              <w:keepNext/>
              <w:keepLines/>
              <w:spacing w:before="60" w:after="60"/>
              <w:rPr>
                <w:rFonts w:ascii="Aptos Narrow" w:hAnsi="Aptos Narrow"/>
                <w:sz w:val="24"/>
                <w:szCs w:val="24"/>
              </w:rPr>
            </w:pPr>
            <w:r w:rsidRPr="00D36E75">
              <w:rPr>
                <w:rFonts w:ascii="Aptos Narrow" w:hAnsi="Aptos Narrow"/>
                <w:sz w:val="24"/>
                <w:szCs w:val="24"/>
              </w:rPr>
              <w:t>Optimized</w:t>
            </w:r>
          </w:p>
        </w:tc>
      </w:tr>
      <w:tr w:rsidR="00146884" w:rsidRPr="00D36E75" w14:paraId="24F84D71" w14:textId="77777777" w:rsidTr="00E64D3A">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02935EE" w14:textId="11523930" w:rsidR="00146884" w:rsidRPr="00146884" w:rsidRDefault="00146884" w:rsidP="00146884">
            <w:pPr>
              <w:pStyle w:val="TableText"/>
              <w:keepNext/>
              <w:keepLines/>
              <w:rPr>
                <w:rFonts w:ascii="Aptos Narrow" w:hAnsi="Aptos Narrow"/>
                <w:b/>
                <w:sz w:val="24"/>
                <w:szCs w:val="24"/>
              </w:rPr>
            </w:pPr>
            <w:r w:rsidRPr="00146884">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B439D4" w14:textId="77777777"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 xml:space="preserve">Business processes that support the capability are identified and defined, but performance expectations are implicit and not formally measured. </w:t>
            </w:r>
          </w:p>
          <w:p w14:paraId="641B7442" w14:textId="77777777" w:rsidR="00146884" w:rsidRPr="00146884" w:rsidRDefault="00146884" w:rsidP="00146884">
            <w:pPr>
              <w:pStyle w:val="TableText"/>
              <w:rPr>
                <w:rFonts w:ascii="Aptos Narrow" w:hAnsi="Aptos Narrow"/>
                <w:color w:val="000000"/>
                <w:sz w:val="24"/>
                <w:szCs w:val="24"/>
              </w:rPr>
            </w:pPr>
          </w:p>
          <w:p w14:paraId="68069CFD" w14:textId="0C480257"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Process outcomes vary and are not consistently reviewed.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F4AAB86" w14:textId="77777777"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 xml:space="preserve">Business processes are documented in Standard Operating Procedures (SOPs), including steps and accountable roles. </w:t>
            </w:r>
          </w:p>
          <w:p w14:paraId="3EA2E4AF" w14:textId="77777777" w:rsidR="00146884" w:rsidRPr="00146884" w:rsidRDefault="00146884" w:rsidP="00146884">
            <w:pPr>
              <w:pStyle w:val="TableText"/>
              <w:rPr>
                <w:rFonts w:ascii="Aptos Narrow" w:hAnsi="Aptos Narrow"/>
                <w:color w:val="000000"/>
                <w:sz w:val="24"/>
                <w:szCs w:val="24"/>
              </w:rPr>
            </w:pPr>
          </w:p>
          <w:p w14:paraId="0A2BDF79" w14:textId="77777777"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Performance expectations are understood informally but are not yet measured or tracked.</w:t>
            </w:r>
          </w:p>
          <w:p w14:paraId="5028ECE3" w14:textId="77777777" w:rsidR="00146884" w:rsidRPr="00146884" w:rsidRDefault="00146884" w:rsidP="00146884">
            <w:pPr>
              <w:pStyle w:val="TableText"/>
              <w:rPr>
                <w:rFonts w:ascii="Aptos Narrow" w:hAnsi="Aptos Narrow"/>
                <w:color w:val="000000"/>
                <w:sz w:val="24"/>
                <w:szCs w:val="24"/>
              </w:rPr>
            </w:pPr>
          </w:p>
          <w:p w14:paraId="60C17238" w14:textId="418E6878" w:rsidR="00146884" w:rsidRPr="00146884" w:rsidRDefault="00146884" w:rsidP="00146884">
            <w:pPr>
              <w:pStyle w:val="TableText"/>
              <w:rPr>
                <w:rFonts w:ascii="Aptos Narrow" w:hAnsi="Aptos Narrow"/>
                <w:color w:val="000000"/>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C985B2E" w14:textId="77777777"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Business processes are standardized and executed consistently across the organization. All staff follow the same documented process steps, and processes are centrally accessible through a Business Process Catalog.</w:t>
            </w:r>
          </w:p>
          <w:p w14:paraId="6BEEB51F" w14:textId="77777777" w:rsidR="00146884" w:rsidRPr="00146884" w:rsidRDefault="00146884" w:rsidP="00146884">
            <w:pPr>
              <w:pStyle w:val="TableText"/>
              <w:rPr>
                <w:rFonts w:ascii="Aptos Narrow" w:hAnsi="Aptos Narrow"/>
                <w:color w:val="000000"/>
                <w:sz w:val="24"/>
                <w:szCs w:val="24"/>
              </w:rPr>
            </w:pPr>
          </w:p>
          <w:p w14:paraId="7847C627" w14:textId="3FA7560E"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Process performance is not yet routinely measured, monitored, or reported using defined metrics.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6764540" w14:textId="77777777"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Business processes have defined performance metrics (e.g., timeliness, quality, efficiency) that are regularly tracked, monitored, and reported. Process performance insights are used to identify bottlenecks and manage outcomes. Select steps may be automated to improve performance predictability.</w:t>
            </w:r>
          </w:p>
          <w:p w14:paraId="124B9786" w14:textId="77777777" w:rsidR="00146884" w:rsidRPr="00146884" w:rsidRDefault="00146884" w:rsidP="00146884">
            <w:pPr>
              <w:pStyle w:val="TableText"/>
              <w:rPr>
                <w:rFonts w:ascii="Aptos Narrow" w:hAnsi="Aptos Narrow"/>
                <w:color w:val="000000"/>
                <w:sz w:val="24"/>
                <w:szCs w:val="24"/>
              </w:rPr>
            </w:pPr>
          </w:p>
          <w:p w14:paraId="7489B103" w14:textId="79009909"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Continuous optimization, trend analysis, feedback loops, and broader innovation are not yet fully institutionalized.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158C131" w14:textId="68495196" w:rsidR="00146884" w:rsidRPr="00146884" w:rsidRDefault="00146884" w:rsidP="00146884">
            <w:pPr>
              <w:pStyle w:val="TableText"/>
              <w:rPr>
                <w:rFonts w:ascii="Aptos Narrow" w:hAnsi="Aptos Narrow"/>
                <w:color w:val="000000"/>
                <w:sz w:val="24"/>
                <w:szCs w:val="24"/>
              </w:rPr>
            </w:pPr>
            <w:r w:rsidRPr="00146884">
              <w:rPr>
                <w:rFonts w:ascii="Aptos Narrow" w:hAnsi="Aptos Narrow"/>
                <w:color w:val="000000"/>
                <w:sz w:val="24"/>
                <w:szCs w:val="24"/>
              </w:rPr>
              <w:t>Business process performance is continuously assessed and optimized using metrics, trends, and feedback. Data</w:t>
            </w:r>
            <w:r w:rsidRPr="00146884">
              <w:rPr>
                <w:rFonts w:ascii="Aptos Narrow" w:hAnsi="Aptos Narrow"/>
                <w:color w:val="000000"/>
                <w:sz w:val="24"/>
                <w:szCs w:val="24"/>
              </w:rPr>
              <w:noBreakHyphen/>
              <w:t>driven insights are used to proactively improve effectiveness, efficiency, and capability outcomes through refinement, automation, and innovation.</w:t>
            </w:r>
          </w:p>
        </w:tc>
      </w:tr>
      <w:tr w:rsidR="00E13441" w:rsidRPr="00D36E75" w14:paraId="69A6F984" w14:textId="77777777" w:rsidTr="00E64D3A">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7844BA" w14:textId="77777777" w:rsidR="00923D87" w:rsidRDefault="00E13441" w:rsidP="00E13441">
            <w:pPr>
              <w:pStyle w:val="TableText"/>
              <w:rPr>
                <w:rFonts w:ascii="Aptos Narrow" w:hAnsi="Aptos Narrow"/>
                <w:b/>
                <w:sz w:val="24"/>
                <w:szCs w:val="24"/>
              </w:rPr>
            </w:pPr>
            <w:r w:rsidRPr="00E13441">
              <w:rPr>
                <w:rFonts w:ascii="Aptos Narrow" w:hAnsi="Aptos Narrow"/>
                <w:b/>
                <w:sz w:val="24"/>
                <w:szCs w:val="24"/>
              </w:rPr>
              <w:t>Suggested Documentation</w:t>
            </w:r>
            <w:r w:rsidR="00923D87">
              <w:rPr>
                <w:rFonts w:ascii="Aptos Narrow" w:hAnsi="Aptos Narrow"/>
                <w:b/>
                <w:sz w:val="24"/>
                <w:szCs w:val="24"/>
              </w:rPr>
              <w:t xml:space="preserve"> </w:t>
            </w:r>
          </w:p>
          <w:p w14:paraId="5B703BDB" w14:textId="77777777" w:rsidR="00923D87" w:rsidRDefault="00923D87" w:rsidP="00E13441">
            <w:pPr>
              <w:pStyle w:val="TableText"/>
              <w:rPr>
                <w:del w:id="39" w:author="Microsoft Word" w:date="2026-05-20T09:43:00Z" w16du:dateUtc="2026-05-20T13:43:00Z"/>
                <w:rFonts w:ascii="Aptos Narrow" w:hAnsi="Aptos Narrow"/>
                <w:b/>
                <w:sz w:val="24"/>
                <w:szCs w:val="24"/>
              </w:rPr>
            </w:pPr>
            <w:del w:id="40" w:author="Microsoft Word" w:date="2026-05-20T09:43:00Z" w16du:dateUtc="2026-05-20T13:43:00Z">
              <w:r>
                <w:rPr>
                  <w:rFonts w:ascii="Aptos Narrow" w:hAnsi="Aptos Narrow"/>
                  <w:b/>
                  <w:sz w:val="24"/>
                  <w:szCs w:val="24"/>
                </w:rPr>
                <w:delText xml:space="preserve"> </w:delText>
              </w:r>
            </w:del>
          </w:p>
          <w:p w14:paraId="28F1641F" w14:textId="77777777" w:rsidR="00923D87" w:rsidRDefault="00923D87" w:rsidP="00E13441">
            <w:pPr>
              <w:pStyle w:val="TableText"/>
              <w:rPr>
                <w:ins w:id="41" w:author="Microsoft Word" w:date="2026-05-20T09:43:00Z" w16du:dateUtc="2026-05-20T13:43:00Z"/>
                <w:rFonts w:ascii="Aptos Narrow" w:hAnsi="Aptos Narrow"/>
                <w:b/>
                <w:sz w:val="24"/>
                <w:szCs w:val="24"/>
              </w:rPr>
            </w:pPr>
            <w:del w:id="42" w:author="Microsoft Word" w:date="2026-05-20T09:43:00Z" w16du:dateUtc="2026-05-20T13:43:00Z">
              <w:r>
                <w:rPr>
                  <w:rFonts w:ascii="Aptos Narrow" w:hAnsi="Aptos Narrow"/>
                  <w:b/>
                  <w:sz w:val="24"/>
                  <w:szCs w:val="24"/>
                </w:rPr>
                <w:delText xml:space="preserve"> </w:delText>
              </w:r>
            </w:del>
            <w:ins w:id="43" w:author="Microsoft Word" w:date="2026-05-20T09:43:00Z" w16du:dateUtc="2026-05-20T13:43:00Z">
              <w:r>
                <w:rPr>
                  <w:rFonts w:ascii="Aptos Narrow" w:hAnsi="Aptos Narrow"/>
                  <w:b/>
                  <w:sz w:val="24"/>
                  <w:szCs w:val="24"/>
                </w:rPr>
                <w:t xml:space="preserve"> </w:t>
              </w:r>
            </w:ins>
          </w:p>
          <w:p w14:paraId="4F9AB6DA" w14:textId="77777777" w:rsidR="00923D87" w:rsidRDefault="00923D87" w:rsidP="00E13441">
            <w:pPr>
              <w:pStyle w:val="TableText"/>
              <w:rPr>
                <w:rFonts w:ascii="Aptos Narrow" w:hAnsi="Aptos Narrow"/>
                <w:b/>
                <w:sz w:val="24"/>
                <w:szCs w:val="24"/>
              </w:rPr>
            </w:pPr>
            <w:ins w:id="44" w:author="Microsoft Word" w:date="2026-05-20T09:43:00Z" w16du:dateUtc="2026-05-20T13:43:00Z">
              <w:r>
                <w:rPr>
                  <w:rFonts w:ascii="Aptos Narrow" w:hAnsi="Aptos Narrow"/>
                  <w:b/>
                  <w:sz w:val="24"/>
                  <w:szCs w:val="24"/>
                </w:rPr>
                <w:lastRenderedPageBreak/>
                <w:t xml:space="preserve"> </w:t>
              </w:r>
            </w:ins>
            <w:r>
              <w:rPr>
                <w:rFonts w:ascii="Aptos Narrow" w:hAnsi="Aptos Narrow"/>
                <w:b/>
                <w:sz w:val="24"/>
                <w:szCs w:val="24"/>
              </w:rPr>
              <w:t>(Each level should build on previous documentation as you progress in maturity.)</w:t>
            </w:r>
          </w:p>
          <w:p w14:paraId="4FCFCB72" w14:textId="42D3E074" w:rsidR="00E13441" w:rsidRPr="00E13441" w:rsidRDefault="00923D87" w:rsidP="00E13441">
            <w:pPr>
              <w:pStyle w:val="TableText"/>
              <w:rPr>
                <w:rFonts w:ascii="Aptos Narrow" w:hAnsi="Aptos Narrow"/>
                <w:b/>
                <w:sz w:val="24"/>
                <w:szCs w:val="24"/>
              </w:rPr>
            </w:pPr>
            <w:r>
              <w:rPr>
                <w:rFonts w:ascii="Aptos Narrow" w:hAnsi="Aptos Narrow"/>
                <w:b/>
                <w:sz w:val="24"/>
                <w:szCs w:val="24"/>
              </w:rPr>
              <w:t xml:space="preserve"> </w:t>
            </w:r>
          </w:p>
          <w:p w14:paraId="71BCA46F" w14:textId="77777777" w:rsidR="00E13441" w:rsidRDefault="00E13441" w:rsidP="00E13441">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596C942" w14:textId="77777777" w:rsidR="00E13441" w:rsidRPr="00E13441" w:rsidRDefault="00E13441" w:rsidP="00E13441">
            <w:pPr>
              <w:pStyle w:val="TableText"/>
              <w:numPr>
                <w:ilvl w:val="0"/>
                <w:numId w:val="19"/>
              </w:numPr>
              <w:rPr>
                <w:rFonts w:ascii="Aptos Narrow" w:hAnsi="Aptos Narrow"/>
                <w:sz w:val="24"/>
                <w:szCs w:val="24"/>
              </w:rPr>
            </w:pPr>
            <w:r w:rsidRPr="00E13441">
              <w:rPr>
                <w:rFonts w:ascii="Aptos Narrow" w:hAnsi="Aptos Narrow"/>
                <w:color w:val="000000"/>
                <w:sz w:val="24"/>
                <w:szCs w:val="24"/>
              </w:rPr>
              <w:lastRenderedPageBreak/>
              <w:t>Process lists</w:t>
            </w:r>
          </w:p>
          <w:p w14:paraId="0DF4A9DA" w14:textId="77777777" w:rsidR="00E13441" w:rsidRPr="00E13441" w:rsidRDefault="00E13441" w:rsidP="00E13441">
            <w:pPr>
              <w:pStyle w:val="TableText"/>
              <w:numPr>
                <w:ilvl w:val="0"/>
                <w:numId w:val="19"/>
              </w:numPr>
              <w:rPr>
                <w:rFonts w:ascii="Aptos Narrow" w:hAnsi="Aptos Narrow"/>
                <w:sz w:val="24"/>
                <w:szCs w:val="24"/>
              </w:rPr>
            </w:pPr>
            <w:r w:rsidRPr="00E13441">
              <w:rPr>
                <w:rFonts w:ascii="Aptos Narrow" w:hAnsi="Aptos Narrow"/>
                <w:color w:val="000000"/>
                <w:sz w:val="24"/>
                <w:szCs w:val="24"/>
              </w:rPr>
              <w:t>Capability maps</w:t>
            </w:r>
          </w:p>
          <w:p w14:paraId="6CFD3639" w14:textId="652E1B3D" w:rsidR="00E13441" w:rsidRPr="00E13441" w:rsidRDefault="00E13441" w:rsidP="00E13441">
            <w:pPr>
              <w:pStyle w:val="TableText"/>
              <w:numPr>
                <w:ilvl w:val="0"/>
                <w:numId w:val="19"/>
              </w:numPr>
              <w:rPr>
                <w:rFonts w:ascii="Aptos Narrow" w:hAnsi="Aptos Narrow"/>
                <w:sz w:val="24"/>
                <w:szCs w:val="24"/>
              </w:rPr>
            </w:pPr>
            <w:r w:rsidRPr="00E13441">
              <w:rPr>
                <w:rFonts w:ascii="Aptos Narrow" w:hAnsi="Aptos Narrow"/>
                <w:color w:val="000000"/>
                <w:sz w:val="24"/>
                <w:szCs w:val="24"/>
              </w:rPr>
              <w:t>Informal process descriptions</w:t>
            </w:r>
            <w:del w:id="45" w:author="Shelley Lucas" w:date="2026-05-06T11:02:00Z" w16du:dateUtc="2026-05-06T16:02:00Z">
              <w:r w:rsidRPr="00E13441">
                <w:rPr>
                  <w:rFonts w:ascii="Aptos Narrow" w:hAnsi="Aptos Narrow"/>
                  <w:color w:val="000000"/>
                  <w:sz w:val="24"/>
                  <w:szCs w:val="24"/>
                </w:rPr>
                <w:delText>.</w:delText>
              </w:r>
            </w:del>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189855B" w14:textId="3CF09E0E" w:rsidR="00E13441" w:rsidRPr="00E13441" w:rsidRDefault="00E13441" w:rsidP="00E13441">
            <w:pPr>
              <w:pStyle w:val="Tablebullet1"/>
              <w:rPr>
                <w:rFonts w:ascii="Aptos Narrow" w:hAnsi="Aptos Narrow"/>
                <w:sz w:val="24"/>
                <w:szCs w:val="24"/>
              </w:rPr>
            </w:pPr>
            <w:r w:rsidRPr="00E13441">
              <w:rPr>
                <w:rFonts w:ascii="Aptos Narrow" w:hAnsi="Aptos Narrow"/>
                <w:color w:val="000000" w:themeColor="text1"/>
                <w:sz w:val="24"/>
                <w:szCs w:val="24"/>
              </w:rPr>
              <w:t>Approved standar</w:t>
            </w:r>
            <w:ins w:id="46" w:author="Shelley Lucas" w:date="2026-05-06T11:02:00Z" w16du:dateUtc="2026-05-06T16:02:00Z">
              <w:r w:rsidRPr="00E13441">
                <w:rPr>
                  <w:rFonts w:ascii="Aptos Narrow" w:hAnsi="Aptos Narrow"/>
                  <w:color w:val="000000" w:themeColor="text1"/>
                  <w:sz w:val="24"/>
                  <w:szCs w:val="24"/>
                </w:rPr>
                <w:t>d</w:t>
              </w:r>
            </w:ins>
            <w:r w:rsidRPr="00E13441">
              <w:rPr>
                <w:rFonts w:ascii="Aptos Narrow" w:hAnsi="Aptos Narrow"/>
                <w:color w:val="000000" w:themeColor="text1"/>
                <w:sz w:val="24"/>
                <w:szCs w:val="24"/>
              </w:rPr>
              <w:t xml:space="preserve"> operating procedures (SOPs)</w:t>
            </w:r>
          </w:p>
          <w:p w14:paraId="2EF6CA2B"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Role descriptions</w:t>
            </w:r>
          </w:p>
          <w:p w14:paraId="49162B4F" w14:textId="112CD470"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Training materials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C0D452F"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Approved SOPs</w:t>
            </w:r>
          </w:p>
          <w:p w14:paraId="06E9921D" w14:textId="16F7BC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Business Process Catalog</w:t>
            </w:r>
          </w:p>
          <w:p w14:paraId="73C14B11" w14:textId="77777777" w:rsidR="00E13441" w:rsidRPr="00E13441" w:rsidRDefault="00E13441" w:rsidP="00E13441">
            <w:pPr>
              <w:pStyle w:val="Tablebullet1"/>
              <w:rPr>
                <w:rFonts w:ascii="Aptos Narrow" w:hAnsi="Aptos Narrow"/>
                <w:color w:val="000000" w:themeColor="text1"/>
                <w:sz w:val="24"/>
                <w:szCs w:val="24"/>
              </w:rPr>
            </w:pPr>
            <w:r w:rsidRPr="00E13441">
              <w:rPr>
                <w:rFonts w:ascii="Aptos Narrow" w:hAnsi="Aptos Narrow"/>
                <w:color w:val="000000" w:themeColor="text1"/>
                <w:sz w:val="24"/>
                <w:szCs w:val="24"/>
              </w:rPr>
              <w:t>Role Catalog</w:t>
            </w:r>
          </w:p>
          <w:p w14:paraId="72884040" w14:textId="49F29B61"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Training materials</w:t>
            </w:r>
            <w:r w:rsidRPr="00E13441">
              <w:rPr>
                <w:rFonts w:ascii="Aptos Narrow" w:hAnsi="Aptos Narrow"/>
                <w:color w:val="000000"/>
                <w:sz w:val="24"/>
                <w:szCs w:val="24"/>
              </w:rPr>
              <w:br/>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F667BF9" w14:textId="0F09F424"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Performance metrics developed for defined outcomes</w:t>
            </w:r>
          </w:p>
          <w:p w14:paraId="7340C0C1" w14:textId="452AC9F1"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 xml:space="preserve"> Metrics dashboards</w:t>
            </w:r>
          </w:p>
          <w:p w14:paraId="2663FB27"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Performance reports</w:t>
            </w:r>
          </w:p>
          <w:p w14:paraId="574D780F"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Automation logs</w:t>
            </w:r>
          </w:p>
          <w:p w14:paraId="3441D8BD" w14:textId="735D631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Leadership reviews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DDB44E3"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Process improvement roadmaps</w:t>
            </w:r>
          </w:p>
          <w:p w14:paraId="0C444C59" w14:textId="7F87F615"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Trend analyses</w:t>
            </w:r>
          </w:p>
          <w:p w14:paraId="329EBF68"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lastRenderedPageBreak/>
              <w:t>Root cause analyses</w:t>
            </w:r>
          </w:p>
          <w:p w14:paraId="1E5E0E37" w14:textId="7777777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Optimization initiatives</w:t>
            </w:r>
          </w:p>
          <w:p w14:paraId="016BD6A1" w14:textId="4EC33696"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Improvement plans</w:t>
            </w:r>
          </w:p>
          <w:p w14:paraId="61A3F2D0" w14:textId="4B61D937" w:rsidR="00E13441" w:rsidRPr="00E13441" w:rsidRDefault="00E13441" w:rsidP="00E13441">
            <w:pPr>
              <w:pStyle w:val="Tablebullet1"/>
              <w:rPr>
                <w:rFonts w:ascii="Aptos Narrow" w:hAnsi="Aptos Narrow"/>
                <w:sz w:val="24"/>
                <w:szCs w:val="24"/>
              </w:rPr>
            </w:pPr>
            <w:r w:rsidRPr="00E13441">
              <w:rPr>
                <w:rFonts w:ascii="Aptos Narrow" w:hAnsi="Aptos Narrow"/>
                <w:color w:val="000000"/>
                <w:sz w:val="24"/>
                <w:szCs w:val="24"/>
              </w:rPr>
              <w:t>Process assessments</w:t>
            </w:r>
          </w:p>
        </w:tc>
      </w:tr>
    </w:tbl>
    <w:p w14:paraId="45BF22A1" w14:textId="77777777" w:rsidR="00790AB9" w:rsidRDefault="00790AB9" w:rsidP="00790AB9"/>
    <w:p w14:paraId="0A49704F" w14:textId="2224702A" w:rsidR="0049058C" w:rsidRPr="000267DC" w:rsidRDefault="0049058C" w:rsidP="0049058C">
      <w:pPr>
        <w:pStyle w:val="Heading2"/>
      </w:pPr>
      <w:bookmarkStart w:id="47" w:name="_Toc230252245"/>
      <w:r>
        <w:t xml:space="preserve">Table </w:t>
      </w:r>
      <w:r w:rsidR="005C763D">
        <w:t>17</w:t>
      </w:r>
      <w:r>
        <w:t xml:space="preserve">: </w:t>
      </w:r>
      <w:r w:rsidRPr="000267DC">
        <w:t>Aspect</w:t>
      </w:r>
      <w:r>
        <w:t xml:space="preserve"> –</w:t>
      </w:r>
      <w:r w:rsidRPr="000267DC">
        <w:t xml:space="preserve"> </w:t>
      </w:r>
      <w:r>
        <w:t xml:space="preserve">Business Process </w:t>
      </w:r>
      <w:r w:rsidR="004468E6">
        <w:t>Documentation</w:t>
      </w:r>
      <w:bookmarkEnd w:id="47"/>
    </w:p>
    <w:p w14:paraId="75445FE7" w14:textId="77777777" w:rsidR="00B85657" w:rsidRPr="004742F0" w:rsidRDefault="00B85657" w:rsidP="00B85657">
      <w:pPr>
        <w:spacing w:after="0" w:line="240" w:lineRule="auto"/>
        <w:rPr>
          <w:rFonts w:ascii="Aptos Narrow" w:eastAsiaTheme="minorEastAsia" w:hAnsi="Aptos Narrow"/>
          <w:i/>
          <w:iCs/>
          <w:color w:val="000000"/>
        </w:rPr>
      </w:pPr>
      <w:r w:rsidRPr="004742F0">
        <w:rPr>
          <w:rFonts w:ascii="Aptos Narrow" w:eastAsiaTheme="minorEastAsia" w:hAnsi="Aptos Narrow"/>
          <w:i/>
          <w:iCs/>
          <w:color w:val="000000"/>
        </w:rPr>
        <w:t>To what extent are the business processes that support this capability identified, documented using defined standards, centrally managed, and regularly maintained?</w:t>
      </w:r>
    </w:p>
    <w:tbl>
      <w:tblPr>
        <w:tblW w:w="5409" w:type="pct"/>
        <w:tblLayout w:type="fixed"/>
        <w:tblCellMar>
          <w:left w:w="14" w:type="dxa"/>
          <w:right w:w="14" w:type="dxa"/>
        </w:tblCellMar>
        <w:tblLook w:val="0420" w:firstRow="1" w:lastRow="0" w:firstColumn="0" w:lastColumn="0" w:noHBand="0" w:noVBand="1"/>
        <w:tblCaption w:val="Table 17: Aspect – Business Process Documentation"/>
        <w:tblDescription w:val="Table 17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0C07EF" w:rsidRPr="000D78CE" w14:paraId="1F4667B3" w14:textId="77777777" w:rsidTr="00A31E2C">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A5B090"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F732521"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1: </w:t>
            </w:r>
            <w:r w:rsidRPr="004742F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F645242"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2: </w:t>
            </w:r>
          </w:p>
          <w:p w14:paraId="36B48951"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704AC03"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3: </w:t>
            </w:r>
            <w:r w:rsidRPr="004742F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947C2CA"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4: </w:t>
            </w:r>
            <w:r w:rsidRPr="004742F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086EBC"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5: </w:t>
            </w:r>
          </w:p>
          <w:p w14:paraId="6B8D1AB4" w14:textId="77777777" w:rsidR="000C07EF" w:rsidRPr="004742F0" w:rsidRDefault="000C07EF"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Optimized</w:t>
            </w:r>
          </w:p>
        </w:tc>
      </w:tr>
      <w:tr w:rsidR="00841C2A" w:rsidRPr="003614A3" w14:paraId="131237C5" w14:textId="77777777" w:rsidTr="00A31E2C">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B04FEB0" w14:textId="5165DF59" w:rsidR="00841C2A" w:rsidRPr="00841C2A" w:rsidRDefault="00841C2A" w:rsidP="00841C2A">
            <w:pPr>
              <w:pStyle w:val="TableText"/>
              <w:keepNext/>
              <w:keepLines/>
              <w:rPr>
                <w:rFonts w:ascii="Aptos Narrow" w:hAnsi="Aptos Narrow"/>
                <w:b/>
                <w:sz w:val="24"/>
                <w:szCs w:val="24"/>
              </w:rPr>
            </w:pPr>
            <w:r w:rsidRPr="00841C2A">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6DABD5E" w14:textId="77777777"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Business processes that support the capability are partially or inconsistently identified. Process documentation is incomplete, informal, or outdated.</w:t>
            </w:r>
          </w:p>
          <w:p w14:paraId="709FA25A" w14:textId="77777777" w:rsidR="00841C2A" w:rsidRPr="00841C2A" w:rsidRDefault="00841C2A" w:rsidP="00841C2A">
            <w:pPr>
              <w:pStyle w:val="TableText"/>
              <w:rPr>
                <w:rFonts w:ascii="Aptos Narrow" w:hAnsi="Aptos Narrow"/>
                <w:color w:val="000000"/>
                <w:sz w:val="24"/>
                <w:szCs w:val="24"/>
              </w:rPr>
            </w:pPr>
          </w:p>
          <w:p w14:paraId="39AB9CC6" w14:textId="28312656"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Business process models (BPMs) are not fully developed or consistently used to guide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99DE9C2" w14:textId="262D722D"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All business processes supporting the capability are fully identified and documented. BPMs are developed for each process and are available for staff reference, but modeling quality and consistency may vary.</w:t>
            </w:r>
          </w:p>
          <w:p w14:paraId="4A1D9343" w14:textId="77777777" w:rsidR="00841C2A" w:rsidRPr="00841C2A" w:rsidRDefault="00841C2A" w:rsidP="00841C2A">
            <w:pPr>
              <w:pStyle w:val="TableText"/>
              <w:rPr>
                <w:rFonts w:ascii="Aptos Narrow" w:hAnsi="Aptos Narrow"/>
                <w:color w:val="000000"/>
                <w:sz w:val="24"/>
                <w:szCs w:val="24"/>
              </w:rPr>
            </w:pPr>
          </w:p>
          <w:p w14:paraId="07AA3512" w14:textId="6BA75EBC"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Documentation standards may be limited or informal, and process models may not yet follow a common enterprise standard.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9CB7F87" w14:textId="180E8BCA"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Business processes supporting the capability are formally defined and documented using a common modeling standard (e.g., Business Process Model and Notation (BPMN) 2.0</w:t>
            </w:r>
            <w:r w:rsidRPr="00841C2A" w:rsidDel="00450066">
              <w:rPr>
                <w:rFonts w:ascii="Aptos Narrow" w:hAnsi="Aptos Narrow"/>
                <w:color w:val="000000"/>
                <w:sz w:val="24"/>
                <w:szCs w:val="24"/>
              </w:rPr>
              <w:t xml:space="preserve"> </w:t>
            </w:r>
            <w:r w:rsidRPr="00841C2A">
              <w:rPr>
                <w:rFonts w:ascii="Aptos Narrow" w:hAnsi="Aptos Narrow"/>
                <w:color w:val="000000"/>
                <w:sz w:val="24"/>
                <w:szCs w:val="24"/>
              </w:rPr>
              <w:t>or organization</w:t>
            </w:r>
            <w:r w:rsidRPr="00841C2A">
              <w:rPr>
                <w:rFonts w:ascii="Aptos Narrow" w:hAnsi="Aptos Narrow"/>
                <w:color w:val="000000"/>
                <w:sz w:val="24"/>
                <w:szCs w:val="24"/>
              </w:rPr>
              <w:noBreakHyphen/>
              <w:t>defined conventions), ensuring clarity, consistency, and adherence to industry best practices.</w:t>
            </w:r>
          </w:p>
          <w:p w14:paraId="1EE8484B" w14:textId="77777777" w:rsidR="00841C2A" w:rsidRPr="00841C2A" w:rsidRDefault="00841C2A" w:rsidP="00841C2A">
            <w:pPr>
              <w:pStyle w:val="TableText"/>
              <w:rPr>
                <w:rFonts w:ascii="Aptos Narrow" w:hAnsi="Aptos Narrow"/>
                <w:color w:val="000000"/>
                <w:sz w:val="24"/>
                <w:szCs w:val="24"/>
              </w:rPr>
            </w:pPr>
          </w:p>
          <w:p w14:paraId="27C29E8D" w14:textId="502A2E73"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Process documentation may not yet be centrally managed in a standardized modeling tool with version control, traceability, and formal relationships to capabilities and metrics.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5ED7F6B" w14:textId="77777777"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Business process documentation is managed in a standardized modeling tool that supports version control, change history, and traceability. Process models are maintained in an enterprise business process catalog with defined relationships to capabilities and metrics.</w:t>
            </w:r>
          </w:p>
          <w:p w14:paraId="133E1A18" w14:textId="77777777" w:rsidR="00841C2A" w:rsidRPr="00841C2A" w:rsidRDefault="00841C2A" w:rsidP="00841C2A">
            <w:pPr>
              <w:pStyle w:val="TableText"/>
              <w:rPr>
                <w:rFonts w:ascii="Aptos Narrow" w:hAnsi="Aptos Narrow"/>
                <w:color w:val="000000"/>
                <w:sz w:val="24"/>
                <w:szCs w:val="24"/>
              </w:rPr>
            </w:pPr>
          </w:p>
          <w:p w14:paraId="704944BC" w14:textId="507BC59D"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Process documentation updates may not yet be consistently driven by performance metrics, improvement insights, capability changes, or strategic priorities.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8F0BF4E" w14:textId="77777777"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 xml:space="preserve">BPMs follow a documented review schedule with clear ownership. Updates are driven by performance metrics, operational insights, and lessons learned, not ad-hoc changes. All changes are logged in Process improvement logs or formal change requests, ensuring traceability from issue identification through approval and implementation. </w:t>
            </w:r>
          </w:p>
          <w:p w14:paraId="76E806A6" w14:textId="77777777" w:rsidR="00841C2A" w:rsidRPr="00841C2A" w:rsidRDefault="00841C2A" w:rsidP="00841C2A">
            <w:pPr>
              <w:pStyle w:val="TableText"/>
              <w:rPr>
                <w:rFonts w:ascii="Aptos Narrow" w:hAnsi="Aptos Narrow"/>
                <w:color w:val="000000"/>
                <w:sz w:val="24"/>
                <w:szCs w:val="24"/>
              </w:rPr>
            </w:pPr>
          </w:p>
          <w:p w14:paraId="45DEE55F" w14:textId="44EE65F4" w:rsidR="00841C2A" w:rsidRPr="00841C2A" w:rsidRDefault="00841C2A" w:rsidP="00841C2A">
            <w:pPr>
              <w:pStyle w:val="TableText"/>
              <w:rPr>
                <w:rFonts w:ascii="Aptos Narrow" w:hAnsi="Aptos Narrow"/>
                <w:color w:val="000000"/>
                <w:sz w:val="24"/>
                <w:szCs w:val="24"/>
              </w:rPr>
            </w:pPr>
            <w:r w:rsidRPr="00841C2A">
              <w:rPr>
                <w:rFonts w:ascii="Aptos Narrow" w:hAnsi="Aptos Narrow"/>
                <w:color w:val="000000"/>
                <w:sz w:val="24"/>
                <w:szCs w:val="24"/>
              </w:rPr>
              <w:t>BPM updates are explicitly tied to changes in business capabilities, strategic priorities, or regulatory requirements, keeping process design current and strategically aligned.</w:t>
            </w:r>
          </w:p>
        </w:tc>
      </w:tr>
      <w:tr w:rsidR="00DC5B99" w:rsidRPr="005703D5" w14:paraId="4A97B1B0" w14:textId="77777777" w:rsidTr="00966F63">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6EC337E" w14:textId="77777777" w:rsidR="00923D87" w:rsidRDefault="00DC5B99" w:rsidP="00DC5B99">
            <w:pPr>
              <w:pStyle w:val="TableText"/>
              <w:rPr>
                <w:rFonts w:ascii="Aptos Narrow" w:hAnsi="Aptos Narrow"/>
                <w:b/>
                <w:sz w:val="24"/>
                <w:szCs w:val="24"/>
              </w:rPr>
            </w:pPr>
            <w:r w:rsidRPr="00DC5B99">
              <w:rPr>
                <w:rFonts w:ascii="Aptos Narrow" w:hAnsi="Aptos Narrow"/>
                <w:b/>
                <w:sz w:val="24"/>
                <w:szCs w:val="24"/>
              </w:rPr>
              <w:lastRenderedPageBreak/>
              <w:t>Suggested Documentation</w:t>
            </w:r>
            <w:r w:rsidR="00923D87">
              <w:rPr>
                <w:rFonts w:ascii="Aptos Narrow" w:hAnsi="Aptos Narrow"/>
                <w:b/>
                <w:sz w:val="24"/>
                <w:szCs w:val="24"/>
              </w:rPr>
              <w:t xml:space="preserve"> </w:t>
            </w:r>
          </w:p>
          <w:p w14:paraId="1F9D2E89" w14:textId="3ACA4A60" w:rsidR="00DC5B99" w:rsidRPr="00DC5B99" w:rsidRDefault="00DC5B99" w:rsidP="00DC5B99">
            <w:pPr>
              <w:pStyle w:val="TableText"/>
              <w:rPr>
                <w:rFonts w:ascii="Aptos Narrow" w:hAnsi="Aptos Narrow"/>
                <w:b/>
                <w:sz w:val="24"/>
                <w:szCs w:val="24"/>
              </w:rPr>
            </w:pPr>
          </w:p>
          <w:p w14:paraId="6C0F01E1" w14:textId="77777777" w:rsidR="00DC5B99" w:rsidRDefault="00DC5B99" w:rsidP="00DC5B99">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BFCB6DC" w14:textId="0203E4E8"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color w:val="000000"/>
                <w:sz w:val="24"/>
                <w:szCs w:val="24"/>
              </w:rPr>
              <w:t>Partial lists of processes supporting the capability</w:t>
            </w:r>
          </w:p>
          <w:p w14:paraId="6A90025A" w14:textId="25FFCB71"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sz w:val="24"/>
                <w:szCs w:val="24"/>
              </w:rPr>
              <w:t>High level or informal process diagrams</w:t>
            </w:r>
          </w:p>
          <w:p w14:paraId="331757FA" w14:textId="5614A5B1"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color w:val="000000"/>
                <w:sz w:val="24"/>
                <w:szCs w:val="24"/>
              </w:rPr>
              <w:t>Draft or outdated business process models (BPM) with gaps</w:t>
            </w:r>
          </w:p>
          <w:p w14:paraId="460BB6D8" w14:textId="574B0F1F" w:rsidR="00DC5B99" w:rsidRPr="00DC5B99" w:rsidRDefault="00DC5B99" w:rsidP="00DC5B99">
            <w:pPr>
              <w:pStyle w:val="TableText"/>
              <w:numPr>
                <w:ilvl w:val="0"/>
                <w:numId w:val="19"/>
              </w:numPr>
              <w:rPr>
                <w:rFonts w:ascii="Aptos Narrow" w:hAnsi="Aptos Narrow"/>
                <w:sz w:val="24"/>
                <w:szCs w:val="24"/>
              </w:rPr>
            </w:pPr>
            <w:r w:rsidRPr="00DC5B99">
              <w:rPr>
                <w:rFonts w:ascii="Aptos Narrow" w:hAnsi="Aptos Narrow"/>
                <w:color w:val="000000"/>
                <w:sz w:val="24"/>
                <w:szCs w:val="24"/>
              </w:rPr>
              <w:t>Reliance on institutional  knowledge to understand processes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A408827" w14:textId="12F1ECEB"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 xml:space="preserve"> Complete inventory of processes mapped to  capabilities</w:t>
            </w:r>
          </w:p>
          <w:p w14:paraId="510ADDF8" w14:textId="21B6045D"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Process catalog</w:t>
            </w:r>
          </w:p>
          <w:p w14:paraId="0A3F544D"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BPMs available for all supporting processes</w:t>
            </w:r>
          </w:p>
          <w:p w14:paraId="3CE6DBD3"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Process documentation used for onboarding or training</w:t>
            </w:r>
          </w:p>
          <w:p w14:paraId="230569B1" w14:textId="0CA483FE"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Limited or informal documentation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BE8F404" w14:textId="77777777" w:rsidR="00DC5B99" w:rsidRPr="000A5A8C" w:rsidRDefault="00DC5B99" w:rsidP="00DC5B99">
            <w:pPr>
              <w:pStyle w:val="Tablebullet1"/>
              <w:rPr>
                <w:rFonts w:ascii="Aptos Narrow" w:hAnsi="Aptos Narrow"/>
                <w:sz w:val="24"/>
                <w:szCs w:val="24"/>
              </w:rPr>
            </w:pPr>
            <w:r w:rsidRPr="00DC5B99">
              <w:rPr>
                <w:rFonts w:ascii="Aptos Narrow" w:hAnsi="Aptos Narrow"/>
                <w:color w:val="000000"/>
                <w:sz w:val="24"/>
                <w:szCs w:val="24"/>
              </w:rPr>
              <w:t>BPMs compliant with BPMN 2.0 or internal standards</w:t>
            </w:r>
          </w:p>
          <w:p w14:paraId="4BFD72F4" w14:textId="45D7A7AB"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Centralized Process Catalog</w:t>
            </w:r>
          </w:p>
          <w:p w14:paraId="5353F3D7"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Modeling guidelines and documentation standards</w:t>
            </w:r>
          </w:p>
          <w:p w14:paraId="7E93A036"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themeColor="text1"/>
                <w:sz w:val="24"/>
                <w:szCs w:val="24"/>
              </w:rPr>
              <w:t>Verified consistency across process models</w:t>
            </w:r>
          </w:p>
          <w:p w14:paraId="3D37D9FB" w14:textId="423E28B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Periodic BPM quality or compliance assessments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B061C4"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Centralized modeling repository/tool</w:t>
            </w:r>
          </w:p>
          <w:p w14:paraId="49D37BF7"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Version history and change logs for BPMs</w:t>
            </w:r>
          </w:p>
          <w:p w14:paraId="70F3631A" w14:textId="48CC5D49"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Enterprise business process catalog</w:t>
            </w:r>
          </w:p>
          <w:p w14:paraId="0D70E10A" w14:textId="4C5364C8"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Documented relationships between processes, capabilities, and metrics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1A43E99" w14:textId="31D4E97D"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Formal review cadence for BPMs</w:t>
            </w:r>
          </w:p>
          <w:p w14:paraId="7F7D0F10"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Evidence of updates driven by metrics or insights</w:t>
            </w:r>
          </w:p>
          <w:p w14:paraId="55748EF0" w14:textId="7777777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Process improvement logs or change requests</w:t>
            </w:r>
          </w:p>
          <w:p w14:paraId="035AB9D4" w14:textId="7CFFE5B7" w:rsidR="00DC5B99" w:rsidRPr="00DC5B99" w:rsidRDefault="00DC5B99" w:rsidP="00DC5B99">
            <w:pPr>
              <w:pStyle w:val="Tablebullet1"/>
              <w:rPr>
                <w:rFonts w:ascii="Aptos Narrow" w:hAnsi="Aptos Narrow"/>
                <w:sz w:val="24"/>
                <w:szCs w:val="24"/>
              </w:rPr>
            </w:pPr>
            <w:r w:rsidRPr="00DC5B99">
              <w:rPr>
                <w:rFonts w:ascii="Aptos Narrow" w:hAnsi="Aptos Narrow"/>
                <w:color w:val="000000"/>
                <w:sz w:val="24"/>
                <w:szCs w:val="24"/>
              </w:rPr>
              <w:t>Alignment of BPM updates with capability or strategy changes</w:t>
            </w:r>
          </w:p>
        </w:tc>
      </w:tr>
    </w:tbl>
    <w:p w14:paraId="516A9367" w14:textId="77777777" w:rsidR="000C07EF" w:rsidRDefault="000C07EF" w:rsidP="00B85657">
      <w:pPr>
        <w:spacing w:after="0" w:line="240" w:lineRule="auto"/>
        <w:rPr>
          <w:rFonts w:ascii="Aptos Narrow" w:hAnsi="Aptos Narrow"/>
          <w:i/>
          <w:iCs/>
          <w:color w:val="000000"/>
        </w:rPr>
      </w:pPr>
    </w:p>
    <w:p w14:paraId="68E6BEB4" w14:textId="77777777" w:rsidR="00B85657" w:rsidRPr="00B85657" w:rsidRDefault="00B85657" w:rsidP="00B85657">
      <w:pPr>
        <w:spacing w:after="0" w:line="240" w:lineRule="auto"/>
        <w:rPr>
          <w:rFonts w:ascii="Aptos Narrow" w:eastAsiaTheme="minorEastAsia" w:hAnsi="Aptos Narrow"/>
          <w:i/>
          <w:iCs/>
          <w:color w:val="000000"/>
          <w:sz w:val="22"/>
          <w:szCs w:val="22"/>
        </w:rPr>
      </w:pPr>
    </w:p>
    <w:p w14:paraId="71ECAC5D" w14:textId="086BA911" w:rsidR="0049058C" w:rsidRPr="000267DC" w:rsidRDefault="0049058C" w:rsidP="0049058C">
      <w:pPr>
        <w:pStyle w:val="Heading2"/>
      </w:pPr>
      <w:bookmarkStart w:id="48" w:name="_Toc230252246"/>
      <w:r>
        <w:t xml:space="preserve">Table </w:t>
      </w:r>
      <w:r w:rsidR="005C763D">
        <w:t>18</w:t>
      </w:r>
      <w:r>
        <w:t xml:space="preserve">: </w:t>
      </w:r>
      <w:r w:rsidRPr="000267DC">
        <w:t>Aspect</w:t>
      </w:r>
      <w:r>
        <w:t xml:space="preserve"> –</w:t>
      </w:r>
      <w:r w:rsidRPr="000267DC">
        <w:t xml:space="preserve"> </w:t>
      </w:r>
      <w:r>
        <w:t>Business Process</w:t>
      </w:r>
      <w:r w:rsidR="003B72E3">
        <w:t xml:space="preserve"> Governance</w:t>
      </w:r>
      <w:bookmarkEnd w:id="48"/>
      <w:r w:rsidR="003B72E3">
        <w:t xml:space="preserve"> </w:t>
      </w:r>
      <w:r>
        <w:t xml:space="preserve"> </w:t>
      </w:r>
    </w:p>
    <w:p w14:paraId="29F4AF6A" w14:textId="483F6422" w:rsidR="00FE2A5B" w:rsidRPr="004742F0" w:rsidRDefault="00FE2A5B" w:rsidP="00240640">
      <w:pPr>
        <w:spacing w:after="0" w:line="240" w:lineRule="auto"/>
        <w:rPr>
          <w:rFonts w:ascii="Aptos Narrow" w:eastAsiaTheme="minorEastAsia" w:hAnsi="Aptos Narrow"/>
          <w:i/>
          <w:iCs/>
          <w:color w:val="000000"/>
        </w:rPr>
      </w:pPr>
      <w:r w:rsidRPr="004742F0">
        <w:rPr>
          <w:rFonts w:ascii="Aptos Narrow" w:eastAsiaTheme="minorEastAsia" w:hAnsi="Aptos Narrow"/>
          <w:i/>
          <w:iCs/>
          <w:color w:val="000000"/>
        </w:rPr>
        <w:t>Are specific individuals assigned to process governance roles, and do they actively participate in governing the business processes that support this capability?</w:t>
      </w:r>
    </w:p>
    <w:tbl>
      <w:tblPr>
        <w:tblW w:w="5409" w:type="pct"/>
        <w:tblLayout w:type="fixed"/>
        <w:tblCellMar>
          <w:left w:w="14" w:type="dxa"/>
          <w:right w:w="14" w:type="dxa"/>
        </w:tblCellMar>
        <w:tblLook w:val="0420" w:firstRow="1" w:lastRow="0" w:firstColumn="0" w:lastColumn="0" w:noHBand="0" w:noVBand="1"/>
        <w:tblCaption w:val="Table 18: Aspect – Business Process Documentation"/>
        <w:tblDescription w:val="Table 18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F802C9" w:rsidRPr="000D78CE" w14:paraId="45741E34" w14:textId="77777777" w:rsidTr="006F1922">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DFA1DA8"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50896D"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1: </w:t>
            </w:r>
            <w:r w:rsidRPr="004742F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FB4FACF"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2: </w:t>
            </w:r>
          </w:p>
          <w:p w14:paraId="2D06935E"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0505184"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3: </w:t>
            </w:r>
            <w:r w:rsidRPr="004742F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4542306"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4: </w:t>
            </w:r>
            <w:r w:rsidRPr="004742F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D07093"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5: </w:t>
            </w:r>
          </w:p>
          <w:p w14:paraId="697B979C" w14:textId="77777777" w:rsidR="00F802C9" w:rsidRPr="004742F0" w:rsidRDefault="00F802C9"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Optimized</w:t>
            </w:r>
          </w:p>
        </w:tc>
      </w:tr>
      <w:tr w:rsidR="00B4784F" w:rsidRPr="003614A3" w14:paraId="1EB3B93C" w14:textId="77777777" w:rsidTr="006F1922">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12B78543" w14:textId="11048439" w:rsidR="00B4784F" w:rsidRPr="00B4784F" w:rsidRDefault="00B4784F" w:rsidP="00B4784F">
            <w:pPr>
              <w:pStyle w:val="TableText"/>
              <w:keepNext/>
              <w:keepLines/>
              <w:rPr>
                <w:rFonts w:ascii="Aptos Narrow" w:hAnsi="Aptos Narrow"/>
                <w:b/>
                <w:sz w:val="24"/>
                <w:szCs w:val="24"/>
              </w:rPr>
            </w:pPr>
            <w:r w:rsidRPr="00B4784F">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D5EAA8C" w14:textId="77777777"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Process governance roles and responsibilities have not been established or assigned to individuals for the business processes that support the capability.</w:t>
            </w:r>
          </w:p>
          <w:p w14:paraId="63C19F2A" w14:textId="77777777" w:rsidR="00B4784F" w:rsidRPr="00B4784F" w:rsidRDefault="00B4784F" w:rsidP="00B4784F">
            <w:pPr>
              <w:pStyle w:val="TableText"/>
              <w:rPr>
                <w:rFonts w:ascii="Aptos Narrow" w:hAnsi="Aptos Narrow"/>
                <w:color w:val="000000"/>
                <w:sz w:val="24"/>
                <w:szCs w:val="24"/>
              </w:rPr>
            </w:pPr>
          </w:p>
          <w:p w14:paraId="2580230C" w14:textId="1603F417"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There is no clear accountability for process ownership, decision-making, or process governance.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4E96C03" w14:textId="77777777"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Process governance roles and responsibilities for the business processes supporting the capability have been identified and assigned to individuals (e.g., capability/business owner, process owner), and key process terms, definitions, and acronyms used to support the capability have been identified and documented.</w:t>
            </w:r>
          </w:p>
          <w:p w14:paraId="59E16C88" w14:textId="77777777" w:rsidR="00B4784F" w:rsidRPr="00B4784F" w:rsidRDefault="00B4784F" w:rsidP="00B4784F">
            <w:pPr>
              <w:pStyle w:val="TableText"/>
              <w:rPr>
                <w:rFonts w:ascii="Aptos Narrow" w:hAnsi="Aptos Narrow"/>
                <w:color w:val="000000"/>
                <w:sz w:val="24"/>
                <w:szCs w:val="24"/>
              </w:rPr>
            </w:pPr>
          </w:p>
          <w:p w14:paraId="3FCD56AE" w14:textId="380D7526"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Assigned individuals may not yet consistently participate in process governance decisions or manage process changes and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CBE1B66" w14:textId="77777777"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The SMA monitors the assignment of process governance roles to ensure minimal vacancy, and the assigned individuals actively participate in governing the business processes, including decision</w:t>
            </w:r>
            <w:r w:rsidRPr="00B4784F">
              <w:rPr>
                <w:rFonts w:ascii="Aptos Narrow" w:hAnsi="Aptos Narrow"/>
                <w:color w:val="000000"/>
                <w:sz w:val="24"/>
                <w:szCs w:val="24"/>
              </w:rPr>
              <w:noBreakHyphen/>
              <w:t>making related to process changes, standards, and alignment to the capability.</w:t>
            </w:r>
          </w:p>
          <w:p w14:paraId="542E023A" w14:textId="77777777" w:rsidR="00B4784F" w:rsidRPr="00B4784F" w:rsidRDefault="00B4784F" w:rsidP="00B4784F">
            <w:pPr>
              <w:pStyle w:val="TableText"/>
              <w:rPr>
                <w:rFonts w:ascii="Aptos Narrow" w:hAnsi="Aptos Narrow"/>
                <w:color w:val="000000"/>
                <w:sz w:val="24"/>
                <w:szCs w:val="24"/>
              </w:rPr>
            </w:pPr>
          </w:p>
          <w:p w14:paraId="43832A73" w14:textId="041853C0"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Governance information may not yet be centrally stored, searchable, or accessible through an enterprise repository. Stakeholders may still have limited visibility into governed processes, role assignments, and process definitions.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90F932B" w14:textId="77777777"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Process governance role assignments, process definitions, and key terms are stored in a central enterprise repository (e.g., business architecture or process catalog) and are accessible to stakeholders to search, discover, and understand the processes governed by the SMA.</w:t>
            </w:r>
          </w:p>
          <w:p w14:paraId="258DA44D" w14:textId="77777777" w:rsidR="00B4784F" w:rsidRPr="00B4784F" w:rsidRDefault="00B4784F" w:rsidP="00B4784F">
            <w:pPr>
              <w:pStyle w:val="TableText"/>
              <w:rPr>
                <w:rFonts w:ascii="Aptos Narrow" w:hAnsi="Aptos Narrow"/>
                <w:color w:val="000000"/>
                <w:sz w:val="24"/>
                <w:szCs w:val="24"/>
              </w:rPr>
            </w:pPr>
          </w:p>
          <w:p w14:paraId="1A00646F" w14:textId="45E4E2FB"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Process governance may not yet be regularly assessed against enterprise outcomes, policies, standards, and methodologies. Continuous governance improvement may not yet be fully institutionalized.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C19A3F5" w14:textId="1FF9FD6C" w:rsidR="00B4784F" w:rsidRPr="00B4784F" w:rsidRDefault="00B4784F" w:rsidP="00B4784F">
            <w:pPr>
              <w:pStyle w:val="TableText"/>
              <w:rPr>
                <w:rFonts w:ascii="Aptos Narrow" w:hAnsi="Aptos Narrow"/>
                <w:color w:val="000000"/>
                <w:sz w:val="24"/>
                <w:szCs w:val="24"/>
              </w:rPr>
            </w:pPr>
            <w:r w:rsidRPr="00B4784F">
              <w:rPr>
                <w:rFonts w:ascii="Aptos Narrow" w:hAnsi="Aptos Narrow"/>
                <w:color w:val="000000"/>
                <w:sz w:val="24"/>
                <w:szCs w:val="24"/>
              </w:rPr>
              <w:t>Business processes adhere to enterprise process governance outcomes, policies, standards, and methodologies and are regularly assessed to identify opportunities to improve process governance, effectiveness, and alignment with the supported capability.</w:t>
            </w:r>
          </w:p>
        </w:tc>
      </w:tr>
      <w:tr w:rsidR="00A32F87" w:rsidRPr="005703D5" w14:paraId="4D921F75" w14:textId="77777777" w:rsidTr="000D722A">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93EE01C" w14:textId="77777777" w:rsidR="00923D87" w:rsidRDefault="00A32F87" w:rsidP="00A32F87">
            <w:pPr>
              <w:pStyle w:val="TableText"/>
              <w:rPr>
                <w:rFonts w:ascii="Aptos Narrow" w:hAnsi="Aptos Narrow"/>
                <w:b/>
                <w:sz w:val="24"/>
                <w:szCs w:val="24"/>
              </w:rPr>
            </w:pPr>
            <w:r w:rsidRPr="00A32F87">
              <w:rPr>
                <w:rFonts w:ascii="Aptos Narrow" w:hAnsi="Aptos Narrow"/>
                <w:b/>
                <w:sz w:val="24"/>
                <w:szCs w:val="24"/>
              </w:rPr>
              <w:lastRenderedPageBreak/>
              <w:t>Suggested Documentation</w:t>
            </w:r>
            <w:r w:rsidR="00923D87">
              <w:rPr>
                <w:rFonts w:ascii="Aptos Narrow" w:hAnsi="Aptos Narrow"/>
                <w:b/>
                <w:sz w:val="24"/>
                <w:szCs w:val="24"/>
              </w:rPr>
              <w:t xml:space="preserve"> </w:t>
            </w:r>
          </w:p>
          <w:p w14:paraId="1C284B45" w14:textId="3A2FB8BE" w:rsidR="00923D87" w:rsidRDefault="00923D87" w:rsidP="00A32F87">
            <w:pPr>
              <w:pStyle w:val="TableText"/>
              <w:rPr>
                <w:rFonts w:ascii="Aptos Narrow" w:hAnsi="Aptos Narrow"/>
                <w:b/>
                <w:sz w:val="24"/>
                <w:szCs w:val="24"/>
              </w:rPr>
            </w:pPr>
            <w:r>
              <w:rPr>
                <w:rFonts w:ascii="Aptos Narrow" w:hAnsi="Aptos Narrow"/>
                <w:b/>
                <w:sz w:val="24"/>
                <w:szCs w:val="24"/>
              </w:rPr>
              <w:t xml:space="preserve"> </w:t>
            </w:r>
          </w:p>
          <w:p w14:paraId="50DC5947" w14:textId="77777777" w:rsidR="00923D87" w:rsidRDefault="00923D87" w:rsidP="00A32F87">
            <w:pPr>
              <w:pStyle w:val="TableText"/>
              <w:rPr>
                <w:rFonts w:ascii="Aptos Narrow" w:hAnsi="Aptos Narrow"/>
                <w:b/>
                <w:sz w:val="24"/>
                <w:szCs w:val="24"/>
              </w:rPr>
            </w:pPr>
            <w:r>
              <w:rPr>
                <w:rFonts w:ascii="Aptos Narrow" w:hAnsi="Aptos Narrow"/>
                <w:b/>
                <w:sz w:val="24"/>
                <w:szCs w:val="24"/>
              </w:rPr>
              <w:t xml:space="preserve"> (Each level should build on previous documentation as you progress in maturity.)</w:t>
            </w:r>
          </w:p>
          <w:p w14:paraId="187C05E0" w14:textId="3CB00969" w:rsidR="00A32F87" w:rsidRPr="00A32F87" w:rsidRDefault="00923D87" w:rsidP="00A32F87">
            <w:pPr>
              <w:pStyle w:val="TableText"/>
              <w:rPr>
                <w:rFonts w:ascii="Aptos Narrow" w:hAnsi="Aptos Narrow"/>
                <w:b/>
                <w:sz w:val="24"/>
                <w:szCs w:val="24"/>
              </w:rPr>
            </w:pPr>
            <w:r>
              <w:rPr>
                <w:rFonts w:ascii="Aptos Narrow" w:hAnsi="Aptos Narrow"/>
                <w:b/>
                <w:sz w:val="24"/>
                <w:szCs w:val="24"/>
              </w:rPr>
              <w:t xml:space="preserve"> </w:t>
            </w:r>
          </w:p>
          <w:p w14:paraId="68FA2BA7" w14:textId="77777777" w:rsidR="00A32F87" w:rsidRDefault="00A32F87" w:rsidP="00A32F87">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45FAC0E" w14:textId="211A592D" w:rsidR="00A32F87" w:rsidRPr="00A32F87" w:rsidRDefault="00A32F87" w:rsidP="00A32F87">
            <w:pPr>
              <w:pStyle w:val="TableText"/>
              <w:numPr>
                <w:ilvl w:val="0"/>
                <w:numId w:val="19"/>
              </w:numPr>
              <w:rPr>
                <w:rFonts w:ascii="Aptos Narrow" w:hAnsi="Aptos Narrow"/>
                <w:sz w:val="24"/>
                <w:szCs w:val="24"/>
              </w:rPr>
            </w:pPr>
            <w:r w:rsidRPr="00A32F87">
              <w:rPr>
                <w:rFonts w:ascii="Aptos Narrow" w:hAnsi="Aptos Narrow"/>
                <w:color w:val="000000"/>
                <w:sz w:val="24"/>
                <w:szCs w:val="24"/>
              </w:rPr>
              <w:t>  N/A –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21A78D8" w14:textId="59E6ED3F"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catalog (with role assignments)</w:t>
            </w:r>
          </w:p>
          <w:p w14:paraId="1FD14706" w14:textId="77777777" w:rsidR="00A32F87" w:rsidRPr="0037562F"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model view with roles identified</w:t>
            </w:r>
          </w:p>
          <w:p w14:paraId="2625A9B2" w14:textId="53A7C3EB" w:rsidR="00A32F87" w:rsidRPr="00A32F87" w:rsidRDefault="00A32F87" w:rsidP="00A32F87">
            <w:pPr>
              <w:pStyle w:val="Tablebullet1"/>
              <w:rPr>
                <w:rFonts w:ascii="Aptos Narrow" w:hAnsi="Aptos Narrow"/>
                <w:sz w:val="24"/>
                <w:szCs w:val="24"/>
              </w:rPr>
            </w:pPr>
            <w:r w:rsidRPr="00A32F87">
              <w:rPr>
                <w:rFonts w:ascii="Aptos Narrow" w:hAnsi="Aptos Narrow"/>
                <w:sz w:val="24"/>
                <w:szCs w:val="24"/>
              </w:rPr>
              <w:t xml:space="preserve">Documentation of </w:t>
            </w:r>
            <w:r w:rsidRPr="00A32F87">
              <w:rPr>
                <w:rFonts w:ascii="Aptos Narrow" w:hAnsi="Aptos Narrow"/>
                <w:color w:val="000000"/>
                <w:sz w:val="24"/>
                <w:szCs w:val="24"/>
              </w:rPr>
              <w:t>key process terms, definitions, and acronyms used to support the capability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2159DC6" w14:textId="77777777" w:rsidR="00A32F87" w:rsidRPr="00A32F87" w:rsidRDefault="00A32F87" w:rsidP="00A32F87">
            <w:pPr>
              <w:pStyle w:val="Tablebullet1"/>
              <w:rPr>
                <w:rFonts w:ascii="Aptos Narrow" w:hAnsi="Aptos Narrow"/>
                <w:color w:val="000000"/>
                <w:sz w:val="24"/>
                <w:szCs w:val="24"/>
              </w:rPr>
            </w:pPr>
            <w:r w:rsidRPr="00A32F87">
              <w:rPr>
                <w:rFonts w:ascii="Aptos Narrow" w:hAnsi="Aptos Narrow"/>
                <w:color w:val="000000" w:themeColor="text1"/>
                <w:sz w:val="24"/>
                <w:szCs w:val="24"/>
              </w:rPr>
              <w:t>Actor-to-Role RACI Matrix</w:t>
            </w:r>
          </w:p>
          <w:p w14:paraId="553A19D6" w14:textId="177E9265"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 xml:space="preserve"> </w:t>
            </w:r>
            <w:r w:rsidRPr="00A32F87">
              <w:rPr>
                <w:rFonts w:ascii="Aptos Narrow" w:hAnsi="Aptos Narrow"/>
                <w:sz w:val="24"/>
                <w:szCs w:val="24"/>
              </w:rPr>
              <w:t>Decisions documented with key decision makers noted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CFC55E" w14:textId="4387C9D7"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Central enterprise architecture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9615C32" w14:textId="558A7BE0"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governance diagram</w:t>
            </w:r>
          </w:p>
          <w:p w14:paraId="4BF9C26D" w14:textId="46BB4D9B"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SOPs</w:t>
            </w:r>
          </w:p>
          <w:p w14:paraId="4D6F9ACA" w14:textId="4258F5D2" w:rsidR="00A32F87" w:rsidRPr="00A32F87" w:rsidRDefault="00A32F87" w:rsidP="00A32F87">
            <w:pPr>
              <w:pStyle w:val="Tablebullet1"/>
              <w:rPr>
                <w:rFonts w:ascii="Aptos Narrow" w:hAnsi="Aptos Narrow"/>
                <w:sz w:val="24"/>
                <w:szCs w:val="24"/>
              </w:rPr>
            </w:pPr>
            <w:r w:rsidRPr="00A32F87">
              <w:rPr>
                <w:rFonts w:ascii="Aptos Narrow" w:hAnsi="Aptos Narrow"/>
                <w:color w:val="000000"/>
                <w:sz w:val="24"/>
                <w:szCs w:val="24"/>
              </w:rPr>
              <w:t>Process governance policy</w:t>
            </w:r>
          </w:p>
        </w:tc>
      </w:tr>
    </w:tbl>
    <w:p w14:paraId="4712F97D" w14:textId="77777777" w:rsidR="00F802C9" w:rsidRDefault="00F802C9" w:rsidP="00240640">
      <w:pPr>
        <w:spacing w:after="0" w:line="240" w:lineRule="auto"/>
        <w:rPr>
          <w:rFonts w:ascii="Aptos Narrow" w:hAnsi="Aptos Narrow"/>
          <w:i/>
          <w:iCs/>
          <w:color w:val="000000"/>
        </w:rPr>
      </w:pPr>
    </w:p>
    <w:p w14:paraId="6EBA3CE3" w14:textId="77777777" w:rsidR="00240640" w:rsidRPr="00240640" w:rsidRDefault="00240640" w:rsidP="00240640">
      <w:pPr>
        <w:spacing w:after="0" w:line="240" w:lineRule="auto"/>
        <w:rPr>
          <w:rFonts w:ascii="Aptos Narrow" w:eastAsiaTheme="minorEastAsia" w:hAnsi="Aptos Narrow"/>
          <w:i/>
          <w:iCs/>
          <w:color w:val="000000"/>
          <w:sz w:val="22"/>
          <w:szCs w:val="22"/>
        </w:rPr>
      </w:pPr>
    </w:p>
    <w:p w14:paraId="72DD7654" w14:textId="240D992E" w:rsidR="0049058C" w:rsidRPr="000267DC" w:rsidRDefault="0049058C" w:rsidP="0049058C">
      <w:pPr>
        <w:pStyle w:val="Heading2"/>
      </w:pPr>
      <w:bookmarkStart w:id="49" w:name="_Toc230252247"/>
      <w:r>
        <w:t xml:space="preserve">Table </w:t>
      </w:r>
      <w:r w:rsidR="005C763D">
        <w:t>19</w:t>
      </w:r>
      <w:r>
        <w:t xml:space="preserve">: </w:t>
      </w:r>
      <w:r w:rsidRPr="000267DC">
        <w:t>Aspect</w:t>
      </w:r>
      <w:r>
        <w:t xml:space="preserve"> –</w:t>
      </w:r>
      <w:r w:rsidRPr="000267DC">
        <w:t xml:space="preserve"> </w:t>
      </w:r>
      <w:r>
        <w:t>Business Process</w:t>
      </w:r>
      <w:r w:rsidR="003B72E3">
        <w:t xml:space="preserve"> Automation</w:t>
      </w:r>
      <w:bookmarkEnd w:id="49"/>
      <w:r w:rsidR="003B72E3">
        <w:t xml:space="preserve"> </w:t>
      </w:r>
      <w:r>
        <w:t xml:space="preserve"> </w:t>
      </w:r>
    </w:p>
    <w:p w14:paraId="5443B046" w14:textId="77777777" w:rsidR="00240640" w:rsidRPr="004742F0" w:rsidRDefault="00240640" w:rsidP="00240640">
      <w:pPr>
        <w:spacing w:after="0" w:line="240" w:lineRule="auto"/>
        <w:rPr>
          <w:rFonts w:ascii="Aptos Narrow" w:eastAsiaTheme="minorEastAsia" w:hAnsi="Aptos Narrow"/>
          <w:i/>
          <w:iCs/>
          <w:color w:val="000000"/>
        </w:rPr>
      </w:pPr>
      <w:r w:rsidRPr="004742F0">
        <w:rPr>
          <w:rFonts w:ascii="Aptos Narrow" w:eastAsiaTheme="minorEastAsia" w:hAnsi="Aptos Narrow"/>
          <w:i/>
          <w:iCs/>
          <w:color w:val="000000"/>
        </w:rPr>
        <w:t>To what extent are business processes that support this capability deliberately designed, automated, governed, measured, and continuously improved?</w:t>
      </w:r>
    </w:p>
    <w:tbl>
      <w:tblPr>
        <w:tblW w:w="5409" w:type="pct"/>
        <w:tblLayout w:type="fixed"/>
        <w:tblCellMar>
          <w:left w:w="14" w:type="dxa"/>
          <w:right w:w="14" w:type="dxa"/>
        </w:tblCellMar>
        <w:tblLook w:val="0420" w:firstRow="1" w:lastRow="0" w:firstColumn="0" w:lastColumn="0" w:noHBand="0" w:noVBand="1"/>
        <w:tblCaption w:val="Table 19: Aspect – Business Process Documentation"/>
        <w:tblDescription w:val="Table 19 provides five levels of maturity criteria and suggested documentation for the aspect – Business Process Documentation, within the Business Architecture (BA) Maturity Criteria."/>
      </w:tblPr>
      <w:tblGrid>
        <w:gridCol w:w="1699"/>
        <w:gridCol w:w="2462"/>
        <w:gridCol w:w="2462"/>
        <w:gridCol w:w="2462"/>
        <w:gridCol w:w="2462"/>
        <w:gridCol w:w="2462"/>
      </w:tblGrid>
      <w:tr w:rsidR="004A5D60" w:rsidRPr="004742F0" w14:paraId="4B3C9CEB" w14:textId="77777777" w:rsidTr="000D722A">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D4A025"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6106B5B"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1: </w:t>
            </w:r>
            <w:r w:rsidRPr="004742F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EF35993"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2: </w:t>
            </w:r>
          </w:p>
          <w:p w14:paraId="38C03C3D"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1D3AFD9"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3: </w:t>
            </w:r>
            <w:r w:rsidRPr="004742F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0E00CE"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4: </w:t>
            </w:r>
            <w:r w:rsidRPr="004742F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141CB08"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5: </w:t>
            </w:r>
          </w:p>
          <w:p w14:paraId="1416D6D6" w14:textId="77777777" w:rsidR="004A5D60" w:rsidRPr="004742F0" w:rsidRDefault="004A5D60"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Optimized</w:t>
            </w:r>
          </w:p>
        </w:tc>
      </w:tr>
      <w:tr w:rsidR="000E4CB7" w:rsidRPr="004742F0" w14:paraId="5865E99F" w14:textId="77777777" w:rsidTr="000D722A">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F5CC0A7" w14:textId="2FDB3E07" w:rsidR="000E4CB7" w:rsidRPr="000E4CB7" w:rsidRDefault="000E4CB7" w:rsidP="000E4CB7">
            <w:pPr>
              <w:pStyle w:val="TableText"/>
              <w:keepNext/>
              <w:keepLines/>
              <w:rPr>
                <w:rFonts w:ascii="Aptos Narrow" w:hAnsi="Aptos Narrow"/>
                <w:b/>
                <w:sz w:val="24"/>
                <w:szCs w:val="24"/>
              </w:rPr>
            </w:pPr>
            <w:r w:rsidRPr="000E4CB7">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86BC5DF" w14:textId="77777777"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 xml:space="preserve">Business Process automation is minimal or nonexistent. </w:t>
            </w:r>
          </w:p>
          <w:p w14:paraId="4992D1CE" w14:textId="77777777" w:rsidR="000E4CB7" w:rsidRPr="000E4CB7" w:rsidRDefault="000E4CB7" w:rsidP="000E4CB7">
            <w:pPr>
              <w:pStyle w:val="TableText"/>
              <w:rPr>
                <w:rFonts w:ascii="Aptos Narrow" w:hAnsi="Aptos Narrow"/>
                <w:color w:val="000000"/>
                <w:sz w:val="24"/>
                <w:szCs w:val="24"/>
              </w:rPr>
            </w:pPr>
          </w:p>
          <w:p w14:paraId="2087A4DA" w14:textId="77777777"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Processes supporting the capability are largely manual, with heavy reliance on spreadsheets, email, and individual workarounds.</w:t>
            </w:r>
          </w:p>
          <w:p w14:paraId="0ECC10F2" w14:textId="77777777" w:rsidR="000E4CB7" w:rsidRPr="000E4CB7" w:rsidRDefault="000E4CB7" w:rsidP="000E4CB7">
            <w:pPr>
              <w:pStyle w:val="TableText"/>
              <w:rPr>
                <w:rFonts w:ascii="Aptos Narrow" w:hAnsi="Aptos Narrow"/>
                <w:color w:val="000000"/>
                <w:sz w:val="24"/>
                <w:szCs w:val="24"/>
              </w:rPr>
            </w:pPr>
          </w:p>
          <w:p w14:paraId="5457CC57" w14:textId="10A45508" w:rsidR="000E4CB7" w:rsidRPr="000E4CB7" w:rsidRDefault="000E4CB7" w:rsidP="000E4CB7">
            <w:pPr>
              <w:pStyle w:val="TableText"/>
              <w:rPr>
                <w:rFonts w:ascii="Aptos Narrow" w:hAnsi="Aptos Narrow"/>
                <w:color w:val="000000"/>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DF1EAE1" w14:textId="77777777"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Isolated or tactical automation exists for parts of the process, often using basic tools or scripts. Automation efforts are reactive and focused on local efficiency rather than end</w:t>
            </w:r>
            <w:r w:rsidRPr="000E4CB7">
              <w:rPr>
                <w:rFonts w:ascii="Aptos Narrow" w:hAnsi="Aptos Narrow"/>
                <w:color w:val="000000"/>
                <w:sz w:val="24"/>
                <w:szCs w:val="24"/>
              </w:rPr>
              <w:noBreakHyphen/>
              <w:t>to</w:t>
            </w:r>
            <w:r w:rsidRPr="000E4CB7">
              <w:rPr>
                <w:rFonts w:ascii="Aptos Narrow" w:hAnsi="Aptos Narrow"/>
                <w:color w:val="000000"/>
                <w:sz w:val="24"/>
                <w:szCs w:val="24"/>
              </w:rPr>
              <w:noBreakHyphen/>
              <w:t xml:space="preserve">end capability support. </w:t>
            </w:r>
          </w:p>
          <w:p w14:paraId="04CC8233" w14:textId="77777777" w:rsidR="000E4CB7" w:rsidRPr="000E4CB7" w:rsidRDefault="000E4CB7" w:rsidP="000E4CB7">
            <w:pPr>
              <w:pStyle w:val="TableText"/>
              <w:rPr>
                <w:rFonts w:ascii="Aptos Narrow" w:hAnsi="Aptos Narrow"/>
                <w:color w:val="000000"/>
                <w:sz w:val="24"/>
                <w:szCs w:val="24"/>
              </w:rPr>
            </w:pPr>
          </w:p>
          <w:p w14:paraId="34AB8471" w14:textId="77777777"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Limited standards, reuse, or governance are applied.</w:t>
            </w:r>
          </w:p>
          <w:p w14:paraId="3304B972" w14:textId="77777777" w:rsidR="000E4CB7" w:rsidRPr="000E4CB7" w:rsidRDefault="000E4CB7" w:rsidP="000E4CB7">
            <w:pPr>
              <w:pStyle w:val="TableText"/>
              <w:rPr>
                <w:rFonts w:ascii="Aptos Narrow" w:hAnsi="Aptos Narrow"/>
                <w:color w:val="000000"/>
                <w:sz w:val="24"/>
                <w:szCs w:val="24"/>
              </w:rPr>
            </w:pPr>
          </w:p>
          <w:p w14:paraId="4747013E" w14:textId="77922DBF" w:rsidR="000E4CB7" w:rsidRPr="000E4CB7" w:rsidRDefault="000E4CB7" w:rsidP="000E4CB7">
            <w:pPr>
              <w:pStyle w:val="TableText"/>
              <w:rPr>
                <w:rFonts w:ascii="Aptos Narrow" w:hAnsi="Aptos Narrow"/>
                <w:color w:val="000000"/>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57628EA" w14:textId="77777777"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Automation is formally designed and standardized for key processes supporting the capability. Common tools and platforms are adopted, processes are mapped prior to automation, and automation follows defined patterns. Documentation, roles, and controls are established.</w:t>
            </w:r>
          </w:p>
          <w:p w14:paraId="510CA2BA" w14:textId="77777777" w:rsidR="000E4CB7" w:rsidRPr="000E4CB7" w:rsidRDefault="000E4CB7" w:rsidP="000E4CB7">
            <w:pPr>
              <w:pStyle w:val="TableText"/>
              <w:rPr>
                <w:rFonts w:ascii="Aptos Narrow" w:hAnsi="Aptos Narrow"/>
                <w:color w:val="000000"/>
                <w:sz w:val="24"/>
                <w:szCs w:val="24"/>
              </w:rPr>
            </w:pPr>
          </w:p>
          <w:p w14:paraId="0A0786FC" w14:textId="6CCB8E03"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Automation is not centrally governed, measured, monitored, or integrated across the full capability. Exception handling, lifecycle management, and performance reporting may not yet be mature.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2090757" w14:textId="77777777"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Automation is centrally governed, measured, and integrated across the capability. End</w:t>
            </w:r>
            <w:r w:rsidRPr="000E4CB7">
              <w:rPr>
                <w:rFonts w:ascii="Aptos Narrow" w:hAnsi="Aptos Narrow"/>
                <w:color w:val="000000"/>
                <w:sz w:val="24"/>
                <w:szCs w:val="24"/>
              </w:rPr>
              <w:noBreakHyphen/>
              <w:t>to</w:t>
            </w:r>
            <w:r w:rsidRPr="000E4CB7">
              <w:rPr>
                <w:rFonts w:ascii="Aptos Narrow" w:hAnsi="Aptos Narrow"/>
                <w:color w:val="000000"/>
                <w:sz w:val="24"/>
                <w:szCs w:val="24"/>
              </w:rPr>
              <w:noBreakHyphen/>
              <w:t>end processes are automated where appropriate, with performance metrics, monitoring, exception handling, and lifecycle management in place. Automation reliably supports business outcomes.</w:t>
            </w:r>
          </w:p>
          <w:p w14:paraId="7F6B55CA" w14:textId="77777777" w:rsidR="000E4CB7" w:rsidRPr="000E4CB7" w:rsidRDefault="000E4CB7" w:rsidP="000E4CB7">
            <w:pPr>
              <w:pStyle w:val="TableText"/>
              <w:rPr>
                <w:rFonts w:ascii="Aptos Narrow" w:hAnsi="Aptos Narrow"/>
                <w:color w:val="000000"/>
                <w:sz w:val="24"/>
                <w:szCs w:val="24"/>
              </w:rPr>
            </w:pPr>
          </w:p>
          <w:p w14:paraId="5DD234C2" w14:textId="53C727A2"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Automation is not yet continuously optimized through advanced technologies, predictive insights, feedback loops, or innovation-focused improvement practices.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43ECDB1" w14:textId="2BF960BF" w:rsidR="000E4CB7" w:rsidRPr="000E4CB7" w:rsidRDefault="000E4CB7" w:rsidP="000E4CB7">
            <w:pPr>
              <w:pStyle w:val="TableText"/>
              <w:rPr>
                <w:rFonts w:ascii="Aptos Narrow" w:hAnsi="Aptos Narrow"/>
                <w:color w:val="000000"/>
                <w:sz w:val="24"/>
                <w:szCs w:val="24"/>
              </w:rPr>
            </w:pPr>
            <w:r w:rsidRPr="000E4CB7">
              <w:rPr>
                <w:rFonts w:ascii="Aptos Narrow" w:hAnsi="Aptos Narrow"/>
                <w:color w:val="000000"/>
                <w:sz w:val="24"/>
                <w:szCs w:val="24"/>
              </w:rPr>
              <w:t>Automation is continuously optimized and intelligent. Advanced technologies (e.g.,</w:t>
            </w:r>
            <w:r w:rsidRPr="000E4CB7">
              <w:rPr>
                <w:sz w:val="24"/>
                <w:szCs w:val="24"/>
              </w:rPr>
              <w:t xml:space="preserve"> </w:t>
            </w:r>
            <w:r w:rsidRPr="000E4CB7">
              <w:rPr>
                <w:rFonts w:ascii="Aptos Narrow" w:hAnsi="Aptos Narrow"/>
                <w:color w:val="000000"/>
                <w:sz w:val="24"/>
                <w:szCs w:val="24"/>
              </w:rPr>
              <w:t>Robotic process automation, orchestration, low</w:t>
            </w:r>
            <w:r w:rsidRPr="000E4CB7">
              <w:rPr>
                <w:rFonts w:ascii="Aptos Narrow" w:hAnsi="Aptos Narrow"/>
                <w:color w:val="000000"/>
                <w:sz w:val="24"/>
                <w:szCs w:val="24"/>
              </w:rPr>
              <w:noBreakHyphen/>
              <w:t>code, Artificial Intelligence/Machine Learning) are leveraged to improve speed, quality, and adaptability. Data</w:t>
            </w:r>
            <w:r w:rsidRPr="000E4CB7">
              <w:rPr>
                <w:rFonts w:ascii="Aptos Narrow" w:hAnsi="Aptos Narrow"/>
                <w:color w:val="000000"/>
                <w:sz w:val="24"/>
                <w:szCs w:val="24"/>
              </w:rPr>
              <w:noBreakHyphen/>
              <w:t>driven insights and continuous feedback loops drive ongoing capability enhancement and innovation.</w:t>
            </w:r>
          </w:p>
        </w:tc>
      </w:tr>
      <w:tr w:rsidR="000E4CB7" w:rsidRPr="005703D5" w14:paraId="3C48E4AB" w14:textId="77777777" w:rsidTr="000D722A">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EF0D7A3" w14:textId="77777777" w:rsidR="00DD7E2E" w:rsidRDefault="000E4CB7" w:rsidP="000E4CB7">
            <w:pPr>
              <w:pStyle w:val="TableText"/>
              <w:rPr>
                <w:rFonts w:ascii="Aptos Narrow" w:hAnsi="Aptos Narrow"/>
                <w:b/>
                <w:sz w:val="24"/>
                <w:szCs w:val="24"/>
              </w:rPr>
            </w:pPr>
            <w:r w:rsidRPr="000E4CB7">
              <w:rPr>
                <w:rFonts w:ascii="Aptos Narrow" w:hAnsi="Aptos Narrow"/>
                <w:b/>
                <w:sz w:val="24"/>
                <w:szCs w:val="24"/>
              </w:rPr>
              <w:lastRenderedPageBreak/>
              <w:t>Suggested Documentation</w:t>
            </w:r>
          </w:p>
          <w:p w14:paraId="5989191A" w14:textId="77777777" w:rsidR="00DD7E2E" w:rsidRDefault="00DD7E2E" w:rsidP="000E4CB7">
            <w:pPr>
              <w:pStyle w:val="TableText"/>
            </w:pPr>
          </w:p>
          <w:p w14:paraId="7B94D9E7" w14:textId="77777777" w:rsidR="00DD7E2E" w:rsidRDefault="00DD7E2E" w:rsidP="00DD7E2E">
            <w:pPr>
              <w:pStyle w:val="TableText"/>
              <w:rPr>
                <w:rFonts w:ascii="Aptos Narrow" w:hAnsi="Aptos Narrow"/>
                <w:b/>
                <w:sz w:val="24"/>
                <w:szCs w:val="24"/>
              </w:rPr>
            </w:pPr>
            <w:r>
              <w:rPr>
                <w:rFonts w:ascii="Aptos Narrow" w:hAnsi="Aptos Narrow"/>
                <w:b/>
                <w:sz w:val="24"/>
                <w:szCs w:val="24"/>
              </w:rPr>
              <w:t>(Each level should build on previous documentation as you progress in maturity.)</w:t>
            </w:r>
          </w:p>
          <w:p w14:paraId="2C997F71" w14:textId="288D8DE3" w:rsidR="00923D87" w:rsidRDefault="00923D87" w:rsidP="000E4CB7">
            <w:pPr>
              <w:pStyle w:val="TableText"/>
              <w:rPr>
                <w:rFonts w:ascii="Aptos Narrow" w:hAnsi="Aptos Narrow"/>
                <w:b/>
                <w:sz w:val="24"/>
                <w:szCs w:val="24"/>
              </w:rPr>
            </w:pPr>
            <w:r>
              <w:rPr>
                <w:rFonts w:ascii="Aptos Narrow" w:hAnsi="Aptos Narrow"/>
                <w:b/>
                <w:sz w:val="24"/>
                <w:szCs w:val="24"/>
              </w:rPr>
              <w:t xml:space="preserve"> </w:t>
            </w:r>
          </w:p>
          <w:p w14:paraId="17BAD7A9" w14:textId="77777777" w:rsidR="00923D87" w:rsidRDefault="00923D87" w:rsidP="000E4CB7">
            <w:pPr>
              <w:pStyle w:val="TableText"/>
              <w:rPr>
                <w:rFonts w:ascii="Aptos Narrow" w:hAnsi="Aptos Narrow"/>
                <w:b/>
                <w:sz w:val="24"/>
                <w:szCs w:val="24"/>
              </w:rPr>
            </w:pPr>
            <w:r>
              <w:rPr>
                <w:rFonts w:ascii="Aptos Narrow" w:hAnsi="Aptos Narrow"/>
                <w:b/>
                <w:sz w:val="24"/>
                <w:szCs w:val="24"/>
              </w:rPr>
              <w:t xml:space="preserve"> </w:t>
            </w:r>
          </w:p>
          <w:p w14:paraId="75F03E6A" w14:textId="6F6D995A" w:rsidR="00923D87" w:rsidRDefault="00923D87" w:rsidP="000E4CB7">
            <w:pPr>
              <w:pStyle w:val="TableText"/>
              <w:rPr>
                <w:rFonts w:ascii="Aptos Narrow" w:hAnsi="Aptos Narrow"/>
                <w:b/>
                <w:sz w:val="24"/>
                <w:szCs w:val="24"/>
              </w:rPr>
            </w:pPr>
            <w:r>
              <w:rPr>
                <w:rFonts w:ascii="Aptos Narrow" w:hAnsi="Aptos Narrow"/>
                <w:b/>
                <w:sz w:val="24"/>
                <w:szCs w:val="24"/>
              </w:rPr>
              <w:t xml:space="preserve"> </w:t>
            </w:r>
          </w:p>
          <w:p w14:paraId="3EAB0F75" w14:textId="12C509E1" w:rsidR="000E4CB7" w:rsidRPr="000E4CB7" w:rsidRDefault="00923D87" w:rsidP="000E4CB7">
            <w:pPr>
              <w:pStyle w:val="TableText"/>
              <w:rPr>
                <w:rFonts w:ascii="Aptos Narrow" w:hAnsi="Aptos Narrow"/>
                <w:b/>
                <w:sz w:val="24"/>
                <w:szCs w:val="24"/>
              </w:rPr>
            </w:pPr>
            <w:r>
              <w:rPr>
                <w:rFonts w:ascii="Aptos Narrow" w:hAnsi="Aptos Narrow"/>
                <w:b/>
                <w:sz w:val="24"/>
                <w:szCs w:val="24"/>
              </w:rPr>
              <w:t xml:space="preserve"> </w:t>
            </w:r>
          </w:p>
          <w:p w14:paraId="437CDDBC" w14:textId="77777777" w:rsidR="000E4CB7" w:rsidRDefault="000E4CB7" w:rsidP="000E4CB7">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E5B3432" w14:textId="77777777" w:rsidR="000E4CB7" w:rsidRPr="000E4CB7" w:rsidRDefault="000E4CB7" w:rsidP="000E4CB7">
            <w:pPr>
              <w:pStyle w:val="TableText"/>
              <w:numPr>
                <w:ilvl w:val="0"/>
                <w:numId w:val="19"/>
              </w:numPr>
              <w:rPr>
                <w:rFonts w:ascii="Aptos Narrow" w:hAnsi="Aptos Narrow"/>
                <w:sz w:val="24"/>
                <w:szCs w:val="24"/>
              </w:rPr>
            </w:pPr>
            <w:r w:rsidRPr="000E4CB7">
              <w:rPr>
                <w:rFonts w:ascii="Aptos Narrow" w:hAnsi="Aptos Narrow"/>
                <w:color w:val="000000"/>
                <w:sz w:val="24"/>
                <w:szCs w:val="24"/>
              </w:rPr>
              <w:t>Emails</w:t>
            </w:r>
          </w:p>
          <w:p w14:paraId="6B0D6F82" w14:textId="77777777" w:rsidR="000E4CB7" w:rsidRPr="000E4CB7" w:rsidRDefault="000E4CB7" w:rsidP="000E4CB7">
            <w:pPr>
              <w:pStyle w:val="TableText"/>
              <w:numPr>
                <w:ilvl w:val="0"/>
                <w:numId w:val="19"/>
              </w:numPr>
              <w:rPr>
                <w:rFonts w:ascii="Aptos Narrow" w:hAnsi="Aptos Narrow"/>
                <w:sz w:val="24"/>
                <w:szCs w:val="24"/>
              </w:rPr>
            </w:pPr>
            <w:r w:rsidRPr="000E4CB7">
              <w:rPr>
                <w:rFonts w:ascii="Aptos Narrow" w:hAnsi="Aptos Narrow"/>
                <w:color w:val="000000"/>
                <w:sz w:val="24"/>
                <w:szCs w:val="24"/>
              </w:rPr>
              <w:t>Spreadsheets</w:t>
            </w:r>
          </w:p>
          <w:p w14:paraId="28535428" w14:textId="1504E5C0" w:rsidR="000E4CB7" w:rsidRPr="000E4CB7" w:rsidRDefault="000E4CB7" w:rsidP="000E4CB7">
            <w:pPr>
              <w:pStyle w:val="TableText"/>
              <w:numPr>
                <w:ilvl w:val="0"/>
                <w:numId w:val="19"/>
              </w:numPr>
              <w:rPr>
                <w:rFonts w:ascii="Aptos Narrow" w:hAnsi="Aptos Narrow"/>
                <w:sz w:val="24"/>
                <w:szCs w:val="24"/>
              </w:rPr>
            </w:pPr>
            <w:r w:rsidRPr="000E4CB7">
              <w:rPr>
                <w:rFonts w:ascii="Aptos Narrow" w:hAnsi="Aptos Narrow"/>
                <w:color w:val="000000"/>
                <w:sz w:val="24"/>
                <w:szCs w:val="24"/>
              </w:rPr>
              <w:t>Unstructured notes indicating manual execution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F8DE2C"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themeColor="text1"/>
                <w:sz w:val="24"/>
                <w:szCs w:val="24"/>
              </w:rPr>
              <w:t>Tool specific workflows</w:t>
            </w:r>
          </w:p>
          <w:p w14:paraId="17353D08" w14:textId="567019EC" w:rsidR="000E4CB7" w:rsidRPr="000E4CB7" w:rsidRDefault="000E4CB7" w:rsidP="000E4CB7">
            <w:pPr>
              <w:pStyle w:val="Tablebullet1"/>
              <w:rPr>
                <w:rFonts w:ascii="Aptos Narrow" w:hAnsi="Aptos Narrow"/>
                <w:sz w:val="24"/>
                <w:szCs w:val="24"/>
              </w:rPr>
            </w:pPr>
            <w:r w:rsidRPr="000E4CB7">
              <w:rPr>
                <w:rFonts w:ascii="Aptos Narrow" w:hAnsi="Aptos Narrow"/>
                <w:color w:val="000000" w:themeColor="text1"/>
                <w:sz w:val="24"/>
                <w:szCs w:val="24"/>
              </w:rPr>
              <w:t>Use of scripts, or  applications with limited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DA38CDF"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Approved process models</w:t>
            </w:r>
          </w:p>
          <w:p w14:paraId="3E9006D9"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Automation design standards</w:t>
            </w:r>
          </w:p>
          <w:p w14:paraId="70731CDE" w14:textId="14C91916"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Solution architecture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02895D6" w14:textId="3725370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Key performance indicators dashboards</w:t>
            </w:r>
          </w:p>
          <w:p w14:paraId="507D35AE"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Governance charters</w:t>
            </w:r>
          </w:p>
          <w:p w14:paraId="7AC5BD03" w14:textId="77777777" w:rsidR="000E4CB7" w:rsidRPr="000E4CB7" w:rsidRDefault="000E4CB7" w:rsidP="000E4CB7">
            <w:pPr>
              <w:pStyle w:val="Tablebullet1"/>
              <w:rPr>
                <w:rFonts w:ascii="Aptos Narrow" w:hAnsi="Aptos Narrow"/>
                <w:sz w:val="24"/>
                <w:szCs w:val="24"/>
              </w:rPr>
            </w:pPr>
            <w:r w:rsidRPr="000E4CB7">
              <w:rPr>
                <w:rFonts w:ascii="Aptos Narrow" w:hAnsi="Aptos Narrow"/>
                <w:sz w:val="24"/>
                <w:szCs w:val="24"/>
              </w:rPr>
              <w:t>Operational metrics</w:t>
            </w:r>
          </w:p>
          <w:p w14:paraId="0B275D00" w14:textId="39DAD726" w:rsidR="000E4CB7" w:rsidRPr="000E4CB7" w:rsidRDefault="000E4CB7" w:rsidP="000E4CB7">
            <w:pPr>
              <w:pStyle w:val="Tablebullet1"/>
              <w:rPr>
                <w:rFonts w:ascii="Aptos Narrow" w:hAnsi="Aptos Narrow"/>
                <w:sz w:val="24"/>
                <w:szCs w:val="24"/>
              </w:rPr>
            </w:pPr>
            <w:r w:rsidRPr="000E4CB7">
              <w:rPr>
                <w:rFonts w:ascii="Aptos Narrow" w:hAnsi="Aptos Narrow"/>
                <w:sz w:val="24"/>
                <w:szCs w:val="24"/>
              </w:rPr>
              <w:t>Exception reports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FE83255"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Process mining insights</w:t>
            </w:r>
          </w:p>
          <w:p w14:paraId="64D05021" w14:textId="7777777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Improvement backlogs</w:t>
            </w:r>
          </w:p>
          <w:p w14:paraId="7974A496" w14:textId="436F3E5A"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Automation return on investment (ROI) analyses</w:t>
            </w:r>
          </w:p>
          <w:p w14:paraId="0C588DE9" w14:textId="5D207AE7" w:rsidR="000E4CB7" w:rsidRPr="000E4CB7" w:rsidRDefault="000E4CB7" w:rsidP="000E4CB7">
            <w:pPr>
              <w:pStyle w:val="Tablebullet1"/>
              <w:rPr>
                <w:rFonts w:ascii="Aptos Narrow" w:hAnsi="Aptos Narrow"/>
                <w:sz w:val="24"/>
                <w:szCs w:val="24"/>
              </w:rPr>
            </w:pPr>
            <w:r w:rsidRPr="000E4CB7">
              <w:rPr>
                <w:rFonts w:ascii="Aptos Narrow" w:hAnsi="Aptos Narrow"/>
                <w:color w:val="000000"/>
                <w:sz w:val="24"/>
                <w:szCs w:val="24"/>
              </w:rPr>
              <w:t>Artificial Intelligence (AI)</w:t>
            </w:r>
            <w:r w:rsidRPr="000E4CB7">
              <w:rPr>
                <w:rFonts w:ascii="Aptos Narrow" w:hAnsi="Aptos Narrow"/>
                <w:color w:val="000000"/>
                <w:sz w:val="24"/>
                <w:szCs w:val="24"/>
              </w:rPr>
              <w:noBreakHyphen/>
              <w:t>enabled decision models</w:t>
            </w:r>
          </w:p>
        </w:tc>
      </w:tr>
    </w:tbl>
    <w:p w14:paraId="231C1169" w14:textId="77777777" w:rsidR="004A5D60" w:rsidRPr="00240640" w:rsidRDefault="004A5D60" w:rsidP="00240640">
      <w:pPr>
        <w:spacing w:after="0" w:line="240" w:lineRule="auto"/>
        <w:rPr>
          <w:rFonts w:ascii="Aptos Narrow" w:eastAsiaTheme="minorEastAsia" w:hAnsi="Aptos Narrow"/>
          <w:i/>
          <w:iCs/>
          <w:color w:val="000000"/>
          <w:sz w:val="22"/>
          <w:szCs w:val="22"/>
        </w:rPr>
      </w:pPr>
    </w:p>
    <w:p w14:paraId="7AA05E09" w14:textId="4A83BB93" w:rsidR="0049058C" w:rsidRPr="000267DC" w:rsidRDefault="0049058C" w:rsidP="0049058C">
      <w:pPr>
        <w:pStyle w:val="Heading2"/>
      </w:pPr>
      <w:bookmarkStart w:id="50" w:name="_Toc230252248"/>
      <w:r>
        <w:t xml:space="preserve">Table </w:t>
      </w:r>
      <w:r w:rsidR="00463893">
        <w:t>20</w:t>
      </w:r>
      <w:r>
        <w:t xml:space="preserve">: </w:t>
      </w:r>
      <w:r w:rsidRPr="000267DC">
        <w:t>Aspect</w:t>
      </w:r>
      <w:r>
        <w:t xml:space="preserve"> –</w:t>
      </w:r>
      <w:r w:rsidRPr="000267DC">
        <w:t xml:space="preserve"> </w:t>
      </w:r>
      <w:r>
        <w:t xml:space="preserve">Business Process </w:t>
      </w:r>
      <w:r w:rsidR="003B72E3">
        <w:t>Reporting</w:t>
      </w:r>
      <w:bookmarkEnd w:id="50"/>
      <w:r>
        <w:t xml:space="preserve"> </w:t>
      </w:r>
    </w:p>
    <w:p w14:paraId="6DFAB23B" w14:textId="77777777" w:rsidR="00E47F75" w:rsidRPr="004742F0" w:rsidRDefault="00E47F75" w:rsidP="00E47F75">
      <w:pPr>
        <w:spacing w:after="0" w:line="240" w:lineRule="auto"/>
        <w:rPr>
          <w:rFonts w:ascii="Aptos Narrow" w:eastAsiaTheme="minorEastAsia" w:hAnsi="Aptos Narrow"/>
          <w:i/>
          <w:iCs/>
          <w:color w:val="000000"/>
        </w:rPr>
      </w:pPr>
      <w:r w:rsidRPr="004742F0">
        <w:rPr>
          <w:rFonts w:ascii="Aptos Narrow" w:eastAsiaTheme="minorEastAsia" w:hAnsi="Aptos Narrow"/>
          <w:i/>
          <w:iCs/>
          <w:color w:val="000000"/>
        </w:rPr>
        <w:t>Are the reports that are created to support this process documented and traceable to the specific data used to create each report?</w:t>
      </w:r>
    </w:p>
    <w:tbl>
      <w:tblPr>
        <w:tblW w:w="5409" w:type="pct"/>
        <w:tblLayout w:type="fixed"/>
        <w:tblCellMar>
          <w:left w:w="14" w:type="dxa"/>
          <w:right w:w="14" w:type="dxa"/>
        </w:tblCellMar>
        <w:tblLook w:val="0420" w:firstRow="1" w:lastRow="0" w:firstColumn="0" w:lastColumn="0" w:noHBand="0" w:noVBand="1"/>
        <w:tblCaption w:val="Table 20: Aspect – Business Process Reporting"/>
        <w:tblDescription w:val="Table 20 provides five levels of maturity criteria and suggested documentation for the aspect – Business Process Reporting, within the Business Architecture (BA) Maturity Criteria."/>
      </w:tblPr>
      <w:tblGrid>
        <w:gridCol w:w="1699"/>
        <w:gridCol w:w="2462"/>
        <w:gridCol w:w="2462"/>
        <w:gridCol w:w="2462"/>
        <w:gridCol w:w="2462"/>
        <w:gridCol w:w="2462"/>
      </w:tblGrid>
      <w:tr w:rsidR="00187E73" w:rsidRPr="004742F0" w14:paraId="1D3CFA85" w14:textId="77777777" w:rsidTr="00867C78">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0B391CA" w14:textId="1020D400"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3ECC388" w14:textId="5671C689"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1: </w:t>
            </w:r>
            <w:r w:rsidRPr="004742F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DA5AFF" w14:textId="77777777"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2: </w:t>
            </w:r>
          </w:p>
          <w:p w14:paraId="7D160761" w14:textId="04E1D1B1"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25FF4F" w14:textId="663619BD"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3: </w:t>
            </w:r>
            <w:r w:rsidRPr="004742F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9C06945" w14:textId="44864878"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4: </w:t>
            </w:r>
            <w:r w:rsidRPr="004742F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E96F124" w14:textId="77777777"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5: </w:t>
            </w:r>
          </w:p>
          <w:p w14:paraId="2593414D" w14:textId="2FADF235" w:rsidR="00187E73" w:rsidRPr="004742F0" w:rsidRDefault="00187E73" w:rsidP="00187E73">
            <w:pPr>
              <w:pStyle w:val="TableColumnHeading"/>
              <w:keepNext/>
              <w:keepLines/>
              <w:spacing w:before="60" w:after="60"/>
              <w:rPr>
                <w:rFonts w:ascii="Aptos Narrow" w:hAnsi="Aptos Narrow"/>
                <w:sz w:val="24"/>
                <w:szCs w:val="24"/>
              </w:rPr>
            </w:pPr>
            <w:r w:rsidRPr="004742F0">
              <w:rPr>
                <w:rFonts w:ascii="Aptos Narrow" w:hAnsi="Aptos Narrow"/>
                <w:sz w:val="24"/>
                <w:szCs w:val="24"/>
              </w:rPr>
              <w:t>Optimized</w:t>
            </w:r>
          </w:p>
        </w:tc>
      </w:tr>
      <w:tr w:rsidR="00756DE3" w:rsidRPr="004742F0" w14:paraId="2A0CB0EE" w14:textId="77777777" w:rsidTr="00867C78">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7638819" w14:textId="7B8774D3" w:rsidR="00756DE3" w:rsidRPr="00756DE3" w:rsidRDefault="00756DE3" w:rsidP="00756DE3">
            <w:pPr>
              <w:pStyle w:val="TableText"/>
              <w:keepNext/>
              <w:keepLines/>
              <w:rPr>
                <w:rFonts w:ascii="Aptos Narrow" w:hAnsi="Aptos Narrow"/>
                <w:b/>
                <w:sz w:val="24"/>
                <w:szCs w:val="24"/>
              </w:rPr>
            </w:pPr>
            <w:r w:rsidRPr="00EC2E4B">
              <w:rPr>
                <w:rStyle w:val="normaltextrun"/>
                <w:rFonts w:ascii="Aptos Narrow" w:eastAsiaTheme="majorEastAsia" w:hAnsi="Aptos Narrow" w:cs="Segoe UI"/>
                <w:b/>
                <w:sz w:val="24"/>
                <w:szCs w:val="24"/>
              </w:rPr>
              <w:t>Maturity Criteria</w:t>
            </w:r>
            <w:r w:rsidR="00867C78" w:rsidRPr="00EC2E4B">
              <w:rPr>
                <w:rStyle w:val="normaltextrun"/>
                <w:rFonts w:ascii="Aptos Narrow" w:eastAsiaTheme="majorEastAsia" w:hAnsi="Aptos Narrow" w:cs="Segoe UI"/>
                <w:b/>
                <w:sz w:val="24"/>
                <w:szCs w:val="24"/>
              </w:rPr>
              <w:t> </w:t>
            </w:r>
            <w:r w:rsidR="00867C78" w:rsidRPr="00EC2E4B">
              <w:rPr>
                <w:rStyle w:val="eop"/>
                <w:rFonts w:ascii="Aptos Narrow" w:eastAsiaTheme="majorEastAsia" w:hAnsi="Aptos Narrow" w:cs="Segoe UI"/>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5CA41BA"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Reports and measures that are produced to support this process have not been identified and documented. </w:t>
            </w:r>
            <w:r w:rsidRPr="0018077B">
              <w:rPr>
                <w:rStyle w:val="eop"/>
                <w:rFonts w:ascii="Aptos Narrow" w:eastAsiaTheme="majorEastAsia" w:hAnsi="Aptos Narrow" w:cs="Segoe UI"/>
              </w:rPr>
              <w:t> </w:t>
            </w:r>
          </w:p>
          <w:p w14:paraId="7B4844B9"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eop"/>
                <w:rFonts w:ascii="Aptos Narrow" w:eastAsiaTheme="majorEastAsia" w:hAnsi="Aptos Narrow" w:cs="Segoe UI"/>
              </w:rPr>
              <w:t> </w:t>
            </w:r>
          </w:p>
          <w:p w14:paraId="5069015F" w14:textId="1E816A57" w:rsidR="00756DE3" w:rsidRPr="0018077B" w:rsidRDefault="00756DE3" w:rsidP="00756DE3">
            <w:pPr>
              <w:pStyle w:val="TableText"/>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There is no reliable basis for report governance or quality assessment.</w:t>
            </w:r>
            <w:r w:rsidR="00867C78" w:rsidRPr="0018077B">
              <w:rPr>
                <w:rStyle w:val="eop"/>
                <w:rFonts w:ascii="Aptos Narrow" w:eastAsiaTheme="majorEastAsia" w:hAnsi="Aptos Narrow" w:cs="Segoe UI"/>
                <w:color w:val="auto"/>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C4FC38A"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Reports and measures that are produced to support this process have been identified and documented. </w:t>
            </w:r>
            <w:r w:rsidRPr="0018077B">
              <w:rPr>
                <w:rStyle w:val="eop"/>
                <w:rFonts w:ascii="Aptos Narrow" w:eastAsiaTheme="majorEastAsia" w:hAnsi="Aptos Narrow" w:cs="Segoe UI"/>
              </w:rPr>
              <w:t> </w:t>
            </w:r>
          </w:p>
          <w:p w14:paraId="7B0D621E"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eop"/>
                <w:rFonts w:ascii="Aptos Narrow" w:eastAsiaTheme="majorEastAsia" w:hAnsi="Aptos Narrow" w:cs="Segoe UI"/>
              </w:rPr>
              <w:t> </w:t>
            </w:r>
          </w:p>
          <w:p w14:paraId="67666EA1" w14:textId="4B7A02B2" w:rsidR="00756DE3" w:rsidRPr="0018077B" w:rsidRDefault="00756DE3" w:rsidP="00756DE3">
            <w:pPr>
              <w:pStyle w:val="TableText"/>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Consistent implementation may not yet be established.</w:t>
            </w:r>
            <w:r w:rsidR="00867C78" w:rsidRPr="0018077B">
              <w:rPr>
                <w:rStyle w:val="eop"/>
                <w:rFonts w:ascii="Aptos Narrow" w:eastAsiaTheme="majorEastAsia" w:hAnsi="Aptos Narrow" w:cs="Segoe UI"/>
                <w:color w:val="auto"/>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D62C6FB"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Reports and measure standards have been established and implemented and are delivered to key stakeholders to support this process.</w:t>
            </w:r>
            <w:r w:rsidRPr="0018077B">
              <w:rPr>
                <w:rStyle w:val="normaltextrun"/>
                <w:rFonts w:ascii="Aptos Narrow" w:eastAsiaTheme="majorEastAsia" w:hAnsi="Aptos Narrow" w:cs="Segoe UI"/>
                <w:strike/>
              </w:rPr>
              <w:t> </w:t>
            </w:r>
            <w:r w:rsidRPr="0018077B">
              <w:rPr>
                <w:rStyle w:val="eop"/>
                <w:rFonts w:ascii="Aptos Narrow" w:eastAsiaTheme="majorEastAsia" w:hAnsi="Aptos Narrow" w:cs="Segoe UI"/>
              </w:rPr>
              <w:t> </w:t>
            </w:r>
          </w:p>
          <w:p w14:paraId="41785C7B"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eop"/>
                <w:rFonts w:ascii="Aptos Narrow" w:eastAsiaTheme="majorEastAsia" w:hAnsi="Aptos Narrow" w:cs="Segoe UI"/>
              </w:rPr>
              <w:t> </w:t>
            </w:r>
          </w:p>
          <w:p w14:paraId="5FAEFD83" w14:textId="4180B798" w:rsidR="00756DE3" w:rsidRPr="0018077B" w:rsidRDefault="00756DE3" w:rsidP="00756DE3">
            <w:pPr>
              <w:pStyle w:val="TableText"/>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Detailed measure specifications and report definitions</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are not</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yet</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documented and</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traced to underlying information assets.</w:t>
            </w:r>
            <w:r w:rsidR="00867C78" w:rsidRPr="0018077B">
              <w:rPr>
                <w:rStyle w:val="eop"/>
                <w:rFonts w:ascii="Aptos Narrow" w:eastAsiaTheme="majorEastAsia" w:hAnsi="Aptos Narrow" w:cs="Segoe UI"/>
                <w:color w:val="auto"/>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06A2D9A"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normaltextrun"/>
                <w:rFonts w:ascii="Aptos Narrow" w:eastAsiaTheme="majorEastAsia" w:hAnsi="Aptos Narrow" w:cs="Segoe UI"/>
              </w:rPr>
              <w:t>Detailed measure specifications and report definitions have been documented and are tracked to the impacted information used to produce the measure and report in a central metadata repository. </w:t>
            </w:r>
            <w:r w:rsidRPr="0018077B">
              <w:rPr>
                <w:rStyle w:val="eop"/>
                <w:rFonts w:ascii="Aptos Narrow" w:eastAsiaTheme="majorEastAsia" w:hAnsi="Aptos Narrow" w:cs="Segoe UI"/>
              </w:rPr>
              <w:t> </w:t>
            </w:r>
          </w:p>
          <w:p w14:paraId="44644A88" w14:textId="77777777" w:rsidR="00867C78" w:rsidRPr="0018077B" w:rsidRDefault="00867C78" w:rsidP="00867C78">
            <w:pPr>
              <w:pStyle w:val="paragraph"/>
              <w:spacing w:before="0" w:beforeAutospacing="0" w:after="0" w:afterAutospacing="0"/>
              <w:textAlignment w:val="baseline"/>
              <w:rPr>
                <w:rFonts w:ascii="Segoe UI" w:hAnsi="Segoe UI" w:cs="Segoe UI"/>
              </w:rPr>
            </w:pPr>
            <w:r w:rsidRPr="0018077B">
              <w:rPr>
                <w:rStyle w:val="eop"/>
                <w:rFonts w:ascii="Aptos Narrow" w:eastAsiaTheme="majorEastAsia" w:hAnsi="Aptos Narrow" w:cs="Segoe UI"/>
              </w:rPr>
              <w:t> </w:t>
            </w:r>
          </w:p>
          <w:p w14:paraId="5740816D" w14:textId="568C2F3A" w:rsidR="00756DE3" w:rsidRPr="0018077B" w:rsidRDefault="00756DE3" w:rsidP="00756DE3">
            <w:pPr>
              <w:pStyle w:val="TableText"/>
              <w:rPr>
                <w:rFonts w:ascii="Aptos Narrow" w:hAnsi="Aptos Narrow"/>
                <w:color w:val="auto"/>
                <w:sz w:val="24"/>
                <w:szCs w:val="24"/>
              </w:rPr>
            </w:pPr>
            <w:r w:rsidRPr="0018077B">
              <w:rPr>
                <w:rStyle w:val="normaltextrun"/>
                <w:rFonts w:ascii="Aptos Narrow" w:eastAsiaTheme="majorEastAsia" w:hAnsi="Aptos Narrow" w:cs="Segoe UI"/>
                <w:color w:val="auto"/>
                <w:sz w:val="24"/>
                <w:szCs w:val="24"/>
              </w:rPr>
              <w:t>Reports and measures</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do</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not yet fully adhere to enterprise business intelligence standards, procedures, metadata requirements, and technology. Regular quality assessment and improvement</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is</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yet</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to</w:t>
            </w:r>
            <w:r w:rsidR="00867C78" w:rsidRPr="0018077B">
              <w:rPr>
                <w:rStyle w:val="normaltextrun"/>
                <w:rFonts w:ascii="Aptos Narrow" w:eastAsiaTheme="majorEastAsia" w:hAnsi="Aptos Narrow" w:cs="Segoe UI"/>
                <w:color w:val="auto"/>
                <w:sz w:val="24"/>
                <w:szCs w:val="24"/>
              </w:rPr>
              <w:t> </w:t>
            </w:r>
            <w:r w:rsidRPr="0018077B">
              <w:rPr>
                <w:rStyle w:val="normaltextrun"/>
                <w:rFonts w:ascii="Aptos Narrow" w:eastAsiaTheme="majorEastAsia" w:hAnsi="Aptos Narrow" w:cs="Segoe UI"/>
                <w:color w:val="auto"/>
                <w:sz w:val="24"/>
                <w:szCs w:val="24"/>
              </w:rPr>
              <w:t>be fully institutionalized.</w:t>
            </w:r>
            <w:r w:rsidR="00867C78" w:rsidRPr="0018077B">
              <w:rPr>
                <w:rStyle w:val="eop"/>
                <w:rFonts w:ascii="Aptos Narrow" w:eastAsiaTheme="majorEastAsia" w:hAnsi="Aptos Narrow" w:cs="Segoe UI"/>
                <w:color w:val="auto"/>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B20F95" w14:textId="2A734C19" w:rsidR="00756DE3" w:rsidRPr="00756DE3" w:rsidRDefault="00756DE3" w:rsidP="00756DE3">
            <w:pPr>
              <w:pStyle w:val="TableText"/>
              <w:rPr>
                <w:rFonts w:ascii="Aptos Narrow" w:hAnsi="Aptos Narrow"/>
                <w:color w:val="000000"/>
                <w:sz w:val="24"/>
                <w:szCs w:val="24"/>
              </w:rPr>
            </w:pPr>
            <w:r w:rsidRPr="00612E94">
              <w:rPr>
                <w:rStyle w:val="normaltextrun"/>
                <w:rFonts w:ascii="Aptos Narrow" w:eastAsiaTheme="majorEastAsia" w:hAnsi="Aptos Narrow" w:cs="Segoe UI"/>
                <w:color w:val="000000"/>
                <w:sz w:val="24"/>
                <w:szCs w:val="24"/>
              </w:rPr>
              <w:t>Reports and measures that are used to support this process adhere to enterprise business intelligence processes, procedures, standards, metadata and technology and are regularly assessed to improve the quality of the reports and measures.</w:t>
            </w:r>
            <w:r w:rsidR="00867C78" w:rsidRPr="00612E94">
              <w:rPr>
                <w:rStyle w:val="normaltextrun"/>
                <w:rFonts w:ascii="Aptos Narrow" w:eastAsiaTheme="majorEastAsia" w:hAnsi="Aptos Narrow" w:cs="Segoe UI"/>
                <w:color w:val="000000"/>
                <w:sz w:val="24"/>
                <w:szCs w:val="24"/>
              </w:rPr>
              <w:t> </w:t>
            </w:r>
            <w:r w:rsidR="00867C78" w:rsidRPr="00612E94">
              <w:rPr>
                <w:rStyle w:val="eop"/>
                <w:rFonts w:ascii="Aptos Narrow" w:eastAsiaTheme="majorEastAsia" w:hAnsi="Aptos Narrow" w:cs="Segoe UI"/>
                <w:color w:val="000000"/>
                <w:sz w:val="24"/>
                <w:szCs w:val="24"/>
              </w:rPr>
              <w:t> </w:t>
            </w:r>
          </w:p>
        </w:tc>
      </w:tr>
      <w:tr w:rsidR="00756DE3" w:rsidRPr="004742F0" w14:paraId="70CB9EAF" w14:textId="77777777" w:rsidTr="00867C78">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5DFAC7C" w14:textId="00BEEB18" w:rsidR="00330227" w:rsidRPr="007E37D5" w:rsidRDefault="00756DE3" w:rsidP="00A3594E">
            <w:pPr>
              <w:pStyle w:val="TableText"/>
              <w:rPr>
                <w:rFonts w:ascii="Aptos Narrow" w:hAnsi="Aptos Narrow"/>
                <w:b/>
                <w:sz w:val="24"/>
              </w:rPr>
            </w:pPr>
            <w:r w:rsidRPr="00A3594E">
              <w:rPr>
                <w:rFonts w:ascii="Aptos Narrow" w:eastAsiaTheme="majorEastAsia" w:hAnsi="Aptos Narrow"/>
                <w:b/>
                <w:sz w:val="24"/>
              </w:rPr>
              <w:t>Suggested Documentation</w:t>
            </w:r>
            <w:r w:rsidR="00330227" w:rsidRPr="00330227">
              <w:rPr>
                <w:rStyle w:val="eop"/>
                <w:rFonts w:ascii="Aptos Narrow" w:eastAsiaTheme="majorEastAsia" w:hAnsi="Aptos Narrow"/>
                <w:color w:val="000000"/>
              </w:rPr>
              <w:t> </w:t>
            </w:r>
          </w:p>
          <w:p w14:paraId="18C13107" w14:textId="77777777" w:rsidR="009A5593" w:rsidRDefault="009A5593" w:rsidP="009A5593">
            <w:pPr>
              <w:pStyle w:val="TableText"/>
              <w:rPr>
                <w:rFonts w:ascii="Aptos Narrow" w:hAnsi="Aptos Narrow"/>
                <w:b/>
                <w:sz w:val="24"/>
                <w:szCs w:val="24"/>
              </w:rPr>
            </w:pPr>
            <w:commentRangeStart w:id="51"/>
            <w:r>
              <w:rPr>
                <w:rFonts w:ascii="Aptos Narrow" w:hAnsi="Aptos Narrow"/>
                <w:b/>
                <w:sz w:val="24"/>
                <w:szCs w:val="24"/>
              </w:rPr>
              <w:t xml:space="preserve">(Each level should build on previous </w:t>
            </w:r>
            <w:r>
              <w:rPr>
                <w:rFonts w:ascii="Aptos Narrow" w:hAnsi="Aptos Narrow"/>
                <w:b/>
                <w:sz w:val="24"/>
                <w:szCs w:val="24"/>
              </w:rPr>
              <w:lastRenderedPageBreak/>
              <w:t>documentation as you progress in maturity.)</w:t>
            </w:r>
            <w:commentRangeEnd w:id="51"/>
            <w:r w:rsidR="0018077B">
              <w:rPr>
                <w:rStyle w:val="CommentReference"/>
                <w:rFonts w:ascii="Aptos Narrow" w:hAnsi="Aptos Narrow"/>
                <w:b/>
                <w:sz w:val="24"/>
                <w:szCs w:val="24"/>
              </w:rPr>
              <w:commentReference w:id="51"/>
            </w:r>
          </w:p>
          <w:p w14:paraId="39910F48" w14:textId="679A339F" w:rsidR="00923D87" w:rsidRDefault="00923D87" w:rsidP="00756DE3">
            <w:pPr>
              <w:pStyle w:val="TableText"/>
              <w:rPr>
                <w:rFonts w:ascii="Aptos Narrow" w:hAnsi="Aptos Narrow"/>
                <w:b/>
                <w:sz w:val="24"/>
                <w:szCs w:val="24"/>
              </w:rPr>
            </w:pPr>
            <w:r>
              <w:rPr>
                <w:rFonts w:ascii="Aptos Narrow" w:hAnsi="Aptos Narrow"/>
                <w:b/>
                <w:sz w:val="24"/>
                <w:szCs w:val="24"/>
              </w:rPr>
              <w:t xml:space="preserve"> </w:t>
            </w:r>
          </w:p>
          <w:p w14:paraId="4B507355" w14:textId="69AEB172" w:rsidR="00756DE3" w:rsidRPr="00330227" w:rsidRDefault="00923D87" w:rsidP="00330227">
            <w:pPr>
              <w:pStyle w:val="TableText"/>
              <w:rPr>
                <w:rFonts w:ascii="Aptos Narrow" w:hAnsi="Aptos Narrow"/>
                <w:b/>
                <w:sz w:val="24"/>
                <w:szCs w:val="24"/>
              </w:rPr>
            </w:pPr>
            <w:r>
              <w:rPr>
                <w:rFonts w:ascii="Aptos Narrow" w:hAnsi="Aptos Narrow"/>
                <w:b/>
                <w:sz w:val="24"/>
                <w:szCs w:val="24"/>
              </w:rPr>
              <w:t xml:space="preserve"> </w:t>
            </w:r>
            <w:r w:rsidR="00330227" w:rsidRPr="0018077B">
              <w:rPr>
                <w:rStyle w:val="eop"/>
                <w:rFonts w:ascii="Aptos Narrow" w:eastAsiaTheme="majorEastAsia" w:hAnsi="Aptos Narrow"/>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8654F08" w14:textId="4B50FCE0" w:rsidR="00756DE3" w:rsidRPr="00756DE3" w:rsidRDefault="00330227" w:rsidP="00756DE3">
            <w:pPr>
              <w:pStyle w:val="TableText"/>
              <w:numPr>
                <w:ilvl w:val="0"/>
                <w:numId w:val="19"/>
              </w:numPr>
              <w:rPr>
                <w:rFonts w:ascii="Aptos Narrow" w:hAnsi="Aptos Narrow"/>
                <w:sz w:val="24"/>
                <w:szCs w:val="24"/>
              </w:rPr>
            </w:pPr>
            <w:r w:rsidRPr="00127403">
              <w:rPr>
                <w:rStyle w:val="normaltextrun"/>
                <w:rFonts w:ascii="Arial" w:eastAsiaTheme="majorEastAsia" w:hAnsi="Arial" w:cs="Arial"/>
                <w:color w:val="000000"/>
                <w:sz w:val="24"/>
                <w:szCs w:val="24"/>
              </w:rPr>
              <w:lastRenderedPageBreak/>
              <w:t> </w:t>
            </w:r>
            <w:r w:rsidRPr="00127403">
              <w:rPr>
                <w:rStyle w:val="normaltextrun"/>
                <w:rFonts w:ascii="Aptos Narrow" w:eastAsiaTheme="majorEastAsia" w:hAnsi="Aptos Narrow" w:cs="Segoe UI"/>
                <w:color w:val="000000"/>
                <w:sz w:val="24"/>
                <w:szCs w:val="24"/>
              </w:rPr>
              <w:t>N</w:t>
            </w:r>
            <w:r w:rsidR="00756DE3" w:rsidRPr="00127403">
              <w:rPr>
                <w:rFonts w:ascii="Aptos Narrow" w:eastAsiaTheme="majorEastAsia" w:hAnsi="Aptos Narrow"/>
                <w:sz w:val="24"/>
                <w:szCs w:val="24"/>
              </w:rPr>
              <w:t>/A</w:t>
            </w:r>
            <w:r w:rsidR="00756DE3" w:rsidRPr="00127403">
              <w:rPr>
                <w:rFonts w:ascii="Aptos Narrow" w:eastAsiaTheme="majorEastAsia" w:hAnsi="Aptos Narrow"/>
                <w:color w:val="000000"/>
                <w:sz w:val="24"/>
                <w:szCs w:val="24"/>
              </w:rPr>
              <w:t>- none exists</w:t>
            </w:r>
            <w:r w:rsidRPr="00127403">
              <w:rPr>
                <w:rStyle w:val="eop"/>
                <w:rFonts w:ascii="Aptos Narrow" w:eastAsiaTheme="majorEastAsia" w:hAnsi="Aptos Narrow"/>
                <w:color w:val="000000"/>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B25C4CD" w14:textId="0F6F8407" w:rsidR="00330227" w:rsidRPr="00127403" w:rsidRDefault="00330227" w:rsidP="00C60F78">
            <w:pPr>
              <w:pStyle w:val="Tablebullet1"/>
              <w:rPr>
                <w:rFonts w:ascii="Aptos Narrow" w:hAnsi="Aptos Narrow"/>
                <w:color w:val="000000"/>
                <w:sz w:val="24"/>
                <w:szCs w:val="24"/>
              </w:rPr>
            </w:pPr>
            <w:r w:rsidRPr="00127403">
              <w:rPr>
                <w:rFonts w:ascii="Aptos Narrow" w:hAnsi="Aptos Narrow"/>
                <w:color w:val="000000"/>
                <w:sz w:val="24"/>
                <w:szCs w:val="24"/>
              </w:rPr>
              <w:t>Report</w:t>
            </w:r>
            <w:r w:rsidRPr="0018077B">
              <w:rPr>
                <w:rFonts w:ascii="Aptos Narrow" w:hAnsi="Aptos Narrow"/>
                <w:sz w:val="24"/>
                <w:szCs w:val="24"/>
              </w:rPr>
              <w:t> </w:t>
            </w:r>
            <w:r w:rsidRPr="00127403">
              <w:rPr>
                <w:rFonts w:ascii="Aptos Narrow" w:hAnsi="Aptos Narrow"/>
                <w:color w:val="000000"/>
                <w:sz w:val="24"/>
                <w:szCs w:val="24"/>
              </w:rPr>
              <w:t>catalog</w:t>
            </w:r>
            <w:r w:rsidRPr="00127403">
              <w:rPr>
                <w:rFonts w:ascii="Aptos Narrow" w:hAnsi="Aptos Narrow"/>
                <w:sz w:val="24"/>
                <w:szCs w:val="24"/>
              </w:rPr>
              <w:t> </w:t>
            </w:r>
          </w:p>
          <w:p w14:paraId="72FBEE52" w14:textId="6D6787B8" w:rsidR="00330227" w:rsidRPr="00127403" w:rsidRDefault="00330227" w:rsidP="00C60F78">
            <w:pPr>
              <w:pStyle w:val="Tablebullet1"/>
              <w:rPr>
                <w:rFonts w:ascii="Aptos Narrow" w:hAnsi="Aptos Narrow"/>
                <w:color w:val="000000"/>
                <w:sz w:val="24"/>
                <w:szCs w:val="24"/>
              </w:rPr>
            </w:pPr>
            <w:r w:rsidRPr="00127403">
              <w:rPr>
                <w:rFonts w:ascii="Aptos Narrow" w:hAnsi="Aptos Narrow"/>
                <w:color w:val="000000"/>
                <w:sz w:val="24"/>
                <w:szCs w:val="24"/>
              </w:rPr>
              <w:t>Measure</w:t>
            </w:r>
            <w:r w:rsidRPr="0018077B">
              <w:rPr>
                <w:rFonts w:ascii="Aptos Narrow" w:hAnsi="Aptos Narrow"/>
                <w:sz w:val="24"/>
                <w:szCs w:val="24"/>
              </w:rPr>
              <w:t> </w:t>
            </w:r>
            <w:r w:rsidRPr="00127403">
              <w:rPr>
                <w:rFonts w:ascii="Aptos Narrow" w:hAnsi="Aptos Narrow"/>
                <w:color w:val="000000"/>
                <w:sz w:val="24"/>
                <w:szCs w:val="24"/>
              </w:rPr>
              <w:t>catalog</w:t>
            </w:r>
            <w:r w:rsidRPr="00127403">
              <w:rPr>
                <w:rFonts w:ascii="Aptos Narrow" w:hAnsi="Aptos Narrow"/>
                <w:sz w:val="24"/>
                <w:szCs w:val="24"/>
              </w:rPr>
              <w:t> </w:t>
            </w:r>
          </w:p>
          <w:p w14:paraId="0541291E" w14:textId="77777777" w:rsidR="00A82DBA" w:rsidRDefault="00756DE3" w:rsidP="00756DE3">
            <w:pPr>
              <w:pStyle w:val="Tablebullet1"/>
              <w:rPr>
                <w:rFonts w:ascii="Aptos Narrow" w:hAnsi="Aptos Narrow"/>
                <w:sz w:val="24"/>
                <w:szCs w:val="24"/>
              </w:rPr>
            </w:pPr>
            <w:r w:rsidRPr="00127403">
              <w:rPr>
                <w:rFonts w:ascii="Aptos Narrow" w:hAnsi="Aptos Narrow"/>
                <w:color w:val="000000"/>
                <w:sz w:val="24"/>
                <w:szCs w:val="24"/>
              </w:rPr>
              <w:t>Measure</w:t>
            </w:r>
            <w:r w:rsidR="00330227" w:rsidRPr="00127403">
              <w:rPr>
                <w:rFonts w:ascii="Aptos Narrow" w:hAnsi="Aptos Narrow"/>
                <w:sz w:val="24"/>
                <w:szCs w:val="24"/>
              </w:rPr>
              <w:t> </w:t>
            </w:r>
          </w:p>
          <w:p w14:paraId="1195C6DE" w14:textId="677EC464" w:rsidR="00756DE3" w:rsidRPr="00127403" w:rsidRDefault="00756DE3" w:rsidP="00A82DBA">
            <w:pPr>
              <w:pStyle w:val="Tablebullet1"/>
              <w:numPr>
                <w:ilvl w:val="0"/>
                <w:numId w:val="0"/>
              </w:numPr>
              <w:ind w:left="360"/>
              <w:rPr>
                <w:rFonts w:ascii="Aptos Narrow" w:hAnsi="Aptos Narrow"/>
                <w:sz w:val="24"/>
                <w:szCs w:val="24"/>
              </w:rPr>
            </w:pPr>
            <w:r w:rsidRPr="00127403">
              <w:rPr>
                <w:rFonts w:ascii="Aptos Narrow" w:hAnsi="Aptos Narrow"/>
                <w:color w:val="000000"/>
                <w:sz w:val="24"/>
                <w:szCs w:val="24"/>
              </w:rPr>
              <w:t>specification</w:t>
            </w:r>
            <w:r w:rsidR="00330227" w:rsidRPr="00127403">
              <w:rPr>
                <w:rStyle w:val="eop"/>
                <w:rFonts w:ascii="Aptos Narrow" w:hAnsi="Aptos Narrow" w:cs="Segoe UI"/>
                <w:color w:val="000000"/>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B6F3133" w14:textId="5644518C" w:rsidR="00330227" w:rsidRPr="00127403" w:rsidRDefault="00330227" w:rsidP="0078006D">
            <w:pPr>
              <w:pStyle w:val="Tablebullet1"/>
              <w:rPr>
                <w:rFonts w:ascii="Aptos Narrow" w:hAnsi="Aptos Narrow"/>
                <w:sz w:val="24"/>
                <w:szCs w:val="24"/>
              </w:rPr>
            </w:pPr>
            <w:r w:rsidRPr="00127403">
              <w:rPr>
                <w:rFonts w:ascii="Aptos Narrow" w:hAnsi="Aptos Narrow"/>
                <w:sz w:val="24"/>
                <w:szCs w:val="24"/>
              </w:rPr>
              <w:t>Measure</w:t>
            </w:r>
            <w:r w:rsidRPr="0018077B">
              <w:rPr>
                <w:rStyle w:val="normaltextrun"/>
                <w:rFonts w:ascii="Aptos Narrow" w:hAnsi="Aptos Narrow"/>
                <w:color w:val="000000"/>
                <w:sz w:val="24"/>
                <w:szCs w:val="24"/>
              </w:rPr>
              <w:t> </w:t>
            </w:r>
            <w:r w:rsidRPr="00127403">
              <w:rPr>
                <w:rFonts w:ascii="Aptos Narrow" w:hAnsi="Aptos Narrow"/>
                <w:sz w:val="24"/>
                <w:szCs w:val="24"/>
              </w:rPr>
              <w:t>standard</w:t>
            </w:r>
            <w:r w:rsidRPr="00127403">
              <w:rPr>
                <w:rStyle w:val="eop"/>
                <w:rFonts w:ascii="Aptos Narrow" w:hAnsi="Aptos Narrow"/>
                <w:color w:val="000000"/>
                <w:sz w:val="24"/>
                <w:szCs w:val="24"/>
              </w:rPr>
              <w:t> </w:t>
            </w:r>
          </w:p>
          <w:p w14:paraId="03BF5F27" w14:textId="1BD4B873" w:rsidR="00330227" w:rsidRPr="00127403" w:rsidRDefault="00330227" w:rsidP="0078006D">
            <w:pPr>
              <w:pStyle w:val="Tablebullet1"/>
              <w:rPr>
                <w:rFonts w:ascii="Aptos Narrow" w:hAnsi="Aptos Narrow"/>
                <w:sz w:val="24"/>
                <w:szCs w:val="24"/>
              </w:rPr>
            </w:pPr>
            <w:r w:rsidRPr="00127403">
              <w:rPr>
                <w:rFonts w:ascii="Aptos Narrow" w:hAnsi="Aptos Narrow"/>
                <w:sz w:val="24"/>
                <w:szCs w:val="24"/>
              </w:rPr>
              <w:t>Example</w:t>
            </w:r>
            <w:r w:rsidRPr="0018077B">
              <w:rPr>
                <w:rStyle w:val="normaltextrun"/>
                <w:rFonts w:ascii="Aptos Narrow" w:hAnsi="Aptos Narrow"/>
                <w:color w:val="000000"/>
                <w:sz w:val="24"/>
                <w:szCs w:val="24"/>
              </w:rPr>
              <w:t> </w:t>
            </w:r>
            <w:r w:rsidRPr="00127403">
              <w:rPr>
                <w:rFonts w:ascii="Aptos Narrow" w:hAnsi="Aptos Narrow"/>
                <w:sz w:val="24"/>
                <w:szCs w:val="24"/>
              </w:rPr>
              <w:t>report</w:t>
            </w:r>
            <w:r w:rsidRPr="00127403">
              <w:rPr>
                <w:rStyle w:val="eop"/>
                <w:rFonts w:ascii="Aptos Narrow" w:hAnsi="Aptos Narrow"/>
                <w:color w:val="000000"/>
                <w:sz w:val="24"/>
                <w:szCs w:val="24"/>
              </w:rPr>
              <w:t> </w:t>
            </w:r>
          </w:p>
          <w:p w14:paraId="39FAE7C6" w14:textId="73B5CF2F" w:rsidR="00756DE3" w:rsidRPr="00127403" w:rsidRDefault="00756DE3" w:rsidP="00756DE3">
            <w:pPr>
              <w:pStyle w:val="Tablebullet1"/>
              <w:rPr>
                <w:rFonts w:ascii="Aptos Narrow" w:hAnsi="Aptos Narrow"/>
                <w:sz w:val="24"/>
                <w:szCs w:val="24"/>
              </w:rPr>
            </w:pPr>
            <w:r w:rsidRPr="00127403">
              <w:rPr>
                <w:rFonts w:ascii="Aptos Narrow" w:hAnsi="Aptos Narrow"/>
                <w:sz w:val="24"/>
                <w:szCs w:val="24"/>
              </w:rPr>
              <w:t>Example</w:t>
            </w:r>
            <w:r w:rsidR="00330227" w:rsidRPr="00127403">
              <w:rPr>
                <w:rStyle w:val="normaltextrun"/>
                <w:rFonts w:ascii="Aptos Narrow" w:hAnsi="Aptos Narrow" w:cs="Segoe UI"/>
                <w:color w:val="000000"/>
                <w:sz w:val="24"/>
                <w:szCs w:val="24"/>
              </w:rPr>
              <w:t> </w:t>
            </w:r>
            <w:r w:rsidRPr="00127403">
              <w:rPr>
                <w:rFonts w:ascii="Aptos Narrow" w:hAnsi="Aptos Narrow"/>
                <w:sz w:val="24"/>
                <w:szCs w:val="24"/>
              </w:rPr>
              <w:t>measure</w:t>
            </w:r>
            <w:r w:rsidR="00330227" w:rsidRPr="00127403">
              <w:rPr>
                <w:rStyle w:val="normaltextrun"/>
                <w:rFonts w:ascii="Aptos Narrow" w:hAnsi="Aptos Narrow" w:cs="Segoe UI"/>
                <w:color w:val="000000"/>
                <w:sz w:val="24"/>
                <w:szCs w:val="24"/>
              </w:rPr>
              <w:t> </w:t>
            </w:r>
            <w:r w:rsidR="00A82DBA">
              <w:rPr>
                <w:rStyle w:val="normaltextrun"/>
                <w:rFonts w:ascii="Aptos Narrow" w:hAnsi="Aptos Narrow" w:cs="Segoe UI"/>
                <w:color w:val="000000"/>
                <w:sz w:val="24"/>
                <w:szCs w:val="24"/>
              </w:rPr>
              <w:t xml:space="preserve">   </w:t>
            </w:r>
            <w:r w:rsidRPr="00127403">
              <w:rPr>
                <w:rFonts w:ascii="Aptos Narrow" w:hAnsi="Aptos Narrow"/>
                <w:sz w:val="24"/>
                <w:szCs w:val="24"/>
              </w:rPr>
              <w:t>calculation</w:t>
            </w:r>
            <w:r w:rsidR="00330227" w:rsidRPr="00127403">
              <w:rPr>
                <w:rStyle w:val="eop"/>
                <w:rFonts w:ascii="Aptos Narrow" w:hAnsi="Aptos Narrow" w:cs="Segoe UI"/>
                <w:color w:val="000000"/>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8F7D9F7" w14:textId="5CBF4F48" w:rsidR="00330227" w:rsidRPr="00127403" w:rsidRDefault="00330227" w:rsidP="00DC4ADE">
            <w:pPr>
              <w:pStyle w:val="Tablebullet1"/>
              <w:rPr>
                <w:rFonts w:ascii="Aptos Narrow" w:hAnsi="Aptos Narrow"/>
                <w:sz w:val="24"/>
                <w:szCs w:val="24"/>
              </w:rPr>
            </w:pPr>
            <w:r w:rsidRPr="00127403">
              <w:rPr>
                <w:rFonts w:ascii="Aptos Narrow" w:hAnsi="Aptos Narrow"/>
                <w:sz w:val="24"/>
                <w:szCs w:val="24"/>
              </w:rPr>
              <w:t>Metadata</w:t>
            </w:r>
            <w:r w:rsidRPr="00127403">
              <w:rPr>
                <w:rStyle w:val="normaltextrun"/>
                <w:rFonts w:ascii="Aptos Narrow" w:hAnsi="Aptos Narrow"/>
                <w:color w:val="000000"/>
                <w:sz w:val="24"/>
                <w:szCs w:val="24"/>
              </w:rPr>
              <w:t> </w:t>
            </w:r>
            <w:r w:rsidRPr="00127403">
              <w:rPr>
                <w:rFonts w:ascii="Aptos Narrow" w:hAnsi="Aptos Narrow"/>
                <w:sz w:val="24"/>
                <w:szCs w:val="24"/>
              </w:rPr>
              <w:t>repository</w:t>
            </w:r>
            <w:r w:rsidRPr="00127403">
              <w:rPr>
                <w:rStyle w:val="normaltextrun"/>
                <w:rFonts w:ascii="Aptos Narrow" w:hAnsi="Aptos Narrow"/>
                <w:color w:val="000000"/>
                <w:sz w:val="24"/>
                <w:szCs w:val="24"/>
              </w:rPr>
              <w:t> </w:t>
            </w:r>
            <w:r w:rsidRPr="00127403">
              <w:rPr>
                <w:rFonts w:ascii="Aptos Narrow" w:hAnsi="Aptos Narrow"/>
                <w:sz w:val="24"/>
                <w:szCs w:val="24"/>
              </w:rPr>
              <w:t>screenshots</w:t>
            </w:r>
            <w:r w:rsidRPr="00127403">
              <w:rPr>
                <w:rStyle w:val="eop"/>
                <w:rFonts w:ascii="Aptos Narrow" w:hAnsi="Aptos Narrow"/>
                <w:color w:val="000000"/>
                <w:sz w:val="24"/>
                <w:szCs w:val="24"/>
              </w:rPr>
              <w:t> </w:t>
            </w:r>
          </w:p>
          <w:p w14:paraId="6771C1DA" w14:textId="77777777" w:rsidR="00330227" w:rsidRPr="00127403" w:rsidRDefault="00330227" w:rsidP="00DC4ADE">
            <w:pPr>
              <w:pStyle w:val="Tablebullet1"/>
              <w:rPr>
                <w:rFonts w:ascii="Aptos Narrow" w:hAnsi="Aptos Narrow"/>
                <w:sz w:val="24"/>
                <w:szCs w:val="24"/>
              </w:rPr>
            </w:pPr>
            <w:r w:rsidRPr="00127403">
              <w:rPr>
                <w:rFonts w:ascii="Aptos Narrow" w:hAnsi="Aptos Narrow"/>
                <w:sz w:val="24"/>
                <w:szCs w:val="24"/>
              </w:rPr>
              <w:t>Metamodel</w:t>
            </w:r>
            <w:r w:rsidRPr="00127403">
              <w:rPr>
                <w:rStyle w:val="eop"/>
                <w:rFonts w:ascii="Aptos Narrow" w:hAnsi="Aptos Narrow"/>
                <w:color w:val="000000"/>
                <w:sz w:val="24"/>
                <w:szCs w:val="24"/>
              </w:rPr>
              <w:t> </w:t>
            </w:r>
          </w:p>
          <w:p w14:paraId="1226C255" w14:textId="248D682F" w:rsidR="00330227" w:rsidRPr="00127403" w:rsidRDefault="00330227" w:rsidP="00DC4ADE">
            <w:pPr>
              <w:pStyle w:val="Tablebullet1"/>
              <w:rPr>
                <w:rFonts w:ascii="Aptos Narrow" w:hAnsi="Aptos Narrow"/>
                <w:sz w:val="24"/>
                <w:szCs w:val="24"/>
              </w:rPr>
            </w:pPr>
            <w:r w:rsidRPr="00127403">
              <w:rPr>
                <w:rFonts w:ascii="Aptos Narrow" w:hAnsi="Aptos Narrow"/>
                <w:sz w:val="24"/>
                <w:szCs w:val="24"/>
              </w:rPr>
              <w:t>Metadata</w:t>
            </w:r>
            <w:r w:rsidRPr="00127403">
              <w:rPr>
                <w:rStyle w:val="normaltextrun"/>
                <w:rFonts w:ascii="Aptos Narrow" w:hAnsi="Aptos Narrow"/>
                <w:color w:val="000000"/>
                <w:sz w:val="24"/>
                <w:szCs w:val="24"/>
              </w:rPr>
              <w:t> </w:t>
            </w:r>
            <w:r w:rsidRPr="00127403">
              <w:rPr>
                <w:rFonts w:ascii="Aptos Narrow" w:hAnsi="Aptos Narrow"/>
                <w:sz w:val="24"/>
                <w:szCs w:val="24"/>
              </w:rPr>
              <w:t>repository</w:t>
            </w:r>
            <w:r w:rsidRPr="00127403">
              <w:rPr>
                <w:rStyle w:val="normaltextrun"/>
                <w:rFonts w:ascii="Aptos Narrow" w:hAnsi="Aptos Narrow"/>
                <w:color w:val="000000"/>
                <w:sz w:val="24"/>
                <w:szCs w:val="24"/>
              </w:rPr>
              <w:t> </w:t>
            </w:r>
            <w:r w:rsidRPr="00127403">
              <w:rPr>
                <w:rFonts w:ascii="Aptos Narrow" w:hAnsi="Aptos Narrow"/>
                <w:sz w:val="24"/>
                <w:szCs w:val="24"/>
              </w:rPr>
              <w:t>operating</w:t>
            </w:r>
            <w:r w:rsidRPr="00127403">
              <w:rPr>
                <w:rStyle w:val="normaltextrun"/>
                <w:rFonts w:ascii="Aptos Narrow" w:hAnsi="Aptos Narrow"/>
                <w:color w:val="000000"/>
                <w:sz w:val="24"/>
                <w:szCs w:val="24"/>
              </w:rPr>
              <w:t> </w:t>
            </w:r>
            <w:r w:rsidRPr="00127403">
              <w:rPr>
                <w:rFonts w:ascii="Aptos Narrow" w:hAnsi="Aptos Narrow"/>
                <w:sz w:val="24"/>
                <w:szCs w:val="24"/>
              </w:rPr>
              <w:t>model</w:t>
            </w:r>
            <w:r w:rsidRPr="00127403">
              <w:rPr>
                <w:rStyle w:val="eop"/>
                <w:rFonts w:ascii="Aptos Narrow" w:hAnsi="Aptos Narrow"/>
                <w:color w:val="000000"/>
                <w:sz w:val="24"/>
                <w:szCs w:val="24"/>
              </w:rPr>
              <w:t> </w:t>
            </w:r>
          </w:p>
          <w:p w14:paraId="699A6873" w14:textId="209DEF79" w:rsidR="00756DE3" w:rsidRPr="00127403" w:rsidRDefault="00756DE3" w:rsidP="00756DE3">
            <w:pPr>
              <w:pStyle w:val="Tablebullet1"/>
              <w:rPr>
                <w:rFonts w:ascii="Aptos Narrow" w:hAnsi="Aptos Narrow"/>
                <w:sz w:val="24"/>
                <w:szCs w:val="24"/>
              </w:rPr>
            </w:pPr>
            <w:r w:rsidRPr="00127403">
              <w:rPr>
                <w:rFonts w:ascii="Aptos Narrow" w:hAnsi="Aptos Narrow"/>
                <w:sz w:val="24"/>
                <w:szCs w:val="24"/>
              </w:rPr>
              <w:lastRenderedPageBreak/>
              <w:t>Report/measure</w:t>
            </w:r>
            <w:r w:rsidR="00330227" w:rsidRPr="00127403">
              <w:rPr>
                <w:rStyle w:val="normaltextrun"/>
                <w:rFonts w:ascii="Aptos Narrow" w:hAnsi="Aptos Narrow" w:cs="Segoe UI"/>
                <w:color w:val="000000"/>
                <w:sz w:val="24"/>
                <w:szCs w:val="24"/>
              </w:rPr>
              <w:t> </w:t>
            </w:r>
            <w:r w:rsidRPr="00127403">
              <w:rPr>
                <w:rFonts w:ascii="Aptos Narrow" w:hAnsi="Aptos Narrow"/>
                <w:sz w:val="24"/>
                <w:szCs w:val="24"/>
              </w:rPr>
              <w:t>metadata</w:t>
            </w:r>
            <w:r w:rsidR="00330227" w:rsidRPr="00127403">
              <w:rPr>
                <w:rStyle w:val="normaltextrun"/>
                <w:rFonts w:ascii="Aptos Narrow" w:hAnsi="Aptos Narrow" w:cs="Segoe UI"/>
                <w:color w:val="000000"/>
                <w:sz w:val="24"/>
                <w:szCs w:val="24"/>
              </w:rPr>
              <w:t> </w:t>
            </w:r>
            <w:r w:rsidRPr="00127403">
              <w:rPr>
                <w:rFonts w:ascii="Aptos Narrow" w:hAnsi="Aptos Narrow"/>
                <w:sz w:val="24"/>
                <w:szCs w:val="24"/>
              </w:rPr>
              <w:t>repository</w:t>
            </w:r>
            <w:r w:rsidR="00330227" w:rsidRPr="00127403">
              <w:rPr>
                <w:rStyle w:val="normaltextrun"/>
                <w:rFonts w:ascii="Aptos Narrow" w:hAnsi="Aptos Narrow" w:cs="Segoe UI"/>
                <w:color w:val="000000"/>
                <w:sz w:val="24"/>
                <w:szCs w:val="24"/>
              </w:rPr>
              <w:t> </w:t>
            </w:r>
            <w:r w:rsidR="00A82DBA">
              <w:rPr>
                <w:rStyle w:val="normaltextrun"/>
                <w:rFonts w:ascii="Aptos Narrow" w:hAnsi="Aptos Narrow" w:cs="Segoe UI"/>
                <w:color w:val="000000"/>
                <w:sz w:val="24"/>
                <w:szCs w:val="24"/>
              </w:rPr>
              <w:t xml:space="preserve">     </w:t>
            </w:r>
            <w:r w:rsidRPr="00127403">
              <w:rPr>
                <w:rFonts w:ascii="Aptos Narrow" w:hAnsi="Aptos Narrow"/>
                <w:sz w:val="24"/>
                <w:szCs w:val="24"/>
              </w:rPr>
              <w:t>change</w:t>
            </w:r>
            <w:r w:rsidR="00330227" w:rsidRPr="00127403">
              <w:rPr>
                <w:rStyle w:val="normaltextrun"/>
                <w:rFonts w:ascii="Aptos Narrow" w:hAnsi="Aptos Narrow" w:cs="Segoe UI"/>
                <w:color w:val="000000"/>
                <w:sz w:val="24"/>
                <w:szCs w:val="24"/>
              </w:rPr>
              <w:t> </w:t>
            </w:r>
            <w:r w:rsidRPr="00127403">
              <w:rPr>
                <w:rFonts w:ascii="Aptos Narrow" w:hAnsi="Aptos Narrow"/>
                <w:sz w:val="24"/>
                <w:szCs w:val="24"/>
              </w:rPr>
              <w:t>workflow</w:t>
            </w:r>
            <w:r w:rsidR="00330227" w:rsidRPr="00127403">
              <w:rPr>
                <w:rStyle w:val="eop"/>
                <w:rFonts w:ascii="Aptos Narrow" w:hAnsi="Aptos Narrow" w:cs="Segoe UI"/>
                <w:color w:val="000000"/>
                <w:sz w:val="24"/>
                <w:szCs w:val="24"/>
              </w:rPr>
              <w: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66B752B" w14:textId="77777777"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lastRenderedPageBreak/>
              <w:t>Business Intelligence Process Diagram</w:t>
            </w:r>
            <w:r w:rsidRPr="00127403">
              <w:rPr>
                <w:rStyle w:val="eop"/>
                <w:rFonts w:ascii="Aptos Narrow" w:hAnsi="Aptos Narrow"/>
                <w:color w:val="000000"/>
                <w:sz w:val="24"/>
                <w:szCs w:val="24"/>
              </w:rPr>
              <w:t> </w:t>
            </w:r>
          </w:p>
          <w:p w14:paraId="437ACF15" w14:textId="77777777"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 xml:space="preserve">Business Intelligence </w:t>
            </w:r>
            <w:r w:rsidRPr="00127403">
              <w:rPr>
                <w:rFonts w:ascii="Aptos Narrow" w:hAnsi="Aptos Narrow"/>
                <w:sz w:val="24"/>
                <w:szCs w:val="24"/>
              </w:rPr>
              <w:lastRenderedPageBreak/>
              <w:t>Standard Operating Procedure</w:t>
            </w:r>
            <w:r w:rsidRPr="00127403">
              <w:rPr>
                <w:rStyle w:val="eop"/>
                <w:rFonts w:ascii="Aptos Narrow" w:hAnsi="Aptos Narrow"/>
                <w:color w:val="000000"/>
                <w:sz w:val="24"/>
                <w:szCs w:val="24"/>
              </w:rPr>
              <w:t> </w:t>
            </w:r>
          </w:p>
          <w:p w14:paraId="59673803" w14:textId="77777777"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Business Intelligence Standard Documentation</w:t>
            </w:r>
            <w:r w:rsidRPr="00127403">
              <w:rPr>
                <w:rStyle w:val="eop"/>
                <w:rFonts w:ascii="Aptos Narrow" w:hAnsi="Aptos Narrow"/>
                <w:color w:val="000000"/>
                <w:sz w:val="24"/>
                <w:szCs w:val="24"/>
              </w:rPr>
              <w:t> </w:t>
            </w:r>
          </w:p>
          <w:p w14:paraId="67DCADB2" w14:textId="77777777" w:rsidR="00330227" w:rsidRPr="00127403" w:rsidRDefault="00330227" w:rsidP="0018077B">
            <w:pPr>
              <w:pStyle w:val="Tablebullet1"/>
              <w:rPr>
                <w:rFonts w:ascii="Aptos Narrow" w:hAnsi="Aptos Narrow"/>
                <w:sz w:val="24"/>
                <w:szCs w:val="24"/>
              </w:rPr>
            </w:pPr>
            <w:r w:rsidRPr="00127403">
              <w:rPr>
                <w:rFonts w:ascii="Aptos Narrow" w:hAnsi="Aptos Narrow"/>
                <w:sz w:val="24"/>
                <w:szCs w:val="24"/>
              </w:rPr>
              <w:t>Business Intelligence Metadata Requirements</w:t>
            </w:r>
            <w:r w:rsidRPr="00127403">
              <w:rPr>
                <w:rStyle w:val="eop"/>
                <w:rFonts w:ascii="Aptos Narrow" w:hAnsi="Aptos Narrow"/>
                <w:color w:val="000000"/>
                <w:sz w:val="24"/>
                <w:szCs w:val="24"/>
              </w:rPr>
              <w:t> </w:t>
            </w:r>
          </w:p>
          <w:p w14:paraId="63A5F597" w14:textId="4D419AC0" w:rsidR="00756DE3" w:rsidRPr="00756DE3" w:rsidRDefault="00756DE3" w:rsidP="00756DE3">
            <w:pPr>
              <w:pStyle w:val="Tablebullet1"/>
              <w:rPr>
                <w:rFonts w:ascii="Aptos Narrow" w:hAnsi="Aptos Narrow"/>
                <w:sz w:val="24"/>
                <w:szCs w:val="24"/>
              </w:rPr>
            </w:pPr>
            <w:r w:rsidRPr="00127403">
              <w:rPr>
                <w:rFonts w:ascii="Aptos Narrow" w:hAnsi="Aptos Narrow"/>
                <w:sz w:val="24"/>
                <w:szCs w:val="24"/>
              </w:rPr>
              <w:t>Business Intelligence MITA</w:t>
            </w:r>
            <w:r w:rsidRPr="00127403">
              <w:rPr>
                <w:rStyle w:val="normaltextrun"/>
                <w:rFonts w:ascii="Aptos Narrow" w:hAnsi="Aptos Narrow"/>
                <w:sz w:val="24"/>
                <w:szCs w:val="24"/>
              </w:rPr>
              <w:t xml:space="preserve"> </w:t>
            </w:r>
            <w:r w:rsidRPr="0018077B">
              <w:rPr>
                <w:rStyle w:val="normaltextrun"/>
                <w:rFonts w:ascii="Aptos Narrow" w:hAnsi="Aptos Narrow"/>
                <w:sz w:val="24"/>
                <w:szCs w:val="24"/>
              </w:rPr>
              <w:t>maturity</w:t>
            </w:r>
            <w:r w:rsidR="00330227" w:rsidRPr="0018077B">
              <w:rPr>
                <w:rStyle w:val="normaltextrun"/>
                <w:rFonts w:ascii="Aptos Narrow" w:hAnsi="Aptos Narrow"/>
                <w:sz w:val="24"/>
                <w:szCs w:val="24"/>
              </w:rPr>
              <w:t> </w:t>
            </w:r>
            <w:r w:rsidRPr="0018077B">
              <w:rPr>
                <w:rFonts w:ascii="Aptos Narrow" w:hAnsi="Aptos Narrow"/>
                <w:sz w:val="24"/>
                <w:szCs w:val="24"/>
              </w:rPr>
              <w:t>ratings</w:t>
            </w:r>
            <w:r w:rsidR="00330227" w:rsidRPr="0018077B">
              <w:rPr>
                <w:rStyle w:val="eop"/>
                <w:rFonts w:ascii="Aptos Narrow" w:hAnsi="Aptos Narrow"/>
                <w:sz w:val="24"/>
                <w:szCs w:val="24"/>
              </w:rPr>
              <w:t> </w:t>
            </w:r>
          </w:p>
        </w:tc>
      </w:tr>
    </w:tbl>
    <w:p w14:paraId="6F0E1506" w14:textId="77777777" w:rsidR="0049058C" w:rsidRDefault="0049058C" w:rsidP="00790AB9"/>
    <w:p w14:paraId="437725F6" w14:textId="77777777" w:rsidR="00777ED4" w:rsidRDefault="00777ED4" w:rsidP="00777ED4">
      <w:pPr>
        <w:pStyle w:val="Heading1"/>
      </w:pPr>
    </w:p>
    <w:p w14:paraId="4CF8256F" w14:textId="48565EB9" w:rsidR="00777ED4" w:rsidRPr="002C0DF4" w:rsidRDefault="00777ED4" w:rsidP="00777ED4">
      <w:pPr>
        <w:pStyle w:val="Heading1"/>
      </w:pPr>
      <w:bookmarkStart w:id="53" w:name="_Toc230252249"/>
      <w:r w:rsidRPr="002C0DF4">
        <w:t xml:space="preserve">Information Architecture </w:t>
      </w:r>
      <w:r w:rsidR="00F34E9A">
        <w:t>(IA)</w:t>
      </w:r>
      <w:bookmarkEnd w:id="53"/>
    </w:p>
    <w:p w14:paraId="66C0EFB5" w14:textId="22A78898" w:rsidR="00777ED4" w:rsidRPr="00D14C03" w:rsidRDefault="00777ED4" w:rsidP="00777ED4">
      <w:pPr>
        <w:pStyle w:val="Heading2"/>
      </w:pPr>
      <w:bookmarkStart w:id="54" w:name="_Toc230252250"/>
      <w:r w:rsidRPr="00D14C03">
        <w:t>Table</w:t>
      </w:r>
      <w:r w:rsidR="00463893">
        <w:t xml:space="preserve"> 21</w:t>
      </w:r>
      <w:r w:rsidRPr="00D14C03">
        <w:t xml:space="preserve">: Aspect </w:t>
      </w:r>
      <w:r w:rsidR="00815549">
        <w:t>–</w:t>
      </w:r>
      <w:r w:rsidRPr="00D14C03">
        <w:t xml:space="preserve"> Information Classification</w:t>
      </w:r>
      <w:bookmarkEnd w:id="54"/>
      <w:r w:rsidRPr="00D14C03">
        <w:t xml:space="preserve"> </w:t>
      </w:r>
    </w:p>
    <w:p w14:paraId="12B8F189" w14:textId="22F55B9E" w:rsidR="00777ED4" w:rsidRPr="004742F0" w:rsidRDefault="00777ED4" w:rsidP="00777ED4">
      <w:pPr>
        <w:rPr>
          <w:rFonts w:ascii="Aptos Narrow" w:hAnsi="Aptos Narrow"/>
          <w:i/>
          <w:iCs/>
          <w:color w:val="000000"/>
        </w:rPr>
      </w:pPr>
      <w:r w:rsidRPr="004742F0">
        <w:rPr>
          <w:rFonts w:ascii="Aptos Narrow" w:hAnsi="Aptos Narrow"/>
          <w:i/>
          <w:iCs/>
          <w:color w:val="000000"/>
        </w:rPr>
        <w:t>Is the information used to support this capability classified so that stakeholders can understand any security or privacy requirements associated with the access and use of the information?</w:t>
      </w:r>
    </w:p>
    <w:tbl>
      <w:tblPr>
        <w:tblW w:w="5409" w:type="pct"/>
        <w:tblLayout w:type="fixed"/>
        <w:tblCellMar>
          <w:left w:w="14" w:type="dxa"/>
          <w:right w:w="14" w:type="dxa"/>
        </w:tblCellMar>
        <w:tblLook w:val="0420" w:firstRow="1" w:lastRow="0" w:firstColumn="0" w:lastColumn="0" w:noHBand="0" w:noVBand="1"/>
        <w:tblCaption w:val="Table 21: Aspect – Information Classification"/>
        <w:tblDescription w:val="Table 21 provides five levels of maturity criteria and suggested documentation for the aspect – Information Classification, within the Information Architecture (IA) Maturity Criteria."/>
      </w:tblPr>
      <w:tblGrid>
        <w:gridCol w:w="1699"/>
        <w:gridCol w:w="2462"/>
        <w:gridCol w:w="2462"/>
        <w:gridCol w:w="2462"/>
        <w:gridCol w:w="2462"/>
        <w:gridCol w:w="2462"/>
      </w:tblGrid>
      <w:tr w:rsidR="00777ED4" w:rsidRPr="000D78CE" w14:paraId="6551EE11" w14:textId="77777777" w:rsidTr="00385A6E">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C16D522"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2FB5450"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1: </w:t>
            </w:r>
            <w:r w:rsidRPr="004742F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EDE6E89"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2: </w:t>
            </w:r>
          </w:p>
          <w:p w14:paraId="26433FC9"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F2B677"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3: </w:t>
            </w:r>
            <w:r w:rsidRPr="004742F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64EF922"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4: </w:t>
            </w:r>
            <w:r w:rsidRPr="004742F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EB8313F"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 xml:space="preserve">Level 5: </w:t>
            </w:r>
          </w:p>
          <w:p w14:paraId="1B45F197" w14:textId="77777777" w:rsidR="00777ED4" w:rsidRPr="004742F0" w:rsidRDefault="00777ED4" w:rsidP="00F42950">
            <w:pPr>
              <w:pStyle w:val="TableColumnHeading"/>
              <w:keepNext/>
              <w:keepLines/>
              <w:spacing w:before="60" w:after="60"/>
              <w:rPr>
                <w:rFonts w:ascii="Aptos Narrow" w:hAnsi="Aptos Narrow"/>
                <w:sz w:val="24"/>
                <w:szCs w:val="24"/>
              </w:rPr>
            </w:pPr>
            <w:r w:rsidRPr="004742F0">
              <w:rPr>
                <w:rFonts w:ascii="Aptos Narrow" w:hAnsi="Aptos Narrow"/>
                <w:sz w:val="24"/>
                <w:szCs w:val="24"/>
              </w:rPr>
              <w:t>Optimized</w:t>
            </w:r>
          </w:p>
        </w:tc>
      </w:tr>
      <w:tr w:rsidR="00777ED4" w:rsidRPr="005703D5" w14:paraId="0542FB6A" w14:textId="77777777" w:rsidTr="00385A6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0BE6CC84" w14:textId="77777777" w:rsidR="00777ED4" w:rsidRPr="004742F0" w:rsidRDefault="00777ED4" w:rsidP="00F42950">
            <w:pPr>
              <w:pStyle w:val="TableText"/>
              <w:rPr>
                <w:rFonts w:ascii="Aptos Narrow" w:hAnsi="Aptos Narrow"/>
                <w:b/>
                <w:sz w:val="24"/>
                <w:szCs w:val="24"/>
              </w:rPr>
            </w:pPr>
            <w:r w:rsidRPr="004742F0">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0409C00" w14:textId="4330F19A" w:rsidR="00777ED4" w:rsidRPr="004742F0" w:rsidRDefault="005A16A4" w:rsidP="005A16A4">
            <w:pPr>
              <w:pStyle w:val="TableText"/>
              <w:rPr>
                <w:rFonts w:ascii="Aptos Narrow" w:hAnsi="Aptos Narrow"/>
                <w:sz w:val="24"/>
                <w:szCs w:val="24"/>
              </w:rPr>
            </w:pPr>
            <w:r w:rsidRPr="004742F0">
              <w:rPr>
                <w:rFonts w:ascii="Aptos Narrow" w:hAnsi="Aptos Narrow"/>
                <w:color w:val="000000"/>
                <w:sz w:val="24"/>
                <w:szCs w:val="24"/>
              </w:rPr>
              <w:t xml:space="preserve">Data security and privacy requirements have not been documented for the information asset.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9AD80BF" w14:textId="5AFB218E" w:rsidR="00777ED4" w:rsidRPr="004742F0" w:rsidRDefault="00777ED4" w:rsidP="00385A6E">
            <w:pPr>
              <w:pStyle w:val="Tablebullet1"/>
              <w:numPr>
                <w:ilvl w:val="0"/>
                <w:numId w:val="0"/>
              </w:numPr>
              <w:rPr>
                <w:rFonts w:ascii="Aptos Narrow" w:hAnsi="Aptos Narrow"/>
                <w:sz w:val="24"/>
                <w:szCs w:val="24"/>
              </w:rPr>
            </w:pPr>
            <w:r w:rsidRPr="004742F0">
              <w:rPr>
                <w:rFonts w:ascii="Aptos Narrow" w:hAnsi="Aptos Narrow"/>
                <w:color w:val="000000"/>
                <w:sz w:val="24"/>
                <w:szCs w:val="24"/>
              </w:rPr>
              <w:t>Data security, sensitivity and privacy requirements have been documented for the information asset</w:t>
            </w:r>
            <w:r w:rsidR="00F7241B">
              <w:rPr>
                <w:rFonts w:ascii="Aptos Narrow" w:hAnsi="Aptos Narrow"/>
                <w:color w:val="000000"/>
                <w:sz w:val="24"/>
                <w:szCs w:val="24"/>
              </w:rPr>
              <w:t>s</w:t>
            </w:r>
            <w:r w:rsidR="009666FA">
              <w:rPr>
                <w:rFonts w:ascii="Aptos Narrow" w:hAnsi="Aptos Narrow"/>
                <w:color w:val="000000"/>
                <w:sz w:val="24"/>
                <w:szCs w:val="24"/>
              </w:rPr>
              <w:t>, bu</w:t>
            </w:r>
            <w:r w:rsidR="00F7241B">
              <w:rPr>
                <w:rFonts w:ascii="Aptos Narrow" w:hAnsi="Aptos Narrow"/>
                <w:color w:val="000000"/>
                <w:sz w:val="24"/>
                <w:szCs w:val="24"/>
              </w:rPr>
              <w:t>t the classifications have not been applied to the information assets</w:t>
            </w:r>
            <w:r w:rsidR="00144271">
              <w:rPr>
                <w:rFonts w:ascii="Aptos Narrow" w:hAnsi="Aptos Narrow"/>
                <w:color w:val="000000"/>
                <w:sz w:val="24"/>
                <w:szCs w:val="24"/>
              </w:rPr>
              <w:t xml:space="preserve"> </w:t>
            </w:r>
            <w:r w:rsidR="00144271" w:rsidRPr="004742F0">
              <w:rPr>
                <w:rFonts w:ascii="Aptos Narrow" w:hAnsi="Aptos Narrow"/>
                <w:color w:val="000000"/>
                <w:sz w:val="24"/>
                <w:szCs w:val="24"/>
              </w:rPr>
              <w:t>that support this capability</w:t>
            </w:r>
            <w:r w:rsidR="00F7241B">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030E392" w14:textId="49184F51" w:rsidR="00777ED4" w:rsidRPr="004742F0" w:rsidRDefault="009E0FD4" w:rsidP="00385A6E">
            <w:pPr>
              <w:pStyle w:val="Tablebullet1"/>
              <w:numPr>
                <w:ilvl w:val="0"/>
                <w:numId w:val="0"/>
              </w:numPr>
              <w:rPr>
                <w:rFonts w:ascii="Aptos Narrow" w:hAnsi="Aptos Narrow"/>
                <w:sz w:val="24"/>
                <w:szCs w:val="24"/>
              </w:rPr>
            </w:pPr>
            <w:r w:rsidRPr="004742F0">
              <w:rPr>
                <w:rFonts w:ascii="Aptos Narrow" w:hAnsi="Aptos Narrow"/>
                <w:color w:val="000000"/>
                <w:sz w:val="24"/>
                <w:szCs w:val="24"/>
              </w:rPr>
              <w:t>Data security</w:t>
            </w:r>
            <w:r w:rsidR="00777ED4" w:rsidRPr="004742F0">
              <w:rPr>
                <w:rFonts w:ascii="Aptos Narrow" w:hAnsi="Aptos Narrow"/>
                <w:color w:val="000000"/>
                <w:sz w:val="24"/>
                <w:szCs w:val="24"/>
              </w:rPr>
              <w:t>, sensitivity and privacy classifications have been defined and applied to the data elements and data sets within the information assets that support this capability</w:t>
            </w:r>
            <w:r w:rsidR="00ED2CA8">
              <w:rPr>
                <w:rFonts w:ascii="Aptos Narrow" w:hAnsi="Aptos Narrow"/>
                <w:color w:val="000000"/>
                <w:sz w:val="24"/>
                <w:szCs w:val="24"/>
              </w:rPr>
              <w:t xml:space="preserve">. </w:t>
            </w:r>
            <w:r w:rsidR="00ED2CA8" w:rsidRPr="00610C93">
              <w:rPr>
                <w:rFonts w:ascii="Aptos Narrow" w:hAnsi="Aptos Narrow"/>
                <w:color w:val="000000"/>
                <w:sz w:val="24"/>
                <w:szCs w:val="24"/>
              </w:rPr>
              <w:t xml:space="preserve">The detailed </w:t>
            </w:r>
            <w:r w:rsidR="00ED2CA8">
              <w:rPr>
                <w:rFonts w:ascii="Aptos Narrow" w:hAnsi="Aptos Narrow"/>
                <w:color w:val="000000"/>
                <w:sz w:val="24"/>
                <w:szCs w:val="24"/>
              </w:rPr>
              <w:t>Data Classifications</w:t>
            </w:r>
            <w:r w:rsidR="00ED2CA8" w:rsidRPr="00610C93">
              <w:rPr>
                <w:rFonts w:ascii="Aptos Narrow" w:hAnsi="Aptos Narrow"/>
                <w:color w:val="000000"/>
                <w:sz w:val="24"/>
                <w:szCs w:val="24"/>
              </w:rPr>
              <w:t xml:space="preserve"> and related </w:t>
            </w:r>
            <w:r w:rsidR="000F3527">
              <w:rPr>
                <w:rFonts w:ascii="Aptos Narrow" w:hAnsi="Aptos Narrow"/>
                <w:color w:val="000000"/>
                <w:sz w:val="24"/>
                <w:szCs w:val="24"/>
              </w:rPr>
              <w:t xml:space="preserve">metadata </w:t>
            </w:r>
            <w:r w:rsidR="00ED2CA8">
              <w:rPr>
                <w:rFonts w:ascii="Aptos Narrow" w:hAnsi="Aptos Narrow"/>
                <w:color w:val="000000"/>
                <w:sz w:val="24"/>
                <w:szCs w:val="24"/>
              </w:rPr>
              <w:t>are</w:t>
            </w:r>
            <w:r w:rsidR="00ED2CA8" w:rsidRPr="00610C93">
              <w:rPr>
                <w:rFonts w:ascii="Aptos Narrow" w:hAnsi="Aptos Narrow"/>
                <w:color w:val="000000"/>
                <w:sz w:val="24"/>
                <w:szCs w:val="24"/>
              </w:rPr>
              <w:t xml:space="preserve"> not being captured in a central </w:t>
            </w:r>
            <w:r w:rsidR="000F3527">
              <w:rPr>
                <w:rFonts w:ascii="Aptos Narrow" w:hAnsi="Aptos Narrow"/>
                <w:color w:val="000000"/>
                <w:sz w:val="24"/>
                <w:szCs w:val="24"/>
              </w:rPr>
              <w:t>repository</w:t>
            </w:r>
            <w:r w:rsidR="00144271">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854EC73" w14:textId="2B6E1675" w:rsidR="000F1E02" w:rsidRDefault="00882157" w:rsidP="000F1E02">
            <w:pPr>
              <w:pStyle w:val="Tablebullet1"/>
              <w:numPr>
                <w:ilvl w:val="0"/>
                <w:numId w:val="0"/>
              </w:numPr>
              <w:rPr>
                <w:rFonts w:ascii="Aptos Narrow" w:hAnsi="Aptos Narrow"/>
                <w:sz w:val="24"/>
                <w:szCs w:val="24"/>
              </w:rPr>
            </w:pPr>
            <w:r w:rsidRPr="00882157">
              <w:rPr>
                <w:rFonts w:ascii="Aptos Narrow" w:hAnsi="Aptos Narrow"/>
                <w:color w:val="000000"/>
                <w:sz w:val="24"/>
                <w:szCs w:val="24"/>
              </w:rPr>
              <w:t>Data security, sensitivity and privacy classifications are tracked to the impacted policies, standards and information assets in a central metadata repository that is accessible to stakeholders to search, discover and identify impacts of data security, sensitivity and privacy classification modifications.</w:t>
            </w:r>
          </w:p>
          <w:p w14:paraId="37886646" w14:textId="54550E7F" w:rsidR="00E4681A" w:rsidRDefault="00E4681A" w:rsidP="000F1E02">
            <w:pPr>
              <w:pStyle w:val="Tablebullet1"/>
              <w:numPr>
                <w:ilvl w:val="0"/>
                <w:numId w:val="0"/>
              </w:numPr>
              <w:rPr>
                <w:rFonts w:ascii="Aptos Narrow" w:hAnsi="Aptos Narrow"/>
                <w:sz w:val="24"/>
                <w:szCs w:val="24"/>
              </w:rPr>
            </w:pPr>
          </w:p>
          <w:p w14:paraId="0B108304" w14:textId="0EDDD005" w:rsidR="00777ED4" w:rsidRPr="004742F0" w:rsidRDefault="00E4681A" w:rsidP="000F1E02">
            <w:pPr>
              <w:pStyle w:val="Tablebullet1"/>
              <w:numPr>
                <w:ilvl w:val="0"/>
                <w:numId w:val="0"/>
              </w:numPr>
              <w:rPr>
                <w:rFonts w:ascii="Aptos Narrow" w:hAnsi="Aptos Narrow"/>
                <w:sz w:val="24"/>
                <w:szCs w:val="24"/>
              </w:rPr>
            </w:pPr>
            <w:r>
              <w:rPr>
                <w:rFonts w:ascii="Aptos Narrow" w:hAnsi="Aptos Narrow"/>
                <w:sz w:val="24"/>
                <w:szCs w:val="24"/>
              </w:rPr>
              <w:t>T</w:t>
            </w:r>
            <w:r w:rsidR="00251B67">
              <w:rPr>
                <w:rFonts w:ascii="Aptos Narrow" w:hAnsi="Aptos Narrow"/>
                <w:sz w:val="24"/>
                <w:szCs w:val="24"/>
              </w:rPr>
              <w:t xml:space="preserve">he Standard Operating Procedure </w:t>
            </w:r>
            <w:r w:rsidR="00C6341C">
              <w:rPr>
                <w:rFonts w:ascii="Aptos Narrow" w:hAnsi="Aptos Narrow"/>
                <w:sz w:val="24"/>
                <w:szCs w:val="24"/>
              </w:rPr>
              <w:t xml:space="preserve">have not been applied </w:t>
            </w:r>
            <w:r w:rsidR="00251B67">
              <w:rPr>
                <w:rFonts w:ascii="Aptos Narrow" w:hAnsi="Aptos Narrow"/>
                <w:sz w:val="24"/>
                <w:szCs w:val="24"/>
              </w:rPr>
              <w:t>and regula</w:t>
            </w:r>
            <w:r w:rsidR="0088054D">
              <w:rPr>
                <w:rFonts w:ascii="Aptos Narrow" w:hAnsi="Aptos Narrow"/>
                <w:sz w:val="24"/>
                <w:szCs w:val="24"/>
              </w:rPr>
              <w:t>r assessments have no</w:t>
            </w:r>
            <w:r w:rsidR="00A97DB2">
              <w:rPr>
                <w:rFonts w:ascii="Aptos Narrow" w:hAnsi="Aptos Narrow"/>
                <w:sz w:val="24"/>
                <w:szCs w:val="24"/>
              </w:rPr>
              <w:t>t</w:t>
            </w:r>
            <w:r w:rsidR="0088054D">
              <w:rPr>
                <w:rFonts w:ascii="Aptos Narrow" w:hAnsi="Aptos Narrow"/>
                <w:sz w:val="24"/>
                <w:szCs w:val="24"/>
              </w:rPr>
              <w:t xml:space="preserve">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37EDF23" w14:textId="0C74FDD1" w:rsidR="00777ED4" w:rsidRPr="004742F0" w:rsidRDefault="00777ED4" w:rsidP="00385A6E">
            <w:pPr>
              <w:pStyle w:val="Tablebullet1"/>
              <w:numPr>
                <w:ilvl w:val="0"/>
                <w:numId w:val="0"/>
              </w:numPr>
              <w:rPr>
                <w:rFonts w:ascii="Aptos Narrow" w:hAnsi="Aptos Narrow"/>
                <w:sz w:val="24"/>
                <w:szCs w:val="24"/>
              </w:rPr>
            </w:pPr>
            <w:r w:rsidRPr="004742F0">
              <w:rPr>
                <w:rFonts w:ascii="Aptos Narrow" w:hAnsi="Aptos Narrow"/>
                <w:color w:val="000000"/>
                <w:sz w:val="24"/>
                <w:szCs w:val="24"/>
              </w:rPr>
              <w:t>SMA has established and applied the impacted assets</w:t>
            </w:r>
            <w:r w:rsidR="009A579F">
              <w:rPr>
                <w:rFonts w:ascii="Aptos Narrow" w:hAnsi="Aptos Narrow"/>
                <w:color w:val="000000"/>
                <w:sz w:val="24"/>
                <w:szCs w:val="24"/>
              </w:rPr>
              <w:t>’</w:t>
            </w:r>
            <w:r w:rsidRPr="004742F0">
              <w:rPr>
                <w:rFonts w:ascii="Aptos Narrow" w:hAnsi="Aptos Narrow"/>
                <w:color w:val="000000"/>
                <w:sz w:val="24"/>
                <w:szCs w:val="24"/>
              </w:rPr>
              <w:t xml:space="preserve"> Enterprise Data security, sensitivity &amp; privacy:</w:t>
            </w:r>
            <w:r w:rsidRPr="004742F0">
              <w:rPr>
                <w:rFonts w:ascii="Aptos Narrow" w:hAnsi="Aptos Narrow"/>
                <w:color w:val="000000"/>
                <w:sz w:val="24"/>
                <w:szCs w:val="24"/>
              </w:rPr>
              <w:br/>
              <w:t>- Outcomes &amp; Metrics</w:t>
            </w:r>
            <w:r w:rsidRPr="004742F0">
              <w:rPr>
                <w:rFonts w:ascii="Aptos Narrow" w:hAnsi="Aptos Narrow"/>
                <w:color w:val="000000"/>
                <w:sz w:val="24"/>
                <w:szCs w:val="24"/>
              </w:rPr>
              <w:br/>
              <w:t>- Processes &amp; procedures</w:t>
            </w:r>
            <w:r w:rsidRPr="004742F0">
              <w:rPr>
                <w:rFonts w:ascii="Aptos Narrow" w:hAnsi="Aptos Narrow"/>
                <w:color w:val="000000"/>
                <w:sz w:val="24"/>
                <w:szCs w:val="24"/>
              </w:rPr>
              <w:br/>
              <w:t>- Policies &amp; Standards</w:t>
            </w:r>
            <w:r w:rsidRPr="004742F0">
              <w:rPr>
                <w:rFonts w:ascii="Aptos Narrow" w:hAnsi="Aptos Narrow"/>
                <w:color w:val="000000"/>
                <w:sz w:val="24"/>
                <w:szCs w:val="24"/>
              </w:rPr>
              <w:br/>
              <w:t>- Metadata requirements</w:t>
            </w:r>
            <w:r w:rsidRPr="004742F0">
              <w:rPr>
                <w:rFonts w:ascii="Aptos Narrow" w:hAnsi="Aptos Narrow"/>
                <w:color w:val="000000"/>
                <w:sz w:val="24"/>
                <w:szCs w:val="24"/>
              </w:rPr>
              <w:br/>
              <w:t>- Technology</w:t>
            </w:r>
            <w:r w:rsidRPr="004742F0">
              <w:rPr>
                <w:rFonts w:ascii="Aptos Narrow" w:hAnsi="Aptos Narrow"/>
                <w:color w:val="000000"/>
                <w:sz w:val="24"/>
                <w:szCs w:val="24"/>
              </w:rPr>
              <w:br/>
            </w:r>
            <w:r w:rsidRPr="004742F0">
              <w:rPr>
                <w:rFonts w:ascii="Aptos Narrow" w:hAnsi="Aptos Narrow"/>
                <w:color w:val="000000"/>
                <w:sz w:val="24"/>
                <w:szCs w:val="24"/>
              </w:rPr>
              <w:br/>
              <w:t xml:space="preserve">SMA performs regular SS-A assessments for 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w:t>
            </w:r>
          </w:p>
        </w:tc>
      </w:tr>
      <w:tr w:rsidR="00777ED4" w:rsidRPr="005703D5" w14:paraId="25FF91A4" w14:textId="77777777" w:rsidTr="00385A6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5172AEC" w14:textId="77777777" w:rsidR="00923D87" w:rsidRDefault="00F60652" w:rsidP="00F42950">
            <w:pPr>
              <w:pStyle w:val="TableText"/>
              <w:rPr>
                <w:rFonts w:ascii="Aptos Narrow" w:hAnsi="Aptos Narrow"/>
                <w:b/>
                <w:sz w:val="24"/>
                <w:szCs w:val="24"/>
              </w:rPr>
            </w:pPr>
            <w:r w:rsidRPr="004742F0">
              <w:rPr>
                <w:rFonts w:ascii="Aptos Narrow" w:hAnsi="Aptos Narrow"/>
                <w:b/>
                <w:sz w:val="24"/>
                <w:szCs w:val="24"/>
              </w:rPr>
              <w:t>Suggested Documentation</w:t>
            </w:r>
            <w:r w:rsidR="00923D87">
              <w:rPr>
                <w:rFonts w:ascii="Aptos Narrow" w:hAnsi="Aptos Narrow"/>
                <w:b/>
                <w:sz w:val="24"/>
                <w:szCs w:val="24"/>
              </w:rPr>
              <w:t xml:space="preserve"> </w:t>
            </w:r>
          </w:p>
          <w:p w14:paraId="01C15FC9" w14:textId="77777777" w:rsidR="00923D87" w:rsidRDefault="00923D87" w:rsidP="00F42950">
            <w:pPr>
              <w:pStyle w:val="TableText"/>
              <w:rPr>
                <w:del w:id="55" w:author="Microsoft Word" w:date="2026-05-20T09:43:00Z" w16du:dateUtc="2026-05-20T13:43:00Z"/>
                <w:rFonts w:ascii="Aptos Narrow" w:hAnsi="Aptos Narrow"/>
                <w:b/>
                <w:sz w:val="24"/>
                <w:szCs w:val="24"/>
              </w:rPr>
            </w:pPr>
            <w:del w:id="56" w:author="Microsoft Word" w:date="2026-05-20T09:43:00Z" w16du:dateUtc="2026-05-20T13:43:00Z">
              <w:r>
                <w:rPr>
                  <w:rFonts w:ascii="Aptos Narrow" w:hAnsi="Aptos Narrow"/>
                  <w:b/>
                  <w:sz w:val="24"/>
                  <w:szCs w:val="24"/>
                </w:rPr>
                <w:delText xml:space="preserve"> </w:delText>
              </w:r>
            </w:del>
          </w:p>
          <w:p w14:paraId="04D6584F" w14:textId="77777777" w:rsidR="00923D87" w:rsidRDefault="00923D87" w:rsidP="00F42950">
            <w:pPr>
              <w:pStyle w:val="TableText"/>
              <w:rPr>
                <w:ins w:id="57" w:author="Microsoft Word" w:date="2026-05-20T09:43:00Z" w16du:dateUtc="2026-05-20T13:43:00Z"/>
                <w:rFonts w:ascii="Aptos Narrow" w:hAnsi="Aptos Narrow"/>
                <w:b/>
                <w:sz w:val="24"/>
                <w:szCs w:val="24"/>
              </w:rPr>
            </w:pPr>
            <w:del w:id="58" w:author="Microsoft Word" w:date="2026-05-20T09:43:00Z" w16du:dateUtc="2026-05-20T13:43:00Z">
              <w:r>
                <w:rPr>
                  <w:rFonts w:ascii="Aptos Narrow" w:hAnsi="Aptos Narrow"/>
                  <w:b/>
                  <w:sz w:val="24"/>
                  <w:szCs w:val="24"/>
                </w:rPr>
                <w:delText xml:space="preserve"> </w:delText>
              </w:r>
            </w:del>
            <w:ins w:id="59" w:author="Microsoft Word" w:date="2026-05-20T09:43:00Z" w16du:dateUtc="2026-05-20T13:43:00Z">
              <w:r>
                <w:rPr>
                  <w:rFonts w:ascii="Aptos Narrow" w:hAnsi="Aptos Narrow"/>
                  <w:b/>
                  <w:sz w:val="24"/>
                  <w:szCs w:val="24"/>
                </w:rPr>
                <w:t xml:space="preserve"> </w:t>
              </w:r>
            </w:ins>
          </w:p>
          <w:p w14:paraId="2E06877F" w14:textId="77777777" w:rsidR="00923D87" w:rsidRDefault="00923D87" w:rsidP="00F42950">
            <w:pPr>
              <w:pStyle w:val="TableText"/>
              <w:rPr>
                <w:rFonts w:ascii="Aptos Narrow" w:hAnsi="Aptos Narrow"/>
                <w:b/>
                <w:sz w:val="24"/>
                <w:szCs w:val="24"/>
              </w:rPr>
            </w:pPr>
            <w:ins w:id="60" w:author="Microsoft Word" w:date="2026-05-20T09:43:00Z" w16du:dateUtc="2026-05-20T13:43:00Z">
              <w:r>
                <w:rPr>
                  <w:rFonts w:ascii="Aptos Narrow" w:hAnsi="Aptos Narrow"/>
                  <w:b/>
                  <w:sz w:val="24"/>
                  <w:szCs w:val="24"/>
                </w:rPr>
                <w:t xml:space="preserve"> </w:t>
              </w:r>
            </w:ins>
            <w:r>
              <w:rPr>
                <w:rFonts w:ascii="Aptos Narrow" w:hAnsi="Aptos Narrow"/>
                <w:b/>
                <w:sz w:val="24"/>
                <w:szCs w:val="24"/>
              </w:rPr>
              <w:t xml:space="preserve">(Each level should build on </w:t>
            </w:r>
            <w:r>
              <w:rPr>
                <w:rFonts w:ascii="Aptos Narrow" w:hAnsi="Aptos Narrow"/>
                <w:b/>
                <w:sz w:val="24"/>
                <w:szCs w:val="24"/>
              </w:rPr>
              <w:lastRenderedPageBreak/>
              <w:t>previous documentation as you progress in maturity.)</w:t>
            </w:r>
          </w:p>
          <w:p w14:paraId="75B3BFBC" w14:textId="41DED288" w:rsidR="00777ED4" w:rsidRPr="004742F0"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0BCF9246"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52B4E63" w14:textId="0BEFE480" w:rsidR="00777ED4" w:rsidRPr="004742F0" w:rsidRDefault="00777ED4" w:rsidP="00CB41A9">
            <w:pPr>
              <w:pStyle w:val="Tablebullet1"/>
              <w:rPr>
                <w:sz w:val="24"/>
                <w:szCs w:val="24"/>
              </w:rPr>
            </w:pPr>
            <w:r w:rsidRPr="004742F0">
              <w:rPr>
                <w:sz w:val="24"/>
                <w:szCs w:val="24"/>
              </w:rPr>
              <w:lastRenderedPageBreak/>
              <w:t>N/A</w:t>
            </w:r>
            <w:r w:rsidR="001E4566" w:rsidRPr="004742F0">
              <w:rPr>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96B0654" w14:textId="19CDAC68"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Data Security and Privacy Requirements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CFB34EA" w14:textId="77777777" w:rsidR="00777ED4" w:rsidRPr="006214E0" w:rsidRDefault="00777ED4" w:rsidP="00F42950">
            <w:pPr>
              <w:pStyle w:val="Tablebullet1"/>
              <w:rPr>
                <w:rFonts w:ascii="Aptos Narrow" w:hAnsi="Aptos Narrow"/>
                <w:sz w:val="24"/>
                <w:szCs w:val="24"/>
              </w:rPr>
            </w:pPr>
            <w:r w:rsidRPr="004742F0">
              <w:rPr>
                <w:rFonts w:ascii="Aptos Narrow" w:hAnsi="Aptos Narrow"/>
                <w:color w:val="000000"/>
                <w:sz w:val="24"/>
                <w:szCs w:val="24"/>
              </w:rPr>
              <w:t>Physical Data Dictionary</w:t>
            </w:r>
          </w:p>
          <w:p w14:paraId="79DEA099" w14:textId="1F892BCD" w:rsidR="00777ED4" w:rsidRPr="004742F0" w:rsidRDefault="006214E0" w:rsidP="00F42950">
            <w:pPr>
              <w:pStyle w:val="Tablebullet1"/>
              <w:rPr>
                <w:rFonts w:ascii="Aptos Narrow" w:hAnsi="Aptos Narrow"/>
                <w:sz w:val="24"/>
                <w:szCs w:val="24"/>
              </w:rPr>
            </w:pPr>
            <w:r>
              <w:rPr>
                <w:rFonts w:ascii="Aptos Narrow" w:hAnsi="Aptos Narrow"/>
                <w:color w:val="000000"/>
                <w:sz w:val="24"/>
                <w:szCs w:val="24"/>
              </w:rPr>
              <w:t>Data Handling Procedures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CC416D9" w14:textId="39212921" w:rsidR="00777ED4" w:rsidRPr="004742F0" w:rsidRDefault="00E013DF" w:rsidP="00F42950">
            <w:pPr>
              <w:pStyle w:val="Tablebullet1"/>
              <w:rPr>
                <w:rFonts w:ascii="Aptos Narrow" w:hAnsi="Aptos Narrow"/>
                <w:sz w:val="24"/>
                <w:szCs w:val="24"/>
              </w:rPr>
            </w:pPr>
            <w:r w:rsidRPr="004742F0">
              <w:rPr>
                <w:rFonts w:ascii="Aptos Narrow" w:hAnsi="Aptos Narrow"/>
                <w:color w:val="000000"/>
                <w:sz w:val="24"/>
                <w:szCs w:val="24"/>
              </w:rPr>
              <w:t xml:space="preserve">Data Classification  </w:t>
            </w:r>
            <w:r w:rsidR="00777ED4" w:rsidRPr="004742F0">
              <w:rPr>
                <w:rFonts w:ascii="Aptos Narrow" w:hAnsi="Aptos Narrow"/>
                <w:color w:val="000000"/>
                <w:sz w:val="24"/>
                <w:szCs w:val="24"/>
              </w:rPr>
              <w:t xml:space="preserve"> Metadata Repository Screenshots</w:t>
            </w:r>
          </w:p>
          <w:p w14:paraId="39AD7A0B" w14:textId="053A7D66" w:rsidR="00777ED4" w:rsidRPr="004742F0" w:rsidRDefault="00666E45" w:rsidP="00F42950">
            <w:pPr>
              <w:pStyle w:val="Tablebullet1"/>
              <w:rPr>
                <w:rFonts w:ascii="Aptos Narrow" w:hAnsi="Aptos Narrow"/>
                <w:sz w:val="24"/>
                <w:szCs w:val="24"/>
              </w:rPr>
            </w:pPr>
            <w:r w:rsidRPr="004742F0">
              <w:rPr>
                <w:rFonts w:ascii="Aptos Narrow" w:hAnsi="Aptos Narrow"/>
                <w:color w:val="000000"/>
                <w:sz w:val="24"/>
                <w:szCs w:val="24"/>
              </w:rPr>
              <w:t xml:space="preserve">Data Classification  </w:t>
            </w:r>
            <w:r w:rsidR="00777ED4" w:rsidRPr="004742F0">
              <w:rPr>
                <w:rFonts w:ascii="Aptos Narrow" w:hAnsi="Aptos Narrow"/>
                <w:color w:val="000000"/>
                <w:sz w:val="24"/>
                <w:szCs w:val="24"/>
              </w:rPr>
              <w:t>Metamodel</w:t>
            </w:r>
          </w:p>
          <w:p w14:paraId="4F2FD189" w14:textId="4C1B937C" w:rsidR="00777ED4" w:rsidRPr="004742F0" w:rsidRDefault="00E013DF" w:rsidP="00F42950">
            <w:pPr>
              <w:pStyle w:val="Tablebullet1"/>
              <w:rPr>
                <w:rFonts w:ascii="Aptos Narrow" w:hAnsi="Aptos Narrow"/>
                <w:sz w:val="24"/>
                <w:szCs w:val="24"/>
              </w:rPr>
            </w:pPr>
            <w:r w:rsidRPr="004742F0">
              <w:rPr>
                <w:rFonts w:ascii="Aptos Narrow" w:hAnsi="Aptos Narrow"/>
                <w:color w:val="000000"/>
                <w:sz w:val="24"/>
                <w:szCs w:val="24"/>
              </w:rPr>
              <w:lastRenderedPageBreak/>
              <w:t xml:space="preserve">Data Classification  </w:t>
            </w:r>
            <w:r>
              <w:rPr>
                <w:rFonts w:ascii="Aptos Narrow" w:hAnsi="Aptos Narrow"/>
                <w:color w:val="000000"/>
                <w:sz w:val="24"/>
                <w:szCs w:val="24"/>
              </w:rPr>
              <w:t xml:space="preserve"> </w:t>
            </w:r>
            <w:r w:rsidR="00777ED4" w:rsidRPr="004742F0">
              <w:rPr>
                <w:rFonts w:ascii="Aptos Narrow" w:hAnsi="Aptos Narrow"/>
                <w:color w:val="000000"/>
                <w:sz w:val="24"/>
                <w:szCs w:val="24"/>
              </w:rPr>
              <w:t>Metadata Repository Operating Model</w:t>
            </w:r>
          </w:p>
          <w:p w14:paraId="788650EE" w14:textId="77777777"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Data Classification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C67570" w14:textId="759AF6CA" w:rsidR="00F41278" w:rsidRPr="00F41278" w:rsidRDefault="00F41278" w:rsidP="00F42950">
            <w:pPr>
              <w:pStyle w:val="Tablebullet1"/>
              <w:rPr>
                <w:rFonts w:ascii="Aptos Narrow" w:hAnsi="Aptos Narrow"/>
                <w:sz w:val="24"/>
                <w:szCs w:val="24"/>
              </w:rPr>
            </w:pPr>
            <w:r>
              <w:rPr>
                <w:rFonts w:ascii="Aptos Narrow" w:hAnsi="Aptos Narrow"/>
                <w:color w:val="000000"/>
                <w:sz w:val="24"/>
                <w:szCs w:val="24"/>
              </w:rPr>
              <w:lastRenderedPageBreak/>
              <w:t>Data Security and Privacy Policy</w:t>
            </w:r>
          </w:p>
          <w:p w14:paraId="53DBA455" w14:textId="790068EE"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Process Diagram</w:t>
            </w:r>
          </w:p>
          <w:p w14:paraId="2C3C440C" w14:textId="056FC3B4"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lastRenderedPageBreak/>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Standard Operating Procedure</w:t>
            </w:r>
          </w:p>
          <w:p w14:paraId="1F0B3ACE" w14:textId="7F30369F"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Standard Documentation</w:t>
            </w:r>
          </w:p>
          <w:p w14:paraId="0CDBBE64" w14:textId="61406286" w:rsidR="00777ED4" w:rsidRPr="004742F0" w:rsidRDefault="00777ED4" w:rsidP="00F42950">
            <w:pPr>
              <w:pStyle w:val="Tablebullet1"/>
              <w:rPr>
                <w:rFonts w:ascii="Aptos Narrow" w:hAnsi="Aptos Narrow"/>
                <w:sz w:val="24"/>
                <w:szCs w:val="24"/>
              </w:rPr>
            </w:pPr>
            <w:r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Pr="004742F0">
              <w:rPr>
                <w:rFonts w:ascii="Aptos Narrow" w:hAnsi="Aptos Narrow"/>
                <w:color w:val="000000"/>
                <w:sz w:val="24"/>
                <w:szCs w:val="24"/>
              </w:rPr>
              <w:t xml:space="preserve"> &amp; privacy Metadata Requirements</w:t>
            </w:r>
          </w:p>
          <w:p w14:paraId="6523B5BA" w14:textId="2C425EAA" w:rsidR="00777ED4" w:rsidRPr="004742F0" w:rsidRDefault="00BF14BF"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4742F0">
              <w:rPr>
                <w:rFonts w:ascii="Aptos Narrow" w:hAnsi="Aptos Narrow"/>
                <w:color w:val="000000"/>
                <w:sz w:val="24"/>
                <w:szCs w:val="24"/>
              </w:rPr>
              <w:t xml:space="preserve">Data security, </w:t>
            </w:r>
            <w:r w:rsidR="009E0FD4" w:rsidRPr="004742F0">
              <w:rPr>
                <w:rFonts w:ascii="Aptos Narrow" w:hAnsi="Aptos Narrow"/>
                <w:color w:val="000000"/>
                <w:sz w:val="24"/>
                <w:szCs w:val="24"/>
              </w:rPr>
              <w:t>sensitivity</w:t>
            </w:r>
            <w:r w:rsidR="00777ED4" w:rsidRPr="004742F0">
              <w:rPr>
                <w:rFonts w:ascii="Aptos Narrow" w:hAnsi="Aptos Narrow"/>
                <w:color w:val="000000"/>
                <w:sz w:val="24"/>
                <w:szCs w:val="24"/>
              </w:rPr>
              <w:t xml:space="preserve"> &amp; privacy MITA </w:t>
            </w:r>
            <w:r w:rsidR="009C56A0">
              <w:rPr>
                <w:rFonts w:ascii="Aptos Narrow" w:hAnsi="Aptos Narrow"/>
                <w:color w:val="000000"/>
                <w:sz w:val="24"/>
                <w:szCs w:val="24"/>
              </w:rPr>
              <w:t>Maturity Profile</w:t>
            </w:r>
          </w:p>
        </w:tc>
      </w:tr>
    </w:tbl>
    <w:p w14:paraId="5882F7B9" w14:textId="77777777" w:rsidR="00777ED4" w:rsidRDefault="00777ED4" w:rsidP="00777ED4"/>
    <w:p w14:paraId="3366686C" w14:textId="560AACD2" w:rsidR="00777ED4" w:rsidRPr="000267DC" w:rsidRDefault="00777ED4" w:rsidP="00777ED4">
      <w:pPr>
        <w:pStyle w:val="Heading2"/>
      </w:pPr>
      <w:bookmarkStart w:id="61" w:name="_Toc230252251"/>
      <w:r>
        <w:t xml:space="preserve">Table </w:t>
      </w:r>
      <w:r w:rsidR="00463893">
        <w:t>22: A</w:t>
      </w:r>
      <w:r w:rsidRPr="000267DC">
        <w:t>spect</w:t>
      </w:r>
      <w:r>
        <w:t xml:space="preserve"> </w:t>
      </w:r>
      <w:r w:rsidR="00815549">
        <w:t>–</w:t>
      </w:r>
      <w:r w:rsidRPr="000267DC">
        <w:t xml:space="preserve"> Information </w:t>
      </w:r>
      <w:r w:rsidR="00D234FA">
        <w:t>Quality</w:t>
      </w:r>
      <w:bookmarkEnd w:id="61"/>
      <w:r w:rsidR="00D234FA">
        <w:t xml:space="preserve"> </w:t>
      </w:r>
    </w:p>
    <w:p w14:paraId="087E23E8" w14:textId="0DEEB661" w:rsidR="00917354" w:rsidRPr="00917354" w:rsidRDefault="00917354" w:rsidP="00917354">
      <w:pPr>
        <w:rPr>
          <w:rFonts w:ascii="Aptos Narrow" w:eastAsia="Times New Roman" w:hAnsi="Aptos Narrow" w:cs="Times New Roman"/>
          <w:i/>
          <w:iCs/>
          <w:color w:val="000000"/>
          <w:kern w:val="0"/>
          <w14:ligatures w14:val="none"/>
        </w:rPr>
      </w:pPr>
      <w:r w:rsidRPr="00917354">
        <w:rPr>
          <w:rFonts w:ascii="Aptos Narrow" w:eastAsia="Times New Roman" w:hAnsi="Aptos Narrow" w:cs="Times New Roman"/>
          <w:i/>
          <w:iCs/>
          <w:color w:val="000000"/>
          <w:kern w:val="0"/>
          <w14:ligatures w14:val="none"/>
        </w:rPr>
        <w:t>Does the information used to support this capability have documented data quality rules and measures that are accessible to stakeholders and help ensure that the information is fit for use?</w:t>
      </w:r>
    </w:p>
    <w:p w14:paraId="7AC0C681" w14:textId="4ADA45B0" w:rsidR="00777ED4" w:rsidRPr="00610C93" w:rsidRDefault="00777ED4" w:rsidP="00777ED4">
      <w:pPr>
        <w:spacing w:after="0" w:line="240" w:lineRule="auto"/>
        <w:rPr>
          <w:rFonts w:ascii="Aptos Narrow" w:eastAsia="Times New Roman" w:hAnsi="Aptos Narrow" w:cs="Times New Roman"/>
          <w:i/>
          <w:iCs/>
          <w:color w:val="000000"/>
          <w:kern w:val="0"/>
          <w14:ligatures w14:val="none"/>
        </w:rPr>
      </w:pPr>
    </w:p>
    <w:p w14:paraId="508C49CF" w14:textId="77777777" w:rsidR="00777ED4" w:rsidRPr="00610C93" w:rsidRDefault="00777ED4" w:rsidP="00777ED4">
      <w:pPr>
        <w:spacing w:after="0" w:line="240" w:lineRule="auto"/>
        <w:rPr>
          <w:rFonts w:ascii="Aptos Narrow" w:eastAsia="Times New Roman" w:hAnsi="Aptos Narrow" w:cs="Times New Roman"/>
          <w:i/>
          <w:iCs/>
          <w:color w:val="000000"/>
          <w:kern w:val="0"/>
          <w14:ligatures w14:val="none"/>
        </w:rPr>
      </w:pPr>
    </w:p>
    <w:tbl>
      <w:tblPr>
        <w:tblW w:w="5409" w:type="pct"/>
        <w:tblLayout w:type="fixed"/>
        <w:tblCellMar>
          <w:left w:w="14" w:type="dxa"/>
          <w:right w:w="14" w:type="dxa"/>
        </w:tblCellMar>
        <w:tblLook w:val="0420" w:firstRow="1" w:lastRow="0" w:firstColumn="0" w:lastColumn="0" w:noHBand="0" w:noVBand="1"/>
        <w:tblCaption w:val="Table 22: Aspect – Information Quality"/>
        <w:tblDescription w:val="Table 22 provides five levels of maturity criteria and suggested documentation for the aspect – Information Quality, within the Information Architecture (IA) Maturity Criteria."/>
      </w:tblPr>
      <w:tblGrid>
        <w:gridCol w:w="1699"/>
        <w:gridCol w:w="2462"/>
        <w:gridCol w:w="2462"/>
        <w:gridCol w:w="2462"/>
        <w:gridCol w:w="2462"/>
        <w:gridCol w:w="2462"/>
      </w:tblGrid>
      <w:tr w:rsidR="00777ED4" w:rsidRPr="000D78CE" w14:paraId="758DD46E" w14:textId="77777777" w:rsidTr="00D46F50">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F86949"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4EBDC40"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1: </w:t>
            </w:r>
            <w:r w:rsidRPr="00610C9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76D6F13"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2: </w:t>
            </w:r>
          </w:p>
          <w:p w14:paraId="2C4AEDFE"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98E4B1"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3: </w:t>
            </w:r>
            <w:r w:rsidRPr="00610C9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8A35B6"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4: </w:t>
            </w:r>
            <w:r w:rsidRPr="00610C9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E3B7808"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5: </w:t>
            </w:r>
          </w:p>
          <w:p w14:paraId="2A78C0EC"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Optimized</w:t>
            </w:r>
          </w:p>
        </w:tc>
      </w:tr>
      <w:tr w:rsidR="00777ED4" w:rsidRPr="000D78CE" w14:paraId="2BCC6C7D" w14:textId="77777777" w:rsidTr="00D46F50">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D1B70BA" w14:textId="550A9350"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F7E5C48" w14:textId="77777777" w:rsidR="00D234FA" w:rsidRDefault="00D234FA" w:rsidP="00D234FA">
            <w:pPr>
              <w:rPr>
                <w:rFonts w:ascii="Aptos Narrow" w:hAnsi="Aptos Narrow"/>
                <w:color w:val="000000"/>
              </w:rPr>
            </w:pPr>
            <w:r>
              <w:rPr>
                <w:rFonts w:ascii="Aptos Narrow" w:hAnsi="Aptos Narrow"/>
                <w:color w:val="000000"/>
              </w:rPr>
              <w:t>Data quality rules have not been developed for the information asset.</w:t>
            </w:r>
          </w:p>
          <w:p w14:paraId="00C077A6" w14:textId="5E509CEC" w:rsidR="00777ED4" w:rsidRPr="00610C93" w:rsidRDefault="00777ED4" w:rsidP="00F42950">
            <w:pPr>
              <w:pStyle w:val="TableText"/>
              <w:rPr>
                <w:rFonts w:ascii="Aptos Narrow" w:hAnsi="Aptos Narrow"/>
                <w:color w:val="000000"/>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2BADA3E" w14:textId="266DA6F3" w:rsidR="00777ED4" w:rsidRPr="00610C93" w:rsidRDefault="00534C64" w:rsidP="00F42950">
            <w:pPr>
              <w:pStyle w:val="TableText"/>
              <w:rPr>
                <w:rFonts w:ascii="Aptos Narrow" w:hAnsi="Aptos Narrow"/>
                <w:color w:val="000000"/>
                <w:sz w:val="24"/>
                <w:szCs w:val="24"/>
              </w:rPr>
            </w:pPr>
            <w:r w:rsidRPr="00534C64">
              <w:rPr>
                <w:rFonts w:ascii="Aptos Narrow" w:hAnsi="Aptos Narrow"/>
                <w:color w:val="000000"/>
                <w:sz w:val="24"/>
                <w:szCs w:val="24"/>
              </w:rPr>
              <w:t>Data quality rules have been developed and documented for the information asset and is accessible by stakeholders</w:t>
            </w:r>
            <w:r w:rsidR="00075EA1">
              <w:rPr>
                <w:rFonts w:ascii="Aptos Narrow" w:hAnsi="Aptos Narrow"/>
                <w:color w:val="000000"/>
                <w:sz w:val="24"/>
                <w:szCs w:val="24"/>
              </w:rPr>
              <w:t xml:space="preserve">, but is not implemented or </w:t>
            </w:r>
            <w:r w:rsidR="00220729">
              <w:rPr>
                <w:rFonts w:ascii="Aptos Narrow" w:hAnsi="Aptos Narrow"/>
                <w:color w:val="000000"/>
                <w:sz w:val="24"/>
                <w:szCs w:val="24"/>
              </w:rPr>
              <w:t>results tracked</w:t>
            </w:r>
            <w:r w:rsidRPr="00534C64">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108D831" w14:textId="247708A4" w:rsidR="00E4681A" w:rsidRDefault="00534C64" w:rsidP="00F42950">
            <w:pPr>
              <w:pStyle w:val="TableText"/>
              <w:rPr>
                <w:rFonts w:ascii="Aptos Narrow" w:hAnsi="Aptos Narrow"/>
                <w:color w:val="000000"/>
                <w:sz w:val="24"/>
                <w:szCs w:val="24"/>
              </w:rPr>
            </w:pPr>
            <w:r w:rsidRPr="00534C64">
              <w:rPr>
                <w:rFonts w:ascii="Aptos Narrow" w:hAnsi="Aptos Narrow"/>
                <w:color w:val="000000"/>
                <w:sz w:val="24"/>
                <w:szCs w:val="24"/>
              </w:rPr>
              <w:t xml:space="preserve">Data quality rules have been implemented for the information assets, is applied as the information as it moves across the enterprise, and results </w:t>
            </w:r>
            <w:r w:rsidR="00220729">
              <w:rPr>
                <w:rFonts w:ascii="Aptos Narrow" w:hAnsi="Aptos Narrow"/>
                <w:color w:val="000000"/>
                <w:sz w:val="24"/>
                <w:szCs w:val="24"/>
              </w:rPr>
              <w:t>tracked</w:t>
            </w:r>
            <w:r w:rsidRPr="00534C64">
              <w:rPr>
                <w:rFonts w:ascii="Aptos Narrow" w:hAnsi="Aptos Narrow"/>
                <w:color w:val="000000"/>
                <w:sz w:val="24"/>
                <w:szCs w:val="24"/>
              </w:rPr>
              <w:t xml:space="preserve"> and made available to key stakeholders.</w:t>
            </w:r>
            <w:r w:rsidR="00457567">
              <w:rPr>
                <w:rFonts w:ascii="Aptos Narrow" w:hAnsi="Aptos Narrow"/>
                <w:color w:val="000000"/>
                <w:sz w:val="24"/>
                <w:szCs w:val="24"/>
              </w:rPr>
              <w:t xml:space="preserve"> </w:t>
            </w:r>
          </w:p>
          <w:p w14:paraId="58C04C58" w14:textId="5FD40287" w:rsidR="00E4681A" w:rsidRDefault="00E4681A" w:rsidP="00F42950">
            <w:pPr>
              <w:pStyle w:val="TableText"/>
              <w:rPr>
                <w:rFonts w:ascii="Aptos Narrow" w:hAnsi="Aptos Narrow"/>
                <w:color w:val="000000"/>
                <w:sz w:val="24"/>
                <w:szCs w:val="24"/>
              </w:rPr>
            </w:pPr>
          </w:p>
          <w:p w14:paraId="05536C8C" w14:textId="536159D6" w:rsidR="00777ED4" w:rsidRPr="00610C93" w:rsidRDefault="00E4681A" w:rsidP="00F42950">
            <w:pPr>
              <w:pStyle w:val="TableText"/>
              <w:rPr>
                <w:rFonts w:ascii="Aptos Narrow" w:hAnsi="Aptos Narrow"/>
                <w:sz w:val="24"/>
                <w:szCs w:val="24"/>
              </w:rPr>
            </w:pPr>
            <w:r>
              <w:rPr>
                <w:rFonts w:ascii="Aptos Narrow" w:hAnsi="Aptos Narrow"/>
                <w:color w:val="000000"/>
                <w:sz w:val="24"/>
                <w:szCs w:val="24"/>
              </w:rPr>
              <w:t>D</w:t>
            </w:r>
            <w:r w:rsidR="00073A0F">
              <w:rPr>
                <w:rFonts w:ascii="Aptos Narrow" w:hAnsi="Aptos Narrow"/>
                <w:color w:val="000000"/>
                <w:sz w:val="24"/>
                <w:szCs w:val="24"/>
              </w:rPr>
              <w:t>ata quality rules are not aligned to T-MSIS o</w:t>
            </w:r>
            <w:r w:rsidR="00F95DCB">
              <w:rPr>
                <w:rFonts w:ascii="Aptos Narrow" w:hAnsi="Aptos Narrow"/>
                <w:color w:val="000000"/>
                <w:sz w:val="24"/>
                <w:szCs w:val="24"/>
              </w:rPr>
              <w:t>r tracked in a central repository.</w:t>
            </w:r>
            <w:r w:rsidR="00BF5C83">
              <w:rPr>
                <w:rFonts w:ascii="Aptos Narrow" w:hAnsi="Aptos Narrow"/>
                <w:color w:val="000000"/>
                <w:sz w:val="24"/>
                <w:szCs w:val="24"/>
              </w:rPr>
              <w:t xml:space="preserve"> Data quality reports are ad-hoc if </w:t>
            </w:r>
            <w:r w:rsidR="00C546B4">
              <w:rPr>
                <w:rFonts w:ascii="Aptos Narrow" w:hAnsi="Aptos Narrow"/>
                <w:color w:val="000000"/>
                <w:sz w:val="24"/>
                <w:szCs w:val="24"/>
              </w:rPr>
              <w:t>produced at all.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F59E1EC" w14:textId="2F7A8AF2" w:rsidR="00777ED4" w:rsidRDefault="00534C64" w:rsidP="00F42950">
            <w:pPr>
              <w:pStyle w:val="TableText"/>
              <w:rPr>
                <w:rFonts w:ascii="Aptos Narrow" w:hAnsi="Aptos Narrow"/>
                <w:color w:val="000000"/>
                <w:sz w:val="24"/>
                <w:szCs w:val="24"/>
              </w:rPr>
            </w:pPr>
            <w:r w:rsidRPr="00534C64">
              <w:rPr>
                <w:rFonts w:ascii="Aptos Narrow" w:hAnsi="Aptos Narrow"/>
                <w:color w:val="000000"/>
                <w:sz w:val="24"/>
                <w:szCs w:val="24"/>
              </w:rPr>
              <w:t>Data quality rules have been aligned to related T-MSIS rules, data anomalies and issues documented and tracked to the related information assets in a central repository. Data quality measures, standards and thresholds have been defined and included on data quality reports that are produced regularly.</w:t>
            </w:r>
          </w:p>
          <w:p w14:paraId="45F23FAE" w14:textId="77777777" w:rsidR="00C6341C" w:rsidRDefault="00C6341C" w:rsidP="00F42950">
            <w:pPr>
              <w:pStyle w:val="TableText"/>
              <w:rPr>
                <w:rFonts w:ascii="Aptos Narrow" w:hAnsi="Aptos Narrow"/>
                <w:sz w:val="24"/>
                <w:szCs w:val="24"/>
              </w:rPr>
            </w:pPr>
          </w:p>
          <w:p w14:paraId="6C77E4CA" w14:textId="32E95736" w:rsidR="00777ED4" w:rsidRPr="00610C93" w:rsidRDefault="00E4681A" w:rsidP="00F42950">
            <w:pPr>
              <w:pStyle w:val="TableText"/>
              <w:rPr>
                <w:rFonts w:ascii="Aptos Narrow" w:hAnsi="Aptos Narrow"/>
                <w:sz w:val="24"/>
                <w:szCs w:val="24"/>
              </w:rPr>
            </w:pPr>
            <w:r>
              <w:rPr>
                <w:rFonts w:ascii="Aptos Narrow" w:hAnsi="Aptos Narrow"/>
                <w:sz w:val="24"/>
                <w:szCs w:val="24"/>
              </w:rPr>
              <w:t>T</w:t>
            </w:r>
            <w:r w:rsidR="00C6341C">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5F3ACC6" w14:textId="77777777" w:rsidR="00744DE8" w:rsidRDefault="00062CB4" w:rsidP="00F42950">
            <w:pPr>
              <w:pStyle w:val="TableText"/>
              <w:rPr>
                <w:rFonts w:ascii="Aptos Narrow" w:hAnsi="Aptos Narrow"/>
                <w:color w:val="000000"/>
                <w:sz w:val="24"/>
                <w:szCs w:val="24"/>
              </w:rPr>
            </w:pPr>
            <w:r w:rsidRPr="00062CB4">
              <w:rPr>
                <w:rFonts w:ascii="Aptos Narrow" w:hAnsi="Aptos Narrow"/>
                <w:color w:val="000000"/>
                <w:sz w:val="24"/>
                <w:szCs w:val="24"/>
              </w:rPr>
              <w:t xml:space="preserve">The quality of the information asset adheres to Enterprise Data Quality </w:t>
            </w:r>
            <w:r w:rsidR="00744DE8" w:rsidRPr="004742F0">
              <w:rPr>
                <w:rFonts w:ascii="Aptos Narrow" w:hAnsi="Aptos Narrow"/>
                <w:color w:val="000000"/>
                <w:sz w:val="24"/>
                <w:szCs w:val="24"/>
              </w:rPr>
              <w:t>- Outcomes &amp; Metrics</w:t>
            </w:r>
            <w:r w:rsidR="00744DE8" w:rsidRPr="004742F0">
              <w:rPr>
                <w:rFonts w:ascii="Aptos Narrow" w:hAnsi="Aptos Narrow"/>
                <w:color w:val="000000"/>
                <w:sz w:val="24"/>
                <w:szCs w:val="24"/>
              </w:rPr>
              <w:br/>
              <w:t>- Processes &amp;</w:t>
            </w:r>
            <w:r w:rsidRPr="00062CB4">
              <w:rPr>
                <w:rFonts w:ascii="Aptos Narrow" w:hAnsi="Aptos Narrow"/>
                <w:color w:val="000000"/>
                <w:sz w:val="24"/>
                <w:szCs w:val="24"/>
              </w:rPr>
              <w:t xml:space="preserve"> procedures</w:t>
            </w:r>
            <w:r w:rsidR="00744DE8" w:rsidRPr="004742F0">
              <w:rPr>
                <w:rFonts w:ascii="Aptos Narrow" w:hAnsi="Aptos Narrow"/>
                <w:color w:val="000000"/>
                <w:sz w:val="24"/>
                <w:szCs w:val="24"/>
              </w:rPr>
              <w:br/>
              <w:t>- Policies &amp; Standards</w:t>
            </w:r>
            <w:r w:rsidR="00744DE8" w:rsidRPr="004742F0">
              <w:rPr>
                <w:rFonts w:ascii="Aptos Narrow" w:hAnsi="Aptos Narrow"/>
                <w:color w:val="000000"/>
                <w:sz w:val="24"/>
                <w:szCs w:val="24"/>
              </w:rPr>
              <w:br/>
              <w:t>- Metadata requirements</w:t>
            </w:r>
            <w:r w:rsidR="00744DE8" w:rsidRPr="004742F0">
              <w:rPr>
                <w:rFonts w:ascii="Aptos Narrow" w:hAnsi="Aptos Narrow"/>
                <w:color w:val="000000"/>
                <w:sz w:val="24"/>
                <w:szCs w:val="24"/>
              </w:rPr>
              <w:br/>
              <w:t>- Technology</w:t>
            </w:r>
          </w:p>
          <w:p w14:paraId="4E91007C" w14:textId="422E5C66" w:rsidR="00777ED4" w:rsidRPr="00610C93" w:rsidRDefault="00744DE8"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00062CB4" w:rsidRPr="00062CB4">
              <w:rPr>
                <w:rFonts w:ascii="Aptos Narrow" w:hAnsi="Aptos Narrow"/>
                <w:color w:val="000000"/>
                <w:sz w:val="24"/>
                <w:szCs w:val="24"/>
              </w:rPr>
              <w:t>assess</w:t>
            </w:r>
            <w:r>
              <w:rPr>
                <w:rFonts w:ascii="Aptos Narrow" w:hAnsi="Aptos Narrow"/>
                <w:color w:val="000000"/>
                <w:sz w:val="24"/>
                <w:szCs w:val="24"/>
              </w:rPr>
              <w:t>ments</w:t>
            </w:r>
            <w:r w:rsidR="00062CB4" w:rsidRPr="00062CB4">
              <w:rPr>
                <w:rFonts w:ascii="Aptos Narrow" w:hAnsi="Aptos Narrow"/>
                <w:color w:val="000000"/>
                <w:sz w:val="24"/>
                <w:szCs w:val="24"/>
              </w:rPr>
              <w:t xml:space="preserve"> for opportunities to improve the quality of the information asset.</w:t>
            </w:r>
          </w:p>
        </w:tc>
      </w:tr>
      <w:tr w:rsidR="00777ED4" w:rsidRPr="005703D5" w14:paraId="27C60FC6" w14:textId="77777777" w:rsidTr="00D46F50">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A5AB4F2" w14:textId="77777777" w:rsidR="00923D87" w:rsidRDefault="00F60652" w:rsidP="00F42950">
            <w:pPr>
              <w:pStyle w:val="TableText"/>
              <w:rPr>
                <w:rFonts w:ascii="Aptos Narrow" w:hAnsi="Aptos Narrow"/>
                <w:b/>
                <w:sz w:val="24"/>
                <w:szCs w:val="24"/>
              </w:rPr>
            </w:pPr>
            <w:r w:rsidRPr="00610C93">
              <w:rPr>
                <w:rFonts w:ascii="Aptos Narrow" w:hAnsi="Aptos Narrow"/>
                <w:b/>
                <w:sz w:val="24"/>
                <w:szCs w:val="24"/>
              </w:rPr>
              <w:t>Suggested Documentation</w:t>
            </w:r>
            <w:r w:rsidR="00923D87">
              <w:rPr>
                <w:rFonts w:ascii="Aptos Narrow" w:hAnsi="Aptos Narrow"/>
                <w:b/>
                <w:sz w:val="24"/>
                <w:szCs w:val="24"/>
              </w:rPr>
              <w:t xml:space="preserve"> </w:t>
            </w:r>
          </w:p>
          <w:p w14:paraId="72845C29" w14:textId="77777777" w:rsidR="00923D87" w:rsidRDefault="00923D87" w:rsidP="00F42950">
            <w:pPr>
              <w:pStyle w:val="TableText"/>
              <w:rPr>
                <w:del w:id="62" w:author="Microsoft Word" w:date="2026-05-20T09:43:00Z" w16du:dateUtc="2026-05-20T13:43:00Z"/>
                <w:rFonts w:ascii="Aptos Narrow" w:hAnsi="Aptos Narrow"/>
                <w:b/>
                <w:sz w:val="24"/>
                <w:szCs w:val="24"/>
              </w:rPr>
            </w:pPr>
            <w:del w:id="63" w:author="Microsoft Word" w:date="2026-05-20T09:43:00Z" w16du:dateUtc="2026-05-20T13:43:00Z">
              <w:r>
                <w:rPr>
                  <w:rFonts w:ascii="Aptos Narrow" w:hAnsi="Aptos Narrow"/>
                  <w:b/>
                  <w:sz w:val="24"/>
                  <w:szCs w:val="24"/>
                </w:rPr>
                <w:delText xml:space="preserve"> </w:delText>
              </w:r>
            </w:del>
          </w:p>
          <w:p w14:paraId="04DCAEF0" w14:textId="77777777" w:rsidR="00923D87" w:rsidRDefault="00923D87" w:rsidP="00F42950">
            <w:pPr>
              <w:pStyle w:val="TableText"/>
              <w:rPr>
                <w:ins w:id="64" w:author="Microsoft Word" w:date="2026-05-20T09:43:00Z" w16du:dateUtc="2026-05-20T13:43:00Z"/>
                <w:rFonts w:ascii="Aptos Narrow" w:hAnsi="Aptos Narrow"/>
                <w:b/>
                <w:sz w:val="24"/>
                <w:szCs w:val="24"/>
              </w:rPr>
            </w:pPr>
            <w:del w:id="65" w:author="Microsoft Word" w:date="2026-05-20T09:43:00Z" w16du:dateUtc="2026-05-20T13:43:00Z">
              <w:r>
                <w:rPr>
                  <w:rFonts w:ascii="Aptos Narrow" w:hAnsi="Aptos Narrow"/>
                  <w:b/>
                  <w:sz w:val="24"/>
                  <w:szCs w:val="24"/>
                </w:rPr>
                <w:delText xml:space="preserve"> </w:delText>
              </w:r>
            </w:del>
            <w:ins w:id="66" w:author="Microsoft Word" w:date="2026-05-20T09:43:00Z" w16du:dateUtc="2026-05-20T13:43:00Z">
              <w:r>
                <w:rPr>
                  <w:rFonts w:ascii="Aptos Narrow" w:hAnsi="Aptos Narrow"/>
                  <w:b/>
                  <w:sz w:val="24"/>
                  <w:szCs w:val="24"/>
                </w:rPr>
                <w:t xml:space="preserve"> </w:t>
              </w:r>
            </w:ins>
          </w:p>
          <w:p w14:paraId="212FECF4" w14:textId="77777777" w:rsidR="00923D87" w:rsidRDefault="00923D87" w:rsidP="00F42950">
            <w:pPr>
              <w:pStyle w:val="TableText"/>
              <w:rPr>
                <w:rFonts w:ascii="Aptos Narrow" w:hAnsi="Aptos Narrow"/>
                <w:b/>
                <w:sz w:val="24"/>
                <w:szCs w:val="24"/>
              </w:rPr>
            </w:pPr>
            <w:ins w:id="67" w:author="Microsoft Word" w:date="2026-05-20T09:43:00Z" w16du:dateUtc="2026-05-20T13:43:00Z">
              <w:r>
                <w:rPr>
                  <w:rFonts w:ascii="Aptos Narrow" w:hAnsi="Aptos Narrow"/>
                  <w:b/>
                  <w:sz w:val="24"/>
                  <w:szCs w:val="24"/>
                </w:rPr>
                <w:t xml:space="preserve"> </w:t>
              </w:r>
            </w:ins>
            <w:r>
              <w:rPr>
                <w:rFonts w:ascii="Aptos Narrow" w:hAnsi="Aptos Narrow"/>
                <w:b/>
                <w:sz w:val="24"/>
                <w:szCs w:val="24"/>
              </w:rPr>
              <w:t xml:space="preserve">(Each level should build on previous </w:t>
            </w:r>
            <w:r>
              <w:rPr>
                <w:rFonts w:ascii="Aptos Narrow" w:hAnsi="Aptos Narrow"/>
                <w:b/>
                <w:sz w:val="24"/>
                <w:szCs w:val="24"/>
              </w:rPr>
              <w:lastRenderedPageBreak/>
              <w:t>documentation as you progress in maturity.)</w:t>
            </w:r>
          </w:p>
          <w:p w14:paraId="19676F07" w14:textId="35176879" w:rsidR="00777ED4" w:rsidRPr="00610C93"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301B103F"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94B1D47" w14:textId="5868BFEF" w:rsidR="00777ED4" w:rsidRPr="00610C93" w:rsidRDefault="00AB7B1F" w:rsidP="00F42950">
            <w:pPr>
              <w:pStyle w:val="TableText"/>
              <w:rPr>
                <w:rFonts w:ascii="Aptos Narrow" w:hAnsi="Aptos Narrow"/>
                <w:sz w:val="24"/>
                <w:szCs w:val="24"/>
              </w:rPr>
            </w:pPr>
            <w:r w:rsidRPr="1CAC9A81">
              <w:rPr>
                <w:rFonts w:ascii="Aptos Narrow" w:hAnsi="Aptos Narrow"/>
                <w:sz w:val="24"/>
                <w:szCs w:val="24"/>
              </w:rPr>
              <w:lastRenderedPageBreak/>
              <w:t>N/A- none exist</w:t>
            </w:r>
            <w:r w:rsidR="1248F806" w:rsidRPr="1CAC9A81">
              <w:rPr>
                <w:rFonts w:ascii="Aptos Narrow" w:hAnsi="Aptos Narrow" w:cs="Times New Roman"/>
                <w:i/>
                <w:iCs/>
              </w:rPr>
              <w:t xml:space="preserve"> s the information used to supp</w:t>
            </w:r>
            <w:r w:rsidR="1248F806" w:rsidRPr="1CAC9A81">
              <w:rPr>
                <w:rFonts w:ascii="Aptos Narrow" w:hAnsi="Aptos Narrow"/>
                <w:sz w:val="24"/>
                <w:szCs w:val="24"/>
              </w:rPr>
              <w:t xml:space="preserve"> </w:t>
            </w:r>
            <w:r w:rsidRPr="1CAC9A81">
              <w:rPr>
                <w:rFonts w:ascii="Aptos Narrow" w:hAnsi="Aptos Narrow"/>
                <w:sz w:val="24"/>
                <w:szCs w:val="24"/>
              </w:rPr>
              <w: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838DA9" w14:textId="77777777" w:rsidR="0088054D" w:rsidRDefault="00AB7B1F" w:rsidP="0088054D">
            <w:pPr>
              <w:pStyle w:val="Tablebullet1"/>
              <w:rPr>
                <w:rFonts w:ascii="Aptos Narrow" w:hAnsi="Aptos Narrow"/>
                <w:sz w:val="24"/>
                <w:szCs w:val="24"/>
              </w:rPr>
            </w:pPr>
            <w:r>
              <w:rPr>
                <w:rFonts w:ascii="Aptos Narrow" w:hAnsi="Aptos Narrow"/>
                <w:sz w:val="24"/>
                <w:szCs w:val="24"/>
              </w:rPr>
              <w:t>Data Rule Catalog</w:t>
            </w:r>
          </w:p>
          <w:p w14:paraId="71AEDED8" w14:textId="3D0B7147" w:rsidR="00777ED4" w:rsidRPr="00610C93" w:rsidRDefault="00AB7B1F" w:rsidP="00062CB4">
            <w:pPr>
              <w:pStyle w:val="Tablebullet1"/>
              <w:rPr>
                <w:rFonts w:ascii="Aptos Narrow" w:hAnsi="Aptos Narrow"/>
                <w:sz w:val="24"/>
                <w:szCs w:val="24"/>
              </w:rPr>
            </w:pPr>
            <w:r>
              <w:rPr>
                <w:rFonts w:ascii="Aptos Narrow" w:hAnsi="Aptos Narrow"/>
                <w:sz w:val="24"/>
                <w:szCs w:val="24"/>
              </w:rPr>
              <w:t>Measure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D5E839A" w14:textId="77777777" w:rsidR="0088054D" w:rsidRDefault="009A56C3" w:rsidP="0088054D">
            <w:pPr>
              <w:pStyle w:val="Tablebullet1"/>
              <w:rPr>
                <w:rFonts w:ascii="Aptos Narrow" w:hAnsi="Aptos Narrow"/>
                <w:sz w:val="24"/>
                <w:szCs w:val="24"/>
              </w:rPr>
            </w:pPr>
            <w:r>
              <w:rPr>
                <w:rFonts w:ascii="Aptos Narrow" w:hAnsi="Aptos Narrow"/>
                <w:sz w:val="24"/>
                <w:szCs w:val="24"/>
              </w:rPr>
              <w:t>Data Quality Report</w:t>
            </w:r>
          </w:p>
          <w:p w14:paraId="1CFA2514" w14:textId="77777777" w:rsidR="009A56C3" w:rsidRDefault="009A56C3" w:rsidP="0088054D">
            <w:pPr>
              <w:pStyle w:val="Tablebullet1"/>
              <w:rPr>
                <w:rFonts w:ascii="Aptos Narrow" w:hAnsi="Aptos Narrow"/>
                <w:sz w:val="24"/>
                <w:szCs w:val="24"/>
              </w:rPr>
            </w:pPr>
            <w:r>
              <w:rPr>
                <w:rFonts w:ascii="Aptos Narrow" w:hAnsi="Aptos Narrow"/>
                <w:sz w:val="24"/>
                <w:szCs w:val="24"/>
              </w:rPr>
              <w:t>Data Rule Catalog</w:t>
            </w:r>
          </w:p>
          <w:p w14:paraId="5CA7EB32" w14:textId="3DAFDC60" w:rsidR="00777ED4" w:rsidRPr="00610C93" w:rsidRDefault="002E78B5" w:rsidP="00F42950">
            <w:pPr>
              <w:pStyle w:val="Tablebullet1"/>
              <w:rPr>
                <w:rFonts w:ascii="Aptos Narrow" w:hAnsi="Aptos Narrow"/>
                <w:sz w:val="24"/>
                <w:szCs w:val="24"/>
              </w:rPr>
            </w:pPr>
            <w:r>
              <w:rPr>
                <w:rFonts w:ascii="Aptos Narrow" w:hAnsi="Aptos Narrow"/>
                <w:sz w:val="24"/>
                <w:szCs w:val="24"/>
              </w:rPr>
              <w:t>Measure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613C673" w14:textId="2B8798E8" w:rsidR="0088054D" w:rsidRDefault="002E78B5" w:rsidP="0088054D">
            <w:pPr>
              <w:pStyle w:val="Tablebullet1"/>
              <w:rPr>
                <w:rFonts w:ascii="Aptos Narrow" w:hAnsi="Aptos Narrow"/>
                <w:sz w:val="24"/>
                <w:szCs w:val="24"/>
              </w:rPr>
            </w:pPr>
            <w:r>
              <w:rPr>
                <w:rFonts w:ascii="Aptos Narrow" w:hAnsi="Aptos Narrow"/>
                <w:sz w:val="24"/>
                <w:szCs w:val="24"/>
              </w:rPr>
              <w:t>Data Rule Catalog</w:t>
            </w:r>
            <w:r w:rsidR="001C664E">
              <w:rPr>
                <w:rFonts w:ascii="Aptos Narrow" w:hAnsi="Aptos Narrow"/>
                <w:sz w:val="24"/>
                <w:szCs w:val="24"/>
              </w:rPr>
              <w:t xml:space="preserve"> </w:t>
            </w:r>
            <w:r w:rsidR="00AB11FC">
              <w:rPr>
                <w:rFonts w:ascii="Aptos Narrow" w:hAnsi="Aptos Narrow"/>
                <w:sz w:val="24"/>
                <w:szCs w:val="24"/>
              </w:rPr>
              <w:t>connected to T-MSIS</w:t>
            </w:r>
          </w:p>
          <w:p w14:paraId="490B1BD2" w14:textId="77777777" w:rsidR="002E78B5" w:rsidRDefault="002E78B5" w:rsidP="0088054D">
            <w:pPr>
              <w:pStyle w:val="Tablebullet1"/>
              <w:rPr>
                <w:rFonts w:ascii="Aptos Narrow" w:hAnsi="Aptos Narrow"/>
                <w:sz w:val="24"/>
                <w:szCs w:val="24"/>
              </w:rPr>
            </w:pPr>
            <w:r>
              <w:rPr>
                <w:rFonts w:ascii="Aptos Narrow" w:hAnsi="Aptos Narrow"/>
                <w:sz w:val="24"/>
                <w:szCs w:val="24"/>
              </w:rPr>
              <w:t>Data Quality Report</w:t>
            </w:r>
          </w:p>
          <w:p w14:paraId="4D7283B7" w14:textId="485BC164" w:rsidR="002E78B5" w:rsidRDefault="00AB11FC" w:rsidP="0088054D">
            <w:pPr>
              <w:pStyle w:val="Tablebullet1"/>
              <w:rPr>
                <w:rFonts w:ascii="Aptos Narrow" w:hAnsi="Aptos Narrow"/>
                <w:sz w:val="24"/>
                <w:szCs w:val="24"/>
              </w:rPr>
            </w:pPr>
            <w:r>
              <w:rPr>
                <w:rFonts w:ascii="Aptos Narrow" w:hAnsi="Aptos Narrow"/>
                <w:sz w:val="24"/>
                <w:szCs w:val="24"/>
              </w:rPr>
              <w:t xml:space="preserve">Data Quality </w:t>
            </w:r>
            <w:r w:rsidR="002E78B5">
              <w:rPr>
                <w:rFonts w:ascii="Aptos Narrow" w:hAnsi="Aptos Narrow"/>
                <w:sz w:val="24"/>
                <w:szCs w:val="24"/>
              </w:rPr>
              <w:t>Metadata Repository Screenshots</w:t>
            </w:r>
          </w:p>
          <w:p w14:paraId="060094CE" w14:textId="5AF9C07D" w:rsidR="002E78B5" w:rsidRDefault="00AB11FC" w:rsidP="0088054D">
            <w:pPr>
              <w:pStyle w:val="Tablebullet1"/>
              <w:rPr>
                <w:rFonts w:ascii="Aptos Narrow" w:hAnsi="Aptos Narrow"/>
                <w:sz w:val="24"/>
                <w:szCs w:val="24"/>
              </w:rPr>
            </w:pPr>
            <w:r>
              <w:rPr>
                <w:rFonts w:ascii="Aptos Narrow" w:hAnsi="Aptos Narrow"/>
                <w:sz w:val="24"/>
                <w:szCs w:val="24"/>
              </w:rPr>
              <w:lastRenderedPageBreak/>
              <w:t xml:space="preserve">Data Quality </w:t>
            </w:r>
            <w:r w:rsidR="002E78B5">
              <w:rPr>
                <w:rFonts w:ascii="Aptos Narrow" w:hAnsi="Aptos Narrow"/>
                <w:sz w:val="24"/>
                <w:szCs w:val="24"/>
              </w:rPr>
              <w:t>Metamodel</w:t>
            </w:r>
          </w:p>
          <w:p w14:paraId="58BBE34E" w14:textId="4D2E06D6" w:rsidR="002E78B5" w:rsidRDefault="00AB11FC" w:rsidP="0088054D">
            <w:pPr>
              <w:pStyle w:val="Tablebullet1"/>
              <w:rPr>
                <w:rFonts w:ascii="Aptos Narrow" w:hAnsi="Aptos Narrow"/>
                <w:sz w:val="24"/>
                <w:szCs w:val="24"/>
              </w:rPr>
            </w:pPr>
            <w:r>
              <w:rPr>
                <w:rFonts w:ascii="Aptos Narrow" w:hAnsi="Aptos Narrow"/>
                <w:sz w:val="24"/>
                <w:szCs w:val="24"/>
              </w:rPr>
              <w:t xml:space="preserve">Data Quality </w:t>
            </w:r>
            <w:r w:rsidR="002E78B5">
              <w:rPr>
                <w:rFonts w:ascii="Aptos Narrow" w:hAnsi="Aptos Narrow"/>
                <w:sz w:val="24"/>
                <w:szCs w:val="24"/>
              </w:rPr>
              <w:t>Metadata Repository Ope</w:t>
            </w:r>
            <w:r w:rsidR="00D231C3">
              <w:rPr>
                <w:rFonts w:ascii="Aptos Narrow" w:hAnsi="Aptos Narrow"/>
                <w:sz w:val="24"/>
                <w:szCs w:val="24"/>
              </w:rPr>
              <w:t>rating Model</w:t>
            </w:r>
          </w:p>
          <w:p w14:paraId="208F99DE" w14:textId="5D7A3883" w:rsidR="00777ED4" w:rsidRPr="00610C93" w:rsidRDefault="00D231C3" w:rsidP="00345000">
            <w:pPr>
              <w:pStyle w:val="Tablebullet1"/>
              <w:rPr>
                <w:rFonts w:ascii="Aptos Narrow" w:hAnsi="Aptos Narrow"/>
                <w:sz w:val="24"/>
                <w:szCs w:val="24"/>
              </w:rPr>
            </w:pPr>
            <w:r>
              <w:rPr>
                <w:rFonts w:ascii="Aptos Narrow" w:hAnsi="Aptos Narrow"/>
                <w:sz w:val="24"/>
                <w:szCs w:val="24"/>
              </w:rPr>
              <w:t>Data quality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376F68E" w14:textId="15927342" w:rsidR="009C56A0" w:rsidRPr="004742F0" w:rsidRDefault="009C56A0" w:rsidP="009C56A0">
            <w:pPr>
              <w:pStyle w:val="Tablebullet1"/>
              <w:rPr>
                <w:rFonts w:ascii="Aptos Narrow" w:hAnsi="Aptos Narrow"/>
                <w:sz w:val="24"/>
                <w:szCs w:val="24"/>
              </w:rPr>
            </w:pPr>
            <w:r w:rsidRPr="004742F0">
              <w:rPr>
                <w:rFonts w:ascii="Aptos Narrow" w:hAnsi="Aptos Narrow"/>
                <w:color w:val="000000"/>
                <w:sz w:val="24"/>
                <w:szCs w:val="24"/>
              </w:rPr>
              <w:lastRenderedPageBreak/>
              <w:t xml:space="preserve">Data </w:t>
            </w:r>
            <w:r>
              <w:rPr>
                <w:rFonts w:ascii="Aptos Narrow" w:hAnsi="Aptos Narrow"/>
                <w:color w:val="000000"/>
                <w:sz w:val="24"/>
                <w:szCs w:val="24"/>
              </w:rPr>
              <w:t>Quality</w:t>
            </w:r>
            <w:r w:rsidRPr="004742F0">
              <w:rPr>
                <w:rFonts w:ascii="Aptos Narrow" w:hAnsi="Aptos Narrow"/>
                <w:color w:val="000000"/>
                <w:sz w:val="24"/>
                <w:szCs w:val="24"/>
              </w:rPr>
              <w:t xml:space="preserve"> Process Diagram</w:t>
            </w:r>
          </w:p>
          <w:p w14:paraId="75DD72C2" w14:textId="7929E754" w:rsidR="009C56A0" w:rsidRPr="004742F0" w:rsidRDefault="009C56A0" w:rsidP="009C56A0">
            <w:pPr>
              <w:pStyle w:val="Tablebullet1"/>
              <w:rPr>
                <w:rFonts w:ascii="Aptos Narrow" w:hAnsi="Aptos Narrow"/>
                <w:sz w:val="24"/>
                <w:szCs w:val="24"/>
              </w:rPr>
            </w:pPr>
            <w:r w:rsidRPr="004742F0">
              <w:rPr>
                <w:rFonts w:ascii="Aptos Narrow" w:hAnsi="Aptos Narrow"/>
                <w:color w:val="000000"/>
                <w:sz w:val="24"/>
                <w:szCs w:val="24"/>
              </w:rPr>
              <w:t xml:space="preserve">Data </w:t>
            </w:r>
            <w:r>
              <w:rPr>
                <w:rFonts w:ascii="Aptos Narrow" w:hAnsi="Aptos Narrow"/>
                <w:color w:val="000000"/>
                <w:sz w:val="24"/>
                <w:szCs w:val="24"/>
              </w:rPr>
              <w:t>Quality</w:t>
            </w:r>
            <w:r w:rsidRPr="004742F0">
              <w:rPr>
                <w:rFonts w:ascii="Aptos Narrow" w:hAnsi="Aptos Narrow"/>
                <w:color w:val="000000"/>
                <w:sz w:val="24"/>
                <w:szCs w:val="24"/>
              </w:rPr>
              <w:t xml:space="preserve"> Standard Operating Procedure</w:t>
            </w:r>
          </w:p>
          <w:p w14:paraId="4E07C3C7" w14:textId="716DF825" w:rsidR="0074587A" w:rsidRPr="004742F0" w:rsidRDefault="0074587A" w:rsidP="0074587A">
            <w:pPr>
              <w:pStyle w:val="Tablebullet1"/>
              <w:rPr>
                <w:rFonts w:ascii="Aptos Narrow" w:hAnsi="Aptos Narrow"/>
                <w:sz w:val="24"/>
                <w:szCs w:val="24"/>
              </w:rPr>
            </w:pPr>
            <w:r>
              <w:rPr>
                <w:rFonts w:ascii="Aptos Narrow" w:hAnsi="Aptos Narrow"/>
                <w:color w:val="000000"/>
                <w:sz w:val="24"/>
                <w:szCs w:val="24"/>
              </w:rPr>
              <w:lastRenderedPageBreak/>
              <w:t>Data Quality</w:t>
            </w:r>
            <w:r w:rsidRPr="004742F0">
              <w:rPr>
                <w:rFonts w:ascii="Aptos Narrow" w:hAnsi="Aptos Narrow"/>
                <w:color w:val="000000"/>
                <w:sz w:val="24"/>
                <w:szCs w:val="24"/>
              </w:rPr>
              <w:t xml:space="preserve"> Standard Documentation</w:t>
            </w:r>
          </w:p>
          <w:p w14:paraId="1AEE82D6" w14:textId="469F63E9" w:rsidR="0074587A" w:rsidRPr="004742F0" w:rsidRDefault="0074587A" w:rsidP="0074587A">
            <w:pPr>
              <w:pStyle w:val="Tablebullet1"/>
              <w:rPr>
                <w:rFonts w:ascii="Aptos Narrow" w:hAnsi="Aptos Narrow"/>
                <w:sz w:val="24"/>
                <w:szCs w:val="24"/>
              </w:rPr>
            </w:pPr>
            <w:r w:rsidRPr="004742F0">
              <w:rPr>
                <w:rFonts w:ascii="Aptos Narrow" w:hAnsi="Aptos Narrow"/>
                <w:color w:val="000000"/>
                <w:sz w:val="24"/>
                <w:szCs w:val="24"/>
              </w:rPr>
              <w:t xml:space="preserve">Data </w:t>
            </w:r>
            <w:r w:rsidR="009C56A0">
              <w:rPr>
                <w:rFonts w:ascii="Aptos Narrow" w:hAnsi="Aptos Narrow"/>
                <w:color w:val="000000"/>
                <w:sz w:val="24"/>
                <w:szCs w:val="24"/>
              </w:rPr>
              <w:t>Quality</w:t>
            </w:r>
            <w:r w:rsidRPr="004742F0">
              <w:rPr>
                <w:rFonts w:ascii="Aptos Narrow" w:hAnsi="Aptos Narrow"/>
                <w:color w:val="000000"/>
                <w:sz w:val="24"/>
                <w:szCs w:val="24"/>
              </w:rPr>
              <w:t xml:space="preserve"> Metadata Requirements</w:t>
            </w:r>
          </w:p>
          <w:p w14:paraId="27C410D2" w14:textId="458D7FA7" w:rsidR="00777ED4" w:rsidRPr="00610C93" w:rsidRDefault="0074587A" w:rsidP="00F42950">
            <w:pPr>
              <w:pStyle w:val="Tablebullet1"/>
              <w:rPr>
                <w:rFonts w:ascii="Aptos Narrow" w:hAnsi="Aptos Narrow"/>
                <w:sz w:val="24"/>
                <w:szCs w:val="24"/>
              </w:rPr>
            </w:pPr>
            <w:r>
              <w:rPr>
                <w:rFonts w:ascii="Aptos Narrow" w:hAnsi="Aptos Narrow"/>
                <w:color w:val="000000"/>
                <w:sz w:val="24"/>
                <w:szCs w:val="24"/>
              </w:rPr>
              <w:t xml:space="preserve">Previous </w:t>
            </w:r>
            <w:r w:rsidRPr="004742F0">
              <w:rPr>
                <w:rFonts w:ascii="Aptos Narrow" w:hAnsi="Aptos Narrow"/>
                <w:color w:val="000000"/>
                <w:sz w:val="24"/>
                <w:szCs w:val="24"/>
              </w:rPr>
              <w:t xml:space="preserve">Data </w:t>
            </w:r>
            <w:r w:rsidR="009C56A0">
              <w:rPr>
                <w:rFonts w:ascii="Aptos Narrow" w:hAnsi="Aptos Narrow"/>
                <w:color w:val="000000"/>
                <w:sz w:val="24"/>
                <w:szCs w:val="24"/>
              </w:rPr>
              <w:t>Quality</w:t>
            </w:r>
            <w:r w:rsidRPr="004742F0">
              <w:rPr>
                <w:rFonts w:ascii="Aptos Narrow" w:hAnsi="Aptos Narrow"/>
                <w:color w:val="000000"/>
                <w:sz w:val="24"/>
                <w:szCs w:val="24"/>
              </w:rPr>
              <w:t xml:space="preserve"> MITA </w:t>
            </w:r>
            <w:r w:rsidR="009C56A0">
              <w:rPr>
                <w:rFonts w:ascii="Aptos Narrow" w:hAnsi="Aptos Narrow"/>
                <w:color w:val="000000"/>
                <w:sz w:val="24"/>
                <w:szCs w:val="24"/>
              </w:rPr>
              <w:t>Maturity Profile</w:t>
            </w:r>
          </w:p>
        </w:tc>
      </w:tr>
    </w:tbl>
    <w:p w14:paraId="7457DD58" w14:textId="77777777" w:rsidR="00777ED4" w:rsidRDefault="00777ED4" w:rsidP="00777ED4"/>
    <w:p w14:paraId="69D35E92" w14:textId="67AD90FF" w:rsidR="00777ED4" w:rsidRPr="000267DC" w:rsidRDefault="00777ED4" w:rsidP="00777ED4">
      <w:pPr>
        <w:pStyle w:val="Heading2"/>
      </w:pPr>
      <w:bookmarkStart w:id="68" w:name="_Toc230252252"/>
      <w:r>
        <w:t xml:space="preserve">Table </w:t>
      </w:r>
      <w:r w:rsidR="00463893">
        <w:t>23</w:t>
      </w:r>
      <w:r>
        <w:t xml:space="preserve">: Aspect </w:t>
      </w:r>
      <w:r w:rsidR="00530A85">
        <w:t>–</w:t>
      </w:r>
      <w:r w:rsidR="00530A85" w:rsidRPr="000267DC">
        <w:t xml:space="preserve"> </w:t>
      </w:r>
      <w:r>
        <w:t>Information Analysis</w:t>
      </w:r>
      <w:bookmarkEnd w:id="68"/>
      <w:r>
        <w:t xml:space="preserve"> </w:t>
      </w:r>
      <w:r w:rsidRPr="000267DC">
        <w:t xml:space="preserve"> </w:t>
      </w:r>
    </w:p>
    <w:p w14:paraId="295042A2" w14:textId="6C5DA64F" w:rsidR="24C8210D" w:rsidRDefault="4C3208AF" w:rsidP="24C8210D">
      <w:pPr>
        <w:spacing w:after="0" w:line="240" w:lineRule="auto"/>
        <w:rPr>
          <w:rFonts w:ascii="Aptos Narrow" w:eastAsia="Times New Roman" w:hAnsi="Aptos Narrow" w:cs="Times New Roman"/>
          <w:i/>
          <w:iCs/>
          <w:color w:val="000000" w:themeColor="text1"/>
        </w:rPr>
      </w:pPr>
      <w:r w:rsidRPr="4509E573">
        <w:rPr>
          <w:rFonts w:ascii="Aptos Narrow" w:eastAsia="Times New Roman" w:hAnsi="Aptos Narrow" w:cs="Times New Roman"/>
          <w:i/>
          <w:iCs/>
          <w:color w:val="000000" w:themeColor="text1"/>
        </w:rPr>
        <w:t>Is there advanced statistical analysis that is performed and used by stakeholders for decision-making to support this capability?</w:t>
      </w:r>
    </w:p>
    <w:tbl>
      <w:tblPr>
        <w:tblW w:w="5409" w:type="pct"/>
        <w:tblLayout w:type="fixed"/>
        <w:tblCellMar>
          <w:left w:w="14" w:type="dxa"/>
          <w:right w:w="14" w:type="dxa"/>
        </w:tblCellMar>
        <w:tblLook w:val="0420" w:firstRow="1" w:lastRow="0" w:firstColumn="0" w:lastColumn="0" w:noHBand="0" w:noVBand="1"/>
        <w:tblCaption w:val="Table 23: Aspect – Information Analysis"/>
        <w:tblDescription w:val="Table 23 provides five levels of maturity criteria and suggested documentation for the aspect – Information Analysis, within the Information Architecture (IA) Maturity Criteria."/>
      </w:tblPr>
      <w:tblGrid>
        <w:gridCol w:w="1699"/>
        <w:gridCol w:w="2462"/>
        <w:gridCol w:w="2462"/>
        <w:gridCol w:w="2462"/>
        <w:gridCol w:w="2462"/>
        <w:gridCol w:w="2462"/>
      </w:tblGrid>
      <w:tr w:rsidR="00777ED4" w:rsidRPr="00610C93" w14:paraId="313C345D" w14:textId="77777777" w:rsidTr="00D46F50">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83553C"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A69C1A0"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1: </w:t>
            </w:r>
            <w:r w:rsidRPr="00610C9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636075E"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2: </w:t>
            </w:r>
          </w:p>
          <w:p w14:paraId="21C57EE3"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A186DC"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3: </w:t>
            </w:r>
            <w:r w:rsidRPr="00610C9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BF68D5"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4: </w:t>
            </w:r>
            <w:r w:rsidRPr="00610C9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D259516"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5: </w:t>
            </w:r>
          </w:p>
          <w:p w14:paraId="15D54170"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Optimized</w:t>
            </w:r>
          </w:p>
        </w:tc>
      </w:tr>
      <w:tr w:rsidR="00777ED4" w:rsidRPr="00610C93" w14:paraId="2DDC66F1" w14:textId="77777777" w:rsidTr="00D46F50">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6DB1A2FB" w14:textId="7401C2D5"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2C67729" w14:textId="77777777"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Information is used sporadically and in response to specific, immediate queries to support decision-making to support this capability.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2D64307" w14:textId="54578609"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The measures and information assets needed to produce the reports for this capability have been identified and documented. The type of data analytics performed to support the capability primarily focuses on descriptive analytics to understand what happened in the past to inform decision-making for the capability</w:t>
            </w:r>
            <w:r w:rsidR="00761252">
              <w:rPr>
                <w:rFonts w:ascii="Aptos Narrow" w:hAnsi="Aptos Narrow"/>
                <w:color w:val="000000"/>
                <w:sz w:val="24"/>
                <w:szCs w:val="24"/>
              </w:rPr>
              <w:t xml:space="preserve"> without</w:t>
            </w:r>
            <w:r w:rsidRPr="00610C93">
              <w:rPr>
                <w:rFonts w:ascii="Aptos Narrow" w:hAnsi="Aptos Narrow"/>
                <w:color w:val="000000"/>
                <w:sz w:val="24"/>
                <w:szCs w:val="24"/>
              </w:rPr>
              <w:t xml:space="preserve"> </w:t>
            </w:r>
            <w:r w:rsidR="00E95329">
              <w:rPr>
                <w:rFonts w:ascii="Aptos Narrow" w:hAnsi="Aptos Narrow"/>
                <w:color w:val="000000"/>
                <w:sz w:val="24"/>
                <w:szCs w:val="24"/>
              </w:rPr>
              <w:t>full understanding of the root-cause of why it happened.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0D622EF" w14:textId="7BA84317"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Measure standards have been established and implemented. The SMA performs diagnostic analytics to uncover the root-cause of events through examination of historical data to understand why things happened to inform decision-making for the capability</w:t>
            </w:r>
            <w:r w:rsidR="00ED2CA8">
              <w:rPr>
                <w:rFonts w:ascii="Aptos Narrow" w:hAnsi="Aptos Narrow"/>
                <w:color w:val="000000"/>
                <w:sz w:val="24"/>
                <w:szCs w:val="24"/>
              </w:rPr>
              <w:t xml:space="preserve">. </w:t>
            </w:r>
            <w:r w:rsidR="00ED2CA8" w:rsidRPr="00610C93">
              <w:rPr>
                <w:rFonts w:ascii="Aptos Narrow" w:hAnsi="Aptos Narrow"/>
                <w:color w:val="000000"/>
                <w:sz w:val="24"/>
                <w:szCs w:val="24"/>
              </w:rPr>
              <w:t>The detailed</w:t>
            </w:r>
            <w:r w:rsidR="00EB49D6">
              <w:rPr>
                <w:rFonts w:ascii="Aptos Narrow" w:hAnsi="Aptos Narrow"/>
                <w:color w:val="000000"/>
                <w:sz w:val="24"/>
                <w:szCs w:val="24"/>
              </w:rPr>
              <w:t xml:space="preserve"> measures</w:t>
            </w:r>
            <w:r w:rsidR="00ED2CA8">
              <w:rPr>
                <w:rFonts w:ascii="Aptos Narrow" w:hAnsi="Aptos Narrow"/>
                <w:color w:val="000000"/>
                <w:sz w:val="24"/>
                <w:szCs w:val="24"/>
              </w:rPr>
              <w:t xml:space="preserve">, analysis </w:t>
            </w:r>
            <w:r w:rsidR="00ED2CA8" w:rsidRPr="00610C93">
              <w:rPr>
                <w:rFonts w:ascii="Aptos Narrow" w:hAnsi="Aptos Narrow"/>
                <w:color w:val="000000"/>
                <w:sz w:val="24"/>
                <w:szCs w:val="24"/>
              </w:rPr>
              <w:t>logic</w:t>
            </w:r>
            <w:r w:rsidR="00ED2CA8">
              <w:rPr>
                <w:rFonts w:ascii="Aptos Narrow" w:hAnsi="Aptos Narrow"/>
                <w:color w:val="000000"/>
                <w:sz w:val="24"/>
                <w:szCs w:val="24"/>
              </w:rPr>
              <w:t>,</w:t>
            </w:r>
            <w:r w:rsidR="00ED2CA8" w:rsidRPr="00610C93">
              <w:rPr>
                <w:rFonts w:ascii="Aptos Narrow" w:hAnsi="Aptos Narrow"/>
                <w:color w:val="000000"/>
                <w:sz w:val="24"/>
                <w:szCs w:val="24"/>
              </w:rPr>
              <w:t xml:space="preserve"> and related </w:t>
            </w:r>
            <w:r w:rsidR="00EB49D6">
              <w:rPr>
                <w:rFonts w:ascii="Aptos Narrow" w:hAnsi="Aptos Narrow"/>
                <w:color w:val="000000"/>
                <w:sz w:val="24"/>
                <w:szCs w:val="24"/>
              </w:rPr>
              <w:t xml:space="preserve">metadata </w:t>
            </w:r>
            <w:r w:rsidR="00ED2CA8" w:rsidRPr="00610C93">
              <w:rPr>
                <w:rFonts w:ascii="Aptos Narrow" w:hAnsi="Aptos Narrow"/>
                <w:color w:val="000000"/>
                <w:sz w:val="24"/>
                <w:szCs w:val="24"/>
              </w:rPr>
              <w:t xml:space="preserve">are not being captured in a central </w:t>
            </w:r>
            <w:r w:rsidR="00EB49D6">
              <w:rPr>
                <w:rFonts w:ascii="Aptos Narrow" w:hAnsi="Aptos Narrow"/>
                <w:color w:val="000000"/>
                <w:sz w:val="24"/>
                <w:szCs w:val="24"/>
              </w:rPr>
              <w:t>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52897B2" w14:textId="77777777" w:rsidR="00777ED4"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measure specifications, statistical models and other information assets are traced to the reports that use them in the central metadata repository. The SMA performs predictive analytics to predict future outcomes through the evaluation of probability estimates to inform decision-making for the capability. </w:t>
            </w:r>
          </w:p>
          <w:p w14:paraId="7FE727AE" w14:textId="77777777" w:rsidR="00A7034B" w:rsidRDefault="00A7034B" w:rsidP="00F42950">
            <w:pPr>
              <w:pStyle w:val="TableText"/>
              <w:rPr>
                <w:rFonts w:ascii="Aptos Narrow" w:hAnsi="Aptos Narrow"/>
                <w:sz w:val="24"/>
                <w:szCs w:val="24"/>
              </w:rPr>
            </w:pPr>
          </w:p>
          <w:p w14:paraId="0206F7EE" w14:textId="7F7EB036" w:rsidR="00777ED4" w:rsidRPr="00610C93" w:rsidRDefault="00E4681A" w:rsidP="00F42950">
            <w:pPr>
              <w:pStyle w:val="TableText"/>
              <w:rPr>
                <w:rFonts w:ascii="Aptos Narrow" w:hAnsi="Aptos Narrow"/>
                <w:sz w:val="24"/>
                <w:szCs w:val="24"/>
              </w:rPr>
            </w:pPr>
            <w:r>
              <w:rPr>
                <w:rFonts w:ascii="Aptos Narrow" w:hAnsi="Aptos Narrow"/>
                <w:sz w:val="24"/>
                <w:szCs w:val="24"/>
              </w:rPr>
              <w:t>T</w:t>
            </w:r>
            <w:r w:rsidR="00A7034B">
              <w:rPr>
                <w:rFonts w:ascii="Aptos Narrow" w:hAnsi="Aptos Narrow"/>
                <w:sz w:val="24"/>
                <w:szCs w:val="24"/>
              </w:rPr>
              <w:t xml:space="preserve">he Standard Operating Procedure have not been applied and regular assessments </w:t>
            </w:r>
            <w:r w:rsidR="00C7178A">
              <w:rPr>
                <w:rFonts w:ascii="Aptos Narrow" w:hAnsi="Aptos Narrow"/>
                <w:sz w:val="24"/>
                <w:szCs w:val="24"/>
              </w:rPr>
              <w:t xml:space="preserve">of the </w:t>
            </w:r>
            <w:r w:rsidR="000D48A0">
              <w:rPr>
                <w:rFonts w:ascii="Aptos Narrow" w:hAnsi="Aptos Narrow"/>
                <w:sz w:val="24"/>
                <w:szCs w:val="24"/>
              </w:rPr>
              <w:t>reports</w:t>
            </w:r>
            <w:r w:rsidR="00A7034B">
              <w:rPr>
                <w:rFonts w:ascii="Aptos Narrow" w:hAnsi="Aptos Narrow"/>
                <w:sz w:val="24"/>
                <w:szCs w:val="24"/>
              </w:rPr>
              <w:t xml:space="preserve">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DE34061" w14:textId="77777777" w:rsidR="00602609"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measures and the analysis performed to support the capability adhere to enterprise business intelligence </w:t>
            </w:r>
            <w:r w:rsidR="00602609" w:rsidRPr="004742F0">
              <w:rPr>
                <w:rFonts w:ascii="Aptos Narrow" w:hAnsi="Aptos Narrow"/>
                <w:color w:val="000000"/>
                <w:sz w:val="24"/>
                <w:szCs w:val="24"/>
              </w:rPr>
              <w:t>- Outcomes &amp; Metrics</w:t>
            </w:r>
            <w:r w:rsidR="00602609" w:rsidRPr="004742F0">
              <w:rPr>
                <w:rFonts w:ascii="Aptos Narrow" w:hAnsi="Aptos Narrow"/>
                <w:color w:val="000000"/>
                <w:sz w:val="24"/>
                <w:szCs w:val="24"/>
              </w:rPr>
              <w:br/>
              <w:t>- Processes &amp;</w:t>
            </w:r>
            <w:r w:rsidRPr="00610C93">
              <w:rPr>
                <w:rFonts w:ascii="Aptos Narrow" w:hAnsi="Aptos Narrow"/>
                <w:color w:val="000000"/>
                <w:sz w:val="24"/>
                <w:szCs w:val="24"/>
              </w:rPr>
              <w:t xml:space="preserve"> procedures</w:t>
            </w:r>
            <w:r w:rsidR="00602609" w:rsidRPr="004742F0">
              <w:rPr>
                <w:rFonts w:ascii="Aptos Narrow" w:hAnsi="Aptos Narrow"/>
                <w:color w:val="000000"/>
                <w:sz w:val="24"/>
                <w:szCs w:val="24"/>
              </w:rPr>
              <w:br/>
              <w:t>- Policies &amp; Standards</w:t>
            </w:r>
            <w:r w:rsidR="00602609" w:rsidRPr="004742F0">
              <w:rPr>
                <w:rFonts w:ascii="Aptos Narrow" w:hAnsi="Aptos Narrow"/>
                <w:color w:val="000000"/>
                <w:sz w:val="24"/>
                <w:szCs w:val="24"/>
              </w:rPr>
              <w:br/>
              <w:t>- Metadata requirements</w:t>
            </w:r>
            <w:r w:rsidR="00602609" w:rsidRPr="004742F0">
              <w:rPr>
                <w:rFonts w:ascii="Aptos Narrow" w:hAnsi="Aptos Narrow"/>
                <w:color w:val="000000"/>
                <w:sz w:val="24"/>
                <w:szCs w:val="24"/>
              </w:rPr>
              <w:br/>
              <w:t>- Technology</w:t>
            </w:r>
            <w:r w:rsidR="00602609" w:rsidRPr="00610C93">
              <w:rPr>
                <w:rFonts w:ascii="Aptos Narrow" w:hAnsi="Aptos Narrow"/>
                <w:color w:val="000000"/>
                <w:sz w:val="24"/>
                <w:szCs w:val="24"/>
              </w:rPr>
              <w:t xml:space="preserve"> </w:t>
            </w:r>
          </w:p>
          <w:p w14:paraId="6062156A" w14:textId="0336395F" w:rsidR="00777ED4" w:rsidRPr="00610C93" w:rsidRDefault="00602609"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ins w:id="69" w:author="Allison M Ludwig" w:date="2026-05-12T14:40:00Z" w16du:dateUtc="2026-05-12T18:40:00Z">
              <w:r w:rsidR="00777ED4" w:rsidRPr="00610C93">
                <w:rPr>
                  <w:rFonts w:ascii="Aptos Narrow" w:hAnsi="Aptos Narrow"/>
                  <w:color w:val="000000"/>
                  <w:sz w:val="24"/>
                  <w:szCs w:val="24"/>
                </w:rPr>
                <w:t xml:space="preserve"> </w:t>
              </w:r>
            </w:ins>
            <w:r w:rsidR="00777ED4" w:rsidRPr="00610C93">
              <w:rPr>
                <w:rFonts w:ascii="Aptos Narrow" w:hAnsi="Aptos Narrow"/>
                <w:color w:val="000000"/>
                <w:sz w:val="24"/>
                <w:szCs w:val="24"/>
              </w:rPr>
              <w:t>to improve the quality of the measures and analysis. The SMA performs prescriptive analytics to define actions that will affect outcomes, rather than just predicting the outcomes from actions that have occurred to inform decision-making for the capability.</w:t>
            </w:r>
          </w:p>
        </w:tc>
      </w:tr>
      <w:tr w:rsidR="00777ED4" w:rsidRPr="005703D5" w14:paraId="4B74B5D5" w14:textId="77777777" w:rsidTr="00D46F50">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55F5EDD" w14:textId="77777777" w:rsidR="00923D87" w:rsidRDefault="00F60652" w:rsidP="00F42950">
            <w:pPr>
              <w:pStyle w:val="TableText"/>
              <w:rPr>
                <w:rFonts w:ascii="Aptos Narrow" w:hAnsi="Aptos Narrow"/>
                <w:b/>
                <w:sz w:val="24"/>
                <w:szCs w:val="24"/>
              </w:rPr>
            </w:pPr>
            <w:r w:rsidRPr="00610C93">
              <w:rPr>
                <w:rFonts w:ascii="Aptos Narrow" w:hAnsi="Aptos Narrow"/>
                <w:b/>
                <w:sz w:val="24"/>
                <w:szCs w:val="24"/>
              </w:rPr>
              <w:lastRenderedPageBreak/>
              <w:t>Suggested Documentation</w:t>
            </w:r>
            <w:r w:rsidR="00923D87">
              <w:rPr>
                <w:rFonts w:ascii="Aptos Narrow" w:hAnsi="Aptos Narrow"/>
                <w:b/>
                <w:sz w:val="24"/>
                <w:szCs w:val="24"/>
              </w:rPr>
              <w:t xml:space="preserve"> </w:t>
            </w:r>
          </w:p>
          <w:p w14:paraId="5AD08F4D" w14:textId="77777777" w:rsidR="00923D87" w:rsidRDefault="00923D87" w:rsidP="00F42950">
            <w:pPr>
              <w:pStyle w:val="TableText"/>
              <w:rPr>
                <w:del w:id="70" w:author="Microsoft Word" w:date="2026-05-20T09:43:00Z" w16du:dateUtc="2026-05-20T13:43:00Z"/>
                <w:rFonts w:ascii="Aptos Narrow" w:hAnsi="Aptos Narrow"/>
                <w:b/>
                <w:sz w:val="24"/>
                <w:szCs w:val="24"/>
              </w:rPr>
            </w:pPr>
            <w:del w:id="71" w:author="Microsoft Word" w:date="2026-05-20T09:43:00Z" w16du:dateUtc="2026-05-20T13:43:00Z">
              <w:r>
                <w:rPr>
                  <w:rFonts w:ascii="Aptos Narrow" w:hAnsi="Aptos Narrow"/>
                  <w:b/>
                  <w:sz w:val="24"/>
                  <w:szCs w:val="24"/>
                </w:rPr>
                <w:delText xml:space="preserve"> </w:delText>
              </w:r>
            </w:del>
          </w:p>
          <w:p w14:paraId="66C74C94" w14:textId="77777777" w:rsidR="00923D87" w:rsidRDefault="00923D87" w:rsidP="00F42950">
            <w:pPr>
              <w:pStyle w:val="TableText"/>
              <w:rPr>
                <w:ins w:id="72" w:author="Microsoft Word" w:date="2026-05-20T09:43:00Z" w16du:dateUtc="2026-05-20T13:43:00Z"/>
                <w:rFonts w:ascii="Aptos Narrow" w:hAnsi="Aptos Narrow"/>
                <w:b/>
                <w:sz w:val="24"/>
                <w:szCs w:val="24"/>
              </w:rPr>
            </w:pPr>
            <w:del w:id="73" w:author="Microsoft Word" w:date="2026-05-20T09:43:00Z" w16du:dateUtc="2026-05-20T13:43:00Z">
              <w:r>
                <w:rPr>
                  <w:rFonts w:ascii="Aptos Narrow" w:hAnsi="Aptos Narrow"/>
                  <w:b/>
                  <w:sz w:val="24"/>
                  <w:szCs w:val="24"/>
                </w:rPr>
                <w:delText xml:space="preserve"> </w:delText>
              </w:r>
            </w:del>
            <w:ins w:id="74" w:author="Microsoft Word" w:date="2026-05-20T09:43:00Z" w16du:dateUtc="2026-05-20T13:43:00Z">
              <w:r>
                <w:rPr>
                  <w:rFonts w:ascii="Aptos Narrow" w:hAnsi="Aptos Narrow"/>
                  <w:b/>
                  <w:sz w:val="24"/>
                  <w:szCs w:val="24"/>
                </w:rPr>
                <w:t xml:space="preserve"> </w:t>
              </w:r>
            </w:ins>
          </w:p>
          <w:p w14:paraId="06D1B332" w14:textId="77777777" w:rsidR="00923D87" w:rsidRDefault="00923D87" w:rsidP="00F42950">
            <w:pPr>
              <w:pStyle w:val="TableText"/>
              <w:rPr>
                <w:rFonts w:ascii="Aptos Narrow" w:hAnsi="Aptos Narrow"/>
                <w:b/>
                <w:sz w:val="24"/>
                <w:szCs w:val="24"/>
              </w:rPr>
            </w:pPr>
            <w:ins w:id="75" w:author="Microsoft Word" w:date="2026-05-20T09:43:00Z" w16du:dateUtc="2026-05-20T13:43:00Z">
              <w:r>
                <w:rPr>
                  <w:rFonts w:ascii="Aptos Narrow" w:hAnsi="Aptos Narrow"/>
                  <w:b/>
                  <w:sz w:val="24"/>
                  <w:szCs w:val="24"/>
                </w:rPr>
                <w:t xml:space="preserve"> </w:t>
              </w:r>
            </w:ins>
            <w:r>
              <w:rPr>
                <w:rFonts w:ascii="Aptos Narrow" w:hAnsi="Aptos Narrow"/>
                <w:b/>
                <w:sz w:val="24"/>
                <w:szCs w:val="24"/>
              </w:rPr>
              <w:t>(Each level should build on previous documentation as you progress in maturity.)</w:t>
            </w:r>
          </w:p>
          <w:p w14:paraId="4B999521" w14:textId="49BAD99E" w:rsidR="00777ED4" w:rsidRPr="00610C93"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5DFADE5D"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C318BA5" w14:textId="019E67A7"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 N/A</w:t>
            </w:r>
            <w:r w:rsidR="00B126FA" w:rsidRPr="00610C93">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3C72E6F"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Report Catalog</w:t>
            </w:r>
            <w:r w:rsidRPr="00610C93">
              <w:rPr>
                <w:rFonts w:ascii="Aptos Narrow" w:hAnsi="Aptos Narrow"/>
                <w:color w:val="000000"/>
                <w:sz w:val="24"/>
                <w:szCs w:val="24"/>
              </w:rPr>
              <w:br/>
              <w:t>- Measure Catalog</w:t>
            </w:r>
            <w:r w:rsidRPr="00610C93">
              <w:rPr>
                <w:rFonts w:ascii="Aptos Narrow" w:hAnsi="Aptos Narrow"/>
                <w:color w:val="000000"/>
                <w:sz w:val="24"/>
                <w:szCs w:val="24"/>
              </w:rPr>
              <w:br/>
              <w:t>- Measure Specification</w:t>
            </w:r>
            <w:r w:rsidRPr="00610C93">
              <w:rPr>
                <w:rFonts w:ascii="Aptos Narrow" w:hAnsi="Aptos Narrow"/>
                <w:color w:val="000000"/>
                <w:sz w:val="24"/>
                <w:szCs w:val="24"/>
              </w:rPr>
              <w:br/>
              <w:t>- Descriptive Analytics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B4D049B" w14:textId="69F9558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Measure Standard</w:t>
            </w:r>
            <w:r w:rsidR="00C8164F">
              <w:rPr>
                <w:rFonts w:ascii="Aptos Narrow" w:hAnsi="Aptos Narrow"/>
                <w:color w:val="000000"/>
                <w:sz w:val="24"/>
                <w:szCs w:val="24"/>
              </w:rPr>
              <w:t>s</w:t>
            </w:r>
          </w:p>
          <w:p w14:paraId="34B69590"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Example Measure Calculation</w:t>
            </w:r>
          </w:p>
          <w:p w14:paraId="5B94745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Prescriptive Analytics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93F8B23" w14:textId="6364B52B" w:rsidR="00777ED4" w:rsidRPr="00610C93" w:rsidRDefault="00912742" w:rsidP="00F42950">
            <w:pPr>
              <w:pStyle w:val="Tablebullet1"/>
              <w:rPr>
                <w:rFonts w:ascii="Aptos Narrow" w:hAnsi="Aptos Narrow"/>
                <w:sz w:val="24"/>
                <w:szCs w:val="24"/>
              </w:rPr>
            </w:pPr>
            <w:r>
              <w:rPr>
                <w:rFonts w:ascii="Aptos Narrow" w:hAnsi="Aptos Narrow"/>
                <w:color w:val="000000"/>
                <w:sz w:val="24"/>
                <w:szCs w:val="24"/>
              </w:rPr>
              <w:t xml:space="preserve">Report/Measure </w:t>
            </w:r>
            <w:r w:rsidR="00777ED4" w:rsidRPr="00610C93">
              <w:rPr>
                <w:rFonts w:ascii="Aptos Narrow" w:hAnsi="Aptos Narrow"/>
                <w:color w:val="000000"/>
                <w:sz w:val="24"/>
                <w:szCs w:val="24"/>
              </w:rPr>
              <w:t>Metadata Repository Screenshots</w:t>
            </w:r>
          </w:p>
          <w:p w14:paraId="45C9A8A3" w14:textId="1EE7169E" w:rsidR="00777ED4" w:rsidRPr="00610C93" w:rsidRDefault="009B3BB3" w:rsidP="00F42950">
            <w:pPr>
              <w:pStyle w:val="Tablebullet1"/>
              <w:rPr>
                <w:rFonts w:ascii="Aptos Narrow" w:hAnsi="Aptos Narrow"/>
                <w:sz w:val="24"/>
                <w:szCs w:val="24"/>
              </w:rPr>
            </w:pPr>
            <w:r w:rsidRPr="00610C93">
              <w:rPr>
                <w:rFonts w:ascii="Aptos Narrow" w:hAnsi="Aptos Narrow"/>
                <w:color w:val="000000"/>
                <w:sz w:val="24"/>
                <w:szCs w:val="24"/>
              </w:rPr>
              <w:t xml:space="preserve">Report/Measure </w:t>
            </w:r>
            <w:r w:rsidR="00777ED4" w:rsidRPr="00610C93">
              <w:rPr>
                <w:rFonts w:ascii="Aptos Narrow" w:hAnsi="Aptos Narrow"/>
                <w:color w:val="000000"/>
                <w:sz w:val="24"/>
                <w:szCs w:val="24"/>
              </w:rPr>
              <w:t>Metamodel</w:t>
            </w:r>
          </w:p>
          <w:p w14:paraId="645756C5"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Metadata Repository Operating Model</w:t>
            </w:r>
          </w:p>
          <w:p w14:paraId="05A8B07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Report/Measure Metadata Repository Change Workflow</w:t>
            </w:r>
          </w:p>
          <w:p w14:paraId="33858F9B"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Example Predictive analytical model</w:t>
            </w:r>
          </w:p>
          <w:p w14:paraId="25E2FBC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Predictive Analytics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FE1222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Process Diagram</w:t>
            </w:r>
          </w:p>
          <w:p w14:paraId="4AE75854"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Standard Operating Procedure</w:t>
            </w:r>
          </w:p>
          <w:p w14:paraId="28347086"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Standard Documentation</w:t>
            </w:r>
          </w:p>
          <w:p w14:paraId="7ECD8EA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Intelligence &amp; Data Science Metadata Requirements</w:t>
            </w:r>
          </w:p>
          <w:p w14:paraId="2EE5C168" w14:textId="1C078AAF" w:rsidR="00777ED4" w:rsidRPr="00610C93" w:rsidRDefault="00D05BFF"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610C93">
              <w:rPr>
                <w:rFonts w:ascii="Aptos Narrow" w:hAnsi="Aptos Narrow"/>
                <w:color w:val="000000"/>
                <w:sz w:val="24"/>
                <w:szCs w:val="24"/>
              </w:rPr>
              <w:t xml:space="preserve">Business Intelligence &amp; Data Science MITA </w:t>
            </w:r>
            <w:r>
              <w:rPr>
                <w:rFonts w:ascii="Aptos Narrow" w:hAnsi="Aptos Narrow"/>
                <w:color w:val="000000"/>
                <w:sz w:val="24"/>
                <w:szCs w:val="24"/>
              </w:rPr>
              <w:t xml:space="preserve">Maturity </w:t>
            </w:r>
            <w:r w:rsidR="004D452C">
              <w:rPr>
                <w:rFonts w:ascii="Aptos Narrow" w:hAnsi="Aptos Narrow"/>
                <w:color w:val="000000"/>
                <w:sz w:val="24"/>
                <w:szCs w:val="24"/>
              </w:rPr>
              <w:t>Profile</w:t>
            </w:r>
          </w:p>
          <w:p w14:paraId="3F3983A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Prescribe Analytics Model</w:t>
            </w:r>
          </w:p>
          <w:p w14:paraId="1C7B90F5"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Prescribe Analytics Results</w:t>
            </w:r>
          </w:p>
        </w:tc>
      </w:tr>
    </w:tbl>
    <w:p w14:paraId="57709A5F" w14:textId="77777777" w:rsidR="00777ED4" w:rsidRDefault="00777ED4" w:rsidP="00777ED4"/>
    <w:p w14:paraId="15DF213B" w14:textId="3A474D31" w:rsidR="00777ED4" w:rsidRPr="000267DC" w:rsidRDefault="00777ED4" w:rsidP="00777ED4">
      <w:pPr>
        <w:pStyle w:val="Heading2"/>
      </w:pPr>
      <w:bookmarkStart w:id="76" w:name="_Toc230252253"/>
      <w:r>
        <w:lastRenderedPageBreak/>
        <w:t xml:space="preserve">Table </w:t>
      </w:r>
      <w:r w:rsidR="00463893">
        <w:t>24</w:t>
      </w:r>
      <w:r>
        <w:t xml:space="preserve">: </w:t>
      </w:r>
      <w:r w:rsidRPr="000267DC">
        <w:t>Aspect</w:t>
      </w:r>
      <w:r>
        <w:t xml:space="preserve"> </w:t>
      </w:r>
      <w:r w:rsidR="00815549">
        <w:t>–</w:t>
      </w:r>
      <w:r w:rsidRPr="000267DC">
        <w:t xml:space="preserve"> Information </w:t>
      </w:r>
      <w:r>
        <w:t>Exchange</w:t>
      </w:r>
      <w:bookmarkEnd w:id="76"/>
    </w:p>
    <w:p w14:paraId="2C0A8B6F" w14:textId="6D669F61" w:rsidR="00777ED4" w:rsidRPr="00FA29C3" w:rsidRDefault="00777ED4" w:rsidP="00610C93">
      <w:pPr>
        <w:spacing w:after="0" w:line="240" w:lineRule="auto"/>
        <w:rPr>
          <w:rFonts w:ascii="Aptos Narrow" w:eastAsia="Times New Roman" w:hAnsi="Aptos Narrow" w:cs="Times New Roman"/>
          <w:i/>
          <w:iCs/>
          <w:color w:val="000000"/>
          <w:kern w:val="0"/>
          <w14:ligatures w14:val="none"/>
        </w:rPr>
      </w:pPr>
      <w:r w:rsidRPr="00FA29C3">
        <w:rPr>
          <w:rFonts w:ascii="Aptos Narrow" w:eastAsia="Times New Roman" w:hAnsi="Aptos Narrow" w:cs="Times New Roman"/>
          <w:i/>
          <w:iCs/>
          <w:color w:val="000000"/>
          <w:kern w:val="0"/>
          <w14:ligatures w14:val="none"/>
        </w:rPr>
        <w:t>Is the information used to support this capability classified so that stakeholders can understand any security or privacy requirements associated with the access and use of the information?</w:t>
      </w:r>
    </w:p>
    <w:tbl>
      <w:tblPr>
        <w:tblW w:w="5409" w:type="pct"/>
        <w:tblLayout w:type="fixed"/>
        <w:tblCellMar>
          <w:left w:w="14" w:type="dxa"/>
          <w:right w:w="14" w:type="dxa"/>
        </w:tblCellMar>
        <w:tblLook w:val="0420" w:firstRow="1" w:lastRow="0" w:firstColumn="0" w:lastColumn="0" w:noHBand="0" w:noVBand="1"/>
        <w:tblCaption w:val="Table 24: Aspect – Information Exchange"/>
        <w:tblDescription w:val="Table 24 provides five levels of maturity criteria and suggested documentation for the aspect – Information Exchange, within the Information Architecture (IA) Maturity Criteria."/>
      </w:tblPr>
      <w:tblGrid>
        <w:gridCol w:w="1699"/>
        <w:gridCol w:w="2462"/>
        <w:gridCol w:w="2462"/>
        <w:gridCol w:w="2462"/>
        <w:gridCol w:w="2462"/>
        <w:gridCol w:w="2462"/>
      </w:tblGrid>
      <w:tr w:rsidR="00777ED4" w:rsidRPr="000D78CE" w14:paraId="39544287" w14:textId="77777777" w:rsidTr="0029353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93E13D"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334B8AD"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1: </w:t>
            </w:r>
            <w:r w:rsidRPr="00610C9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89DA4AE"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2: </w:t>
            </w:r>
          </w:p>
          <w:p w14:paraId="52C38D43"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30F2C77"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3: </w:t>
            </w:r>
            <w:r w:rsidRPr="00610C9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829A500"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4: </w:t>
            </w:r>
            <w:r w:rsidRPr="00610C9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0ABCDB0"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5: </w:t>
            </w:r>
          </w:p>
          <w:p w14:paraId="79FEA6DC"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Optimized</w:t>
            </w:r>
          </w:p>
        </w:tc>
      </w:tr>
      <w:tr w:rsidR="00777ED4" w:rsidRPr="000D78CE" w14:paraId="34E6B090" w14:textId="77777777" w:rsidTr="00293532">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70891194" w14:textId="62A39962"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574411E" w14:textId="77777777" w:rsidR="00777ED4" w:rsidRPr="00610C93" w:rsidRDefault="00777ED4" w:rsidP="00F42950">
            <w:pPr>
              <w:pStyle w:val="TableText"/>
              <w:rPr>
                <w:rFonts w:ascii="Aptos Narrow" w:hAnsi="Aptos Narrow"/>
                <w:color w:val="000000"/>
                <w:sz w:val="24"/>
                <w:szCs w:val="24"/>
              </w:rPr>
            </w:pPr>
            <w:r w:rsidRPr="00610C93">
              <w:rPr>
                <w:rFonts w:ascii="Aptos Narrow" w:hAnsi="Aptos Narrow"/>
                <w:sz w:val="24"/>
                <w:szCs w:val="24"/>
              </w:rPr>
              <w:t>Information assets for every exchange of information that supports this capability have not been identified and documented.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7F2FA88" w14:textId="7E38E17A" w:rsidR="00777ED4" w:rsidRPr="00610C93" w:rsidRDefault="00777ED4" w:rsidP="00F42950">
            <w:pPr>
              <w:pStyle w:val="TableText"/>
              <w:rPr>
                <w:rFonts w:ascii="Aptos Narrow" w:hAnsi="Aptos Narrow"/>
                <w:color w:val="000000"/>
                <w:sz w:val="24"/>
                <w:szCs w:val="24"/>
              </w:rPr>
            </w:pPr>
            <w:r w:rsidRPr="00610C93">
              <w:rPr>
                <w:rFonts w:ascii="Aptos Narrow" w:hAnsi="Aptos Narrow"/>
                <w:sz w:val="24"/>
                <w:szCs w:val="24"/>
              </w:rPr>
              <w:t>Information assets for every exchange of information that supports this capability have been identified and documented</w:t>
            </w:r>
            <w:r w:rsidR="00D44173" w:rsidRPr="00610C93">
              <w:rPr>
                <w:rFonts w:ascii="Aptos Narrow" w:hAnsi="Aptos Narrow"/>
                <w:sz w:val="24"/>
                <w:szCs w:val="24"/>
              </w:rPr>
              <w:t xml:space="preserve">, but those </w:t>
            </w:r>
            <w:r w:rsidR="00FC1DC7" w:rsidRPr="00610C93">
              <w:rPr>
                <w:rFonts w:ascii="Aptos Narrow" w:hAnsi="Aptos Narrow"/>
                <w:sz w:val="24"/>
                <w:szCs w:val="24"/>
              </w:rPr>
              <w:t xml:space="preserve">Information assets </w:t>
            </w:r>
            <w:r w:rsidR="00577970" w:rsidRPr="00610C93">
              <w:rPr>
                <w:rFonts w:ascii="Aptos Narrow" w:hAnsi="Aptos Narrow"/>
                <w:sz w:val="24"/>
                <w:szCs w:val="24"/>
              </w:rPr>
              <w:t>have not been aligned to data standards</w:t>
            </w:r>
            <w:r w:rsidR="61C30BF7" w:rsidRPr="529C7B88">
              <w:rPr>
                <w:rFonts w:ascii="Aptos Narrow" w:hAnsi="Aptos Narrow"/>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F821D0D" w14:textId="57D4E5BA"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Structure data standards that meet the business needs have been identified for every exchange of information that supports this capability and are traced to the applicable information asset.</w:t>
            </w:r>
            <w:r w:rsidR="00A54F3C" w:rsidRPr="00610C93">
              <w:rPr>
                <w:rFonts w:ascii="Aptos Narrow" w:hAnsi="Aptos Narrow"/>
                <w:color w:val="000000"/>
                <w:sz w:val="24"/>
                <w:szCs w:val="24"/>
              </w:rPr>
              <w:t xml:space="preserve"> </w:t>
            </w:r>
            <w:r w:rsidR="00B80F7A" w:rsidRPr="00610C93">
              <w:rPr>
                <w:rFonts w:ascii="Aptos Narrow" w:hAnsi="Aptos Narrow"/>
                <w:color w:val="000000"/>
                <w:sz w:val="24"/>
                <w:szCs w:val="24"/>
              </w:rPr>
              <w:t>The detailed transformation logic</w:t>
            </w:r>
            <w:r w:rsidR="00356294" w:rsidRPr="00610C93">
              <w:rPr>
                <w:rFonts w:ascii="Aptos Narrow" w:hAnsi="Aptos Narrow"/>
                <w:color w:val="000000"/>
                <w:sz w:val="24"/>
                <w:szCs w:val="24"/>
              </w:rPr>
              <w:t xml:space="preserve"> </w:t>
            </w:r>
            <w:r w:rsidR="00282049" w:rsidRPr="00610C93">
              <w:rPr>
                <w:rFonts w:ascii="Aptos Narrow" w:hAnsi="Aptos Narrow"/>
                <w:color w:val="000000"/>
                <w:sz w:val="24"/>
                <w:szCs w:val="24"/>
              </w:rPr>
              <w:t xml:space="preserve">and related metadata </w:t>
            </w:r>
            <w:r w:rsidR="00ED2CA8">
              <w:rPr>
                <w:rFonts w:ascii="Aptos Narrow" w:hAnsi="Aptos Narrow"/>
                <w:color w:val="000000"/>
                <w:sz w:val="24"/>
                <w:szCs w:val="24"/>
              </w:rPr>
              <w:t>are</w:t>
            </w:r>
            <w:r w:rsidR="00282049" w:rsidRPr="00610C93">
              <w:rPr>
                <w:rFonts w:ascii="Aptos Narrow" w:hAnsi="Aptos Narrow"/>
                <w:color w:val="000000"/>
                <w:sz w:val="24"/>
                <w:szCs w:val="24"/>
              </w:rPr>
              <w:t xml:space="preserve"> not being captured in a central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DA18045" w14:textId="00E9ECC6"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 xml:space="preserve">Detailed documentation about how data moves across the enterprise, including detailed transformation logic, has been documented, is traced to the applicable information assets maintained in a central metadata repository that is accessible to stakeholders to search, discover and identify impacts of data exchange modifications. </w:t>
            </w:r>
            <w:r w:rsidR="000D48A0">
              <w:rPr>
                <w:rFonts w:ascii="Aptos Narrow" w:hAnsi="Aptos Narrow"/>
                <w:sz w:val="24"/>
                <w:szCs w:val="24"/>
              </w:rPr>
              <w:t>However, 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9390425" w14:textId="77777777" w:rsidR="00BE1826"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All information exchanges that support this capability align to enterprise data integration and interoperability </w:t>
            </w:r>
          </w:p>
          <w:p w14:paraId="12C840BB" w14:textId="5BDFF14D" w:rsidR="00BE1826" w:rsidRDefault="00BE1826" w:rsidP="00F42950">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xml:space="preserve">- Technology </w:t>
            </w:r>
          </w:p>
          <w:p w14:paraId="67C2BD57" w14:textId="4076178A" w:rsidR="00777ED4" w:rsidRPr="00610C93" w:rsidRDefault="00C47DD1"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Pr="00062CB4">
              <w:rPr>
                <w:rFonts w:ascii="Aptos Narrow" w:hAnsi="Aptos Narrow"/>
                <w:color w:val="000000"/>
                <w:sz w:val="24"/>
                <w:szCs w:val="24"/>
              </w:rPr>
              <w:t xml:space="preserve"> </w:t>
            </w:r>
            <w:r w:rsidRPr="00610C93">
              <w:rPr>
                <w:rFonts w:ascii="Aptos Narrow" w:hAnsi="Aptos Narrow"/>
                <w:color w:val="000000"/>
                <w:sz w:val="24"/>
                <w:szCs w:val="24"/>
              </w:rPr>
              <w:t>to improve the quality of the exchange of information.</w:t>
            </w:r>
          </w:p>
        </w:tc>
      </w:tr>
      <w:tr w:rsidR="00777ED4" w:rsidRPr="005703D5" w14:paraId="59902B14" w14:textId="77777777" w:rsidTr="0029353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2E32DF" w14:textId="77777777" w:rsidR="00923D87" w:rsidRDefault="00F60652" w:rsidP="00F42950">
            <w:pPr>
              <w:pStyle w:val="TableText"/>
              <w:rPr>
                <w:rFonts w:ascii="Aptos Narrow" w:hAnsi="Aptos Narrow"/>
                <w:b/>
                <w:sz w:val="24"/>
                <w:szCs w:val="24"/>
              </w:rPr>
            </w:pPr>
            <w:r w:rsidRPr="00610C93">
              <w:rPr>
                <w:rFonts w:ascii="Aptos Narrow" w:hAnsi="Aptos Narrow"/>
                <w:b/>
                <w:sz w:val="24"/>
                <w:szCs w:val="24"/>
              </w:rPr>
              <w:t>Suggested Documentation</w:t>
            </w:r>
            <w:r w:rsidR="00923D87">
              <w:rPr>
                <w:rFonts w:ascii="Aptos Narrow" w:hAnsi="Aptos Narrow"/>
                <w:b/>
                <w:sz w:val="24"/>
                <w:szCs w:val="24"/>
              </w:rPr>
              <w:t xml:space="preserve"> </w:t>
            </w:r>
          </w:p>
          <w:p w14:paraId="0E1657DD" w14:textId="77777777" w:rsidR="00923D87" w:rsidRDefault="00923D87" w:rsidP="00F42950">
            <w:pPr>
              <w:pStyle w:val="TableText"/>
              <w:rPr>
                <w:del w:id="77" w:author="Microsoft Word" w:date="2026-05-20T09:43:00Z" w16du:dateUtc="2026-05-20T13:43:00Z"/>
                <w:rFonts w:ascii="Aptos Narrow" w:hAnsi="Aptos Narrow"/>
                <w:b/>
                <w:sz w:val="24"/>
                <w:szCs w:val="24"/>
              </w:rPr>
            </w:pPr>
            <w:del w:id="78" w:author="Microsoft Word" w:date="2026-05-20T09:43:00Z" w16du:dateUtc="2026-05-20T13:43:00Z">
              <w:r>
                <w:rPr>
                  <w:rFonts w:ascii="Aptos Narrow" w:hAnsi="Aptos Narrow"/>
                  <w:b/>
                  <w:sz w:val="24"/>
                  <w:szCs w:val="24"/>
                </w:rPr>
                <w:delText xml:space="preserve"> </w:delText>
              </w:r>
            </w:del>
          </w:p>
          <w:p w14:paraId="0B627779" w14:textId="77777777" w:rsidR="00923D87" w:rsidRDefault="00923D87" w:rsidP="00F42950">
            <w:pPr>
              <w:pStyle w:val="TableText"/>
              <w:rPr>
                <w:ins w:id="79" w:author="Microsoft Word" w:date="2026-05-20T09:43:00Z" w16du:dateUtc="2026-05-20T13:43:00Z"/>
                <w:rFonts w:ascii="Aptos Narrow" w:hAnsi="Aptos Narrow"/>
                <w:b/>
                <w:sz w:val="24"/>
                <w:szCs w:val="24"/>
              </w:rPr>
            </w:pPr>
            <w:del w:id="80" w:author="Microsoft Word" w:date="2026-05-20T09:43:00Z" w16du:dateUtc="2026-05-20T13:43:00Z">
              <w:r>
                <w:rPr>
                  <w:rFonts w:ascii="Aptos Narrow" w:hAnsi="Aptos Narrow"/>
                  <w:b/>
                  <w:sz w:val="24"/>
                  <w:szCs w:val="24"/>
                </w:rPr>
                <w:delText xml:space="preserve"> </w:delText>
              </w:r>
            </w:del>
            <w:ins w:id="81" w:author="Microsoft Word" w:date="2026-05-20T09:43:00Z" w16du:dateUtc="2026-05-20T13:43:00Z">
              <w:r>
                <w:rPr>
                  <w:rFonts w:ascii="Aptos Narrow" w:hAnsi="Aptos Narrow"/>
                  <w:b/>
                  <w:sz w:val="24"/>
                  <w:szCs w:val="24"/>
                </w:rPr>
                <w:t xml:space="preserve"> </w:t>
              </w:r>
            </w:ins>
          </w:p>
          <w:p w14:paraId="5B8E03FE" w14:textId="77777777" w:rsidR="00923D87" w:rsidRDefault="00923D87" w:rsidP="00F42950">
            <w:pPr>
              <w:pStyle w:val="TableText"/>
              <w:rPr>
                <w:rFonts w:ascii="Aptos Narrow" w:hAnsi="Aptos Narrow"/>
                <w:b/>
                <w:sz w:val="24"/>
                <w:szCs w:val="24"/>
              </w:rPr>
            </w:pPr>
            <w:ins w:id="82" w:author="Microsoft Word" w:date="2026-05-20T09:43:00Z" w16du:dateUtc="2026-05-20T13:43:00Z">
              <w:r>
                <w:rPr>
                  <w:rFonts w:ascii="Aptos Narrow" w:hAnsi="Aptos Narrow"/>
                  <w:b/>
                  <w:sz w:val="24"/>
                  <w:szCs w:val="24"/>
                </w:rPr>
                <w:lastRenderedPageBreak/>
                <w:t xml:space="preserve"> </w:t>
              </w:r>
            </w:ins>
            <w:r>
              <w:rPr>
                <w:rFonts w:ascii="Aptos Narrow" w:hAnsi="Aptos Narrow"/>
                <w:b/>
                <w:sz w:val="24"/>
                <w:szCs w:val="24"/>
              </w:rPr>
              <w:t>(Each level should build on previous documentation as you progress in maturity.)</w:t>
            </w:r>
          </w:p>
          <w:p w14:paraId="130AFB71" w14:textId="46E5409C" w:rsidR="00777ED4" w:rsidRPr="00610C93"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275CE8E8"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25FD15E" w14:textId="613B0A55"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lastRenderedPageBreak/>
              <w:t> N/A</w:t>
            </w:r>
            <w:r w:rsidR="00800DA3" w:rsidRPr="00610C93">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0EFC8C2"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Catalog</w:t>
            </w:r>
          </w:p>
          <w:p w14:paraId="29F58A80"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Flow Model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BCF2A0A" w14:textId="677F0D96"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Catalog</w:t>
            </w:r>
            <w:r w:rsidR="00B93BD3" w:rsidRPr="00610C93">
              <w:rPr>
                <w:rFonts w:ascii="Aptos Narrow" w:hAnsi="Aptos Narrow"/>
                <w:color w:val="000000"/>
                <w:sz w:val="24"/>
                <w:szCs w:val="24"/>
              </w:rPr>
              <w:t xml:space="preserve"> with Standards</w:t>
            </w:r>
          </w:p>
          <w:p w14:paraId="658C9DCB"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Standard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E8E5E9E"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Lineage Diagram</w:t>
            </w:r>
          </w:p>
          <w:p w14:paraId="16D0C67E" w14:textId="7D5FF742"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Data exchange </w:t>
            </w:r>
            <w:r w:rsidR="00777ED4" w:rsidRPr="00610C93">
              <w:rPr>
                <w:rFonts w:ascii="Aptos Narrow" w:hAnsi="Aptos Narrow"/>
                <w:color w:val="000000"/>
                <w:sz w:val="24"/>
                <w:szCs w:val="24"/>
              </w:rPr>
              <w:t>Map Specification</w:t>
            </w:r>
          </w:p>
          <w:p w14:paraId="625B833F" w14:textId="1A9A1A77"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lastRenderedPageBreak/>
              <w:t xml:space="preserve">Data exchange </w:t>
            </w:r>
            <w:r w:rsidR="00777ED4" w:rsidRPr="00610C93">
              <w:rPr>
                <w:rFonts w:ascii="Aptos Narrow" w:hAnsi="Aptos Narrow"/>
                <w:color w:val="000000"/>
                <w:sz w:val="24"/>
                <w:szCs w:val="24"/>
              </w:rPr>
              <w:t>Metadata Repository Screenshots</w:t>
            </w:r>
          </w:p>
          <w:p w14:paraId="6BC6FFEB" w14:textId="36DF3DAF" w:rsidR="00777ED4" w:rsidRPr="00610C93" w:rsidRDefault="00F06F24" w:rsidP="00F42950">
            <w:pPr>
              <w:pStyle w:val="Tablebullet1"/>
              <w:rPr>
                <w:rFonts w:ascii="Aptos Narrow" w:hAnsi="Aptos Narrow"/>
                <w:sz w:val="24"/>
                <w:szCs w:val="24"/>
              </w:rPr>
            </w:pPr>
            <w:r w:rsidRPr="00610C93">
              <w:rPr>
                <w:rFonts w:ascii="Aptos Narrow" w:hAnsi="Aptos Narrow"/>
                <w:color w:val="000000"/>
                <w:sz w:val="24"/>
                <w:szCs w:val="24"/>
              </w:rPr>
              <w:t xml:space="preserve">Data exchange </w:t>
            </w:r>
            <w:r w:rsidR="00777ED4" w:rsidRPr="00610C93">
              <w:rPr>
                <w:rFonts w:ascii="Aptos Narrow" w:hAnsi="Aptos Narrow"/>
                <w:color w:val="000000"/>
                <w:sz w:val="24"/>
                <w:szCs w:val="24"/>
              </w:rPr>
              <w:t>Metamodel</w:t>
            </w:r>
          </w:p>
          <w:p w14:paraId="4C54DA20" w14:textId="0CECD9AD"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Data exchange </w:t>
            </w:r>
            <w:r w:rsidR="00777ED4" w:rsidRPr="00610C93">
              <w:rPr>
                <w:rFonts w:ascii="Aptos Narrow" w:hAnsi="Aptos Narrow"/>
                <w:color w:val="000000"/>
                <w:sz w:val="24"/>
                <w:szCs w:val="24"/>
              </w:rPr>
              <w:t>Metadata Repository Operating Model</w:t>
            </w:r>
          </w:p>
          <w:p w14:paraId="6E40CBEC"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exchange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6DC15D2"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lastRenderedPageBreak/>
              <w:t>Data Integration and Interoperability Process Diagram</w:t>
            </w:r>
          </w:p>
          <w:p w14:paraId="043DE126"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 xml:space="preserve">Data Integration and Interoperability </w:t>
            </w:r>
            <w:r w:rsidRPr="00610C93">
              <w:rPr>
                <w:rFonts w:ascii="Aptos Narrow" w:hAnsi="Aptos Narrow"/>
                <w:color w:val="000000"/>
                <w:sz w:val="24"/>
                <w:szCs w:val="24"/>
              </w:rPr>
              <w:lastRenderedPageBreak/>
              <w:t>Standard Operating Procedure</w:t>
            </w:r>
          </w:p>
          <w:p w14:paraId="54F329B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Integration and Interoperability Standard Documentation</w:t>
            </w:r>
          </w:p>
          <w:p w14:paraId="0F938907"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Integration and Interoperability Metadata Requirements</w:t>
            </w:r>
          </w:p>
          <w:p w14:paraId="29FC9295" w14:textId="4504ED83" w:rsidR="00777ED4" w:rsidRPr="00610C93" w:rsidRDefault="00B145EF"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610C93">
              <w:rPr>
                <w:rFonts w:ascii="Aptos Narrow" w:hAnsi="Aptos Narrow"/>
                <w:color w:val="000000"/>
                <w:sz w:val="24"/>
                <w:szCs w:val="24"/>
              </w:rPr>
              <w:t xml:space="preserve">Data Integration and Interoperability MITA </w:t>
            </w:r>
            <w:r>
              <w:rPr>
                <w:rFonts w:ascii="Aptos Narrow" w:hAnsi="Aptos Narrow"/>
                <w:color w:val="000000"/>
                <w:sz w:val="24"/>
                <w:szCs w:val="24"/>
              </w:rPr>
              <w:t>Maturity Profile</w:t>
            </w:r>
          </w:p>
        </w:tc>
      </w:tr>
    </w:tbl>
    <w:p w14:paraId="0AD18D03" w14:textId="77777777" w:rsidR="00777ED4" w:rsidRDefault="00777ED4" w:rsidP="00777ED4"/>
    <w:p w14:paraId="241B7167" w14:textId="5ECB4E5A" w:rsidR="00777ED4" w:rsidRPr="000267DC" w:rsidRDefault="00777ED4" w:rsidP="00777ED4">
      <w:pPr>
        <w:pStyle w:val="Heading2"/>
      </w:pPr>
      <w:bookmarkStart w:id="83" w:name="_Toc230252254"/>
      <w:r>
        <w:t xml:space="preserve">Table </w:t>
      </w:r>
      <w:r w:rsidR="00463893">
        <w:t>25</w:t>
      </w:r>
      <w:r>
        <w:t xml:space="preserve">: </w:t>
      </w:r>
      <w:r w:rsidRPr="000267DC">
        <w:t>Aspect</w:t>
      </w:r>
      <w:r>
        <w:t xml:space="preserve"> </w:t>
      </w:r>
      <w:r w:rsidR="00463893">
        <w:t>–</w:t>
      </w:r>
      <w:r w:rsidR="00463893" w:rsidRPr="000267DC">
        <w:t xml:space="preserve"> </w:t>
      </w:r>
      <w:r w:rsidRPr="000267DC">
        <w:t>Information C</w:t>
      </w:r>
      <w:r>
        <w:t>ontent</w:t>
      </w:r>
      <w:bookmarkEnd w:id="83"/>
    </w:p>
    <w:p w14:paraId="5F71D758" w14:textId="3C972556" w:rsidR="014987FD" w:rsidRDefault="014987FD" w:rsidP="00D9542E">
      <w:pPr>
        <w:spacing w:after="0" w:line="240" w:lineRule="auto"/>
        <w:rPr>
          <w:rFonts w:ascii="Aptos Narrow" w:eastAsia="Times New Roman" w:hAnsi="Aptos Narrow" w:cs="Times New Roman"/>
          <w:i/>
          <w:iCs/>
          <w:color w:val="000000" w:themeColor="text1"/>
        </w:rPr>
      </w:pPr>
      <w:r w:rsidRPr="00D9542E">
        <w:rPr>
          <w:rFonts w:ascii="Aptos Narrow" w:eastAsia="Times New Roman" w:hAnsi="Aptos Narrow" w:cs="Times New Roman"/>
          <w:i/>
          <w:iCs/>
          <w:color w:val="000000" w:themeColor="text1"/>
        </w:rPr>
        <w:t>Is the unstructured data (e.g. paper documents) that supports this capability organized, controlled and categorized so that it can be stored, published and discovered by stakeholders that need it?</w:t>
      </w:r>
    </w:p>
    <w:tbl>
      <w:tblPr>
        <w:tblW w:w="5409" w:type="pct"/>
        <w:tblLayout w:type="fixed"/>
        <w:tblCellMar>
          <w:left w:w="14" w:type="dxa"/>
          <w:right w:w="14" w:type="dxa"/>
        </w:tblCellMar>
        <w:tblLook w:val="0420" w:firstRow="1" w:lastRow="0" w:firstColumn="0" w:lastColumn="0" w:noHBand="0" w:noVBand="1"/>
        <w:tblCaption w:val="Table 25: Aspect – Information Content"/>
        <w:tblDescription w:val="Table 25 provides five levels of maturity criteria and suggested documentation for the aspect – Information Content, within the Information Architecture (IA) Maturity Criteria."/>
      </w:tblPr>
      <w:tblGrid>
        <w:gridCol w:w="1699"/>
        <w:gridCol w:w="2462"/>
        <w:gridCol w:w="2462"/>
        <w:gridCol w:w="2462"/>
        <w:gridCol w:w="2462"/>
        <w:gridCol w:w="2462"/>
      </w:tblGrid>
      <w:tr w:rsidR="00777ED4" w:rsidRPr="000D78CE" w14:paraId="01B52FFA" w14:textId="77777777" w:rsidTr="0029353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C8614B4"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ED4F1B2"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1: </w:t>
            </w:r>
            <w:r w:rsidRPr="00610C9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A48E4E6"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2: </w:t>
            </w:r>
          </w:p>
          <w:p w14:paraId="79821DF9"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FC4D22B"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3: </w:t>
            </w:r>
            <w:r w:rsidRPr="00610C9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CBF8714"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4: </w:t>
            </w:r>
            <w:r w:rsidRPr="00610C9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ADBA5F"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5: </w:t>
            </w:r>
          </w:p>
          <w:p w14:paraId="65D39983"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Optimized</w:t>
            </w:r>
          </w:p>
        </w:tc>
      </w:tr>
      <w:tr w:rsidR="00777ED4" w:rsidRPr="000D78CE" w14:paraId="04CC893B" w14:textId="77777777" w:rsidTr="00293532">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1EFE4730" w14:textId="41E0467A"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BFDCD37" w14:textId="3C75CA72"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unstructured data, documents and content that is used to support this capability have not been identified and documented.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2B67A1D" w14:textId="09ECF533"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The unstructured data, documents and content that is used to support this capability have been identified and documented. Some documents exist that have not been converted to machine-readable and searchable content.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D77A125" w14:textId="0669B941"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All documents that are produced and/or used to support this capability are converted to machine-readable content and the content adheres to enterprise unstructured data standards</w:t>
            </w:r>
            <w:r w:rsidR="00CD48A8">
              <w:rPr>
                <w:rFonts w:ascii="Aptos Narrow" w:hAnsi="Aptos Narrow"/>
                <w:color w:val="000000"/>
                <w:sz w:val="24"/>
                <w:szCs w:val="24"/>
              </w:rPr>
              <w:t>, but is not organized, controlled, and categorized</w:t>
            </w:r>
            <w:r w:rsidR="0008181A">
              <w:rPr>
                <w:rFonts w:ascii="Aptos Narrow" w:hAnsi="Aptos Narrow"/>
                <w:color w:val="000000"/>
                <w:sz w:val="24"/>
                <w:szCs w:val="24"/>
              </w:rPr>
              <w:t xml:space="preserve"> for easy discovery.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BF892CE" w14:textId="77777777" w:rsidR="00777ED4"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unstructured data that supports this capability adheres to enterprise unstructured data standards and is organized, controlled and categorized so that it can be stored, published, discovered and easily accessed by stakeholders. </w:t>
            </w:r>
          </w:p>
          <w:p w14:paraId="0DE60E0E" w14:textId="2EE654A9" w:rsidR="00E4681A" w:rsidRDefault="00E4681A" w:rsidP="00F42950">
            <w:pPr>
              <w:pStyle w:val="TableText"/>
              <w:rPr>
                <w:rFonts w:ascii="Aptos Narrow" w:hAnsi="Aptos Narrow"/>
                <w:sz w:val="24"/>
                <w:szCs w:val="24"/>
              </w:rPr>
            </w:pPr>
          </w:p>
          <w:p w14:paraId="516DF6F6" w14:textId="6B59605E" w:rsidR="00777ED4" w:rsidRPr="00610C93" w:rsidRDefault="00E4681A" w:rsidP="00F42950">
            <w:pPr>
              <w:pStyle w:val="TableText"/>
              <w:rPr>
                <w:rFonts w:ascii="Aptos Narrow" w:hAnsi="Aptos Narrow"/>
                <w:sz w:val="24"/>
                <w:szCs w:val="24"/>
              </w:rPr>
            </w:pPr>
            <w:r>
              <w:rPr>
                <w:rFonts w:ascii="Aptos Narrow" w:hAnsi="Aptos Narrow"/>
                <w:sz w:val="24"/>
                <w:szCs w:val="24"/>
              </w:rPr>
              <w:t>T</w:t>
            </w:r>
            <w:r w:rsidR="00B371A0">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3785309" w14:textId="77777777" w:rsidR="00BE1826"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unstructured data that supports this capability adheres to Enterprise document and content </w:t>
            </w:r>
          </w:p>
          <w:p w14:paraId="15038D81" w14:textId="77777777" w:rsidR="00BE1826" w:rsidRDefault="00BE1826" w:rsidP="00F42950">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w:t>
            </w:r>
            <w:r w:rsidR="00777ED4" w:rsidRPr="00610C93">
              <w:rPr>
                <w:rFonts w:ascii="Aptos Narrow" w:hAnsi="Aptos Narrow"/>
                <w:color w:val="000000"/>
                <w:sz w:val="24"/>
                <w:szCs w:val="24"/>
              </w:rPr>
              <w:t xml:space="preserve">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xml:space="preserve">- Technology </w:t>
            </w:r>
          </w:p>
          <w:p w14:paraId="02A81223" w14:textId="2125FF75" w:rsidR="00777ED4" w:rsidRPr="00610C93" w:rsidRDefault="00C47DD1"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10C93">
              <w:rPr>
                <w:rFonts w:ascii="Aptos Narrow" w:hAnsi="Aptos Narrow"/>
                <w:color w:val="000000"/>
                <w:sz w:val="24"/>
                <w:szCs w:val="24"/>
              </w:rPr>
              <w:t xml:space="preserve"> to improve the quality of the unstructured data.</w:t>
            </w:r>
          </w:p>
        </w:tc>
      </w:tr>
      <w:tr w:rsidR="00777ED4" w:rsidRPr="005703D5" w14:paraId="535FA550" w14:textId="77777777" w:rsidTr="0029353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E69D284" w14:textId="77777777" w:rsidR="00923D87" w:rsidRDefault="00F60652" w:rsidP="00F42950">
            <w:pPr>
              <w:pStyle w:val="TableText"/>
              <w:rPr>
                <w:rFonts w:ascii="Aptos Narrow" w:hAnsi="Aptos Narrow"/>
                <w:b/>
                <w:sz w:val="24"/>
                <w:szCs w:val="24"/>
              </w:rPr>
            </w:pPr>
            <w:r w:rsidRPr="00610C93">
              <w:rPr>
                <w:rFonts w:ascii="Aptos Narrow" w:hAnsi="Aptos Narrow"/>
                <w:b/>
                <w:sz w:val="24"/>
                <w:szCs w:val="24"/>
              </w:rPr>
              <w:t>Suggested Documentation</w:t>
            </w:r>
            <w:r w:rsidR="00923D87">
              <w:rPr>
                <w:rFonts w:ascii="Aptos Narrow" w:hAnsi="Aptos Narrow"/>
                <w:b/>
                <w:sz w:val="24"/>
                <w:szCs w:val="24"/>
              </w:rPr>
              <w:t xml:space="preserve"> </w:t>
            </w:r>
          </w:p>
          <w:p w14:paraId="0A35796D" w14:textId="77777777" w:rsidR="00923D87" w:rsidRDefault="00923D87" w:rsidP="00F42950">
            <w:pPr>
              <w:pStyle w:val="TableText"/>
              <w:rPr>
                <w:del w:id="84" w:author="Microsoft Word" w:date="2026-05-20T09:43:00Z" w16du:dateUtc="2026-05-20T13:43:00Z"/>
                <w:rFonts w:ascii="Aptos Narrow" w:hAnsi="Aptos Narrow"/>
                <w:b/>
                <w:sz w:val="24"/>
                <w:szCs w:val="24"/>
              </w:rPr>
            </w:pPr>
            <w:del w:id="85" w:author="Microsoft Word" w:date="2026-05-20T09:43:00Z" w16du:dateUtc="2026-05-20T13:43:00Z">
              <w:r>
                <w:rPr>
                  <w:rFonts w:ascii="Aptos Narrow" w:hAnsi="Aptos Narrow"/>
                  <w:b/>
                  <w:sz w:val="24"/>
                  <w:szCs w:val="24"/>
                </w:rPr>
                <w:delText xml:space="preserve"> </w:delText>
              </w:r>
            </w:del>
          </w:p>
          <w:p w14:paraId="6CBE08A3" w14:textId="77777777" w:rsidR="00923D87" w:rsidRDefault="00923D87" w:rsidP="00F42950">
            <w:pPr>
              <w:pStyle w:val="TableText"/>
              <w:rPr>
                <w:ins w:id="86" w:author="Microsoft Word" w:date="2026-05-20T09:43:00Z" w16du:dateUtc="2026-05-20T13:43:00Z"/>
                <w:rFonts w:ascii="Aptos Narrow" w:hAnsi="Aptos Narrow"/>
                <w:b/>
                <w:sz w:val="24"/>
                <w:szCs w:val="24"/>
              </w:rPr>
            </w:pPr>
            <w:del w:id="87" w:author="Microsoft Word" w:date="2026-05-20T09:43:00Z" w16du:dateUtc="2026-05-20T13:43:00Z">
              <w:r>
                <w:rPr>
                  <w:rFonts w:ascii="Aptos Narrow" w:hAnsi="Aptos Narrow"/>
                  <w:b/>
                  <w:sz w:val="24"/>
                  <w:szCs w:val="24"/>
                </w:rPr>
                <w:delText xml:space="preserve"> </w:delText>
              </w:r>
            </w:del>
            <w:ins w:id="88" w:author="Microsoft Word" w:date="2026-05-20T09:43:00Z" w16du:dateUtc="2026-05-20T13:43:00Z">
              <w:r>
                <w:rPr>
                  <w:rFonts w:ascii="Aptos Narrow" w:hAnsi="Aptos Narrow"/>
                  <w:b/>
                  <w:sz w:val="24"/>
                  <w:szCs w:val="24"/>
                </w:rPr>
                <w:t xml:space="preserve"> </w:t>
              </w:r>
            </w:ins>
          </w:p>
          <w:p w14:paraId="515E4AA0" w14:textId="77777777" w:rsidR="00923D87" w:rsidRDefault="00923D87" w:rsidP="00F42950">
            <w:pPr>
              <w:pStyle w:val="TableText"/>
              <w:rPr>
                <w:rFonts w:ascii="Aptos Narrow" w:hAnsi="Aptos Narrow"/>
                <w:b/>
                <w:sz w:val="24"/>
                <w:szCs w:val="24"/>
              </w:rPr>
            </w:pPr>
            <w:ins w:id="89" w:author="Microsoft Word" w:date="2026-05-20T09:43:00Z" w16du:dateUtc="2026-05-20T13:43:00Z">
              <w:r>
                <w:rPr>
                  <w:rFonts w:ascii="Aptos Narrow" w:hAnsi="Aptos Narrow"/>
                  <w:b/>
                  <w:sz w:val="24"/>
                  <w:szCs w:val="24"/>
                </w:rPr>
                <w:t xml:space="preserve"> </w:t>
              </w:r>
            </w:ins>
            <w:r>
              <w:rPr>
                <w:rFonts w:ascii="Aptos Narrow" w:hAnsi="Aptos Narrow"/>
                <w:b/>
                <w:sz w:val="24"/>
                <w:szCs w:val="24"/>
              </w:rPr>
              <w:t>(Each level should build on previous documentation as you progress in maturity.)</w:t>
            </w:r>
          </w:p>
          <w:p w14:paraId="748458EB" w14:textId="202059E9" w:rsidR="00777ED4" w:rsidRPr="00610C93" w:rsidRDefault="00923D87" w:rsidP="00F42950">
            <w:pPr>
              <w:pStyle w:val="TableText"/>
              <w:rPr>
                <w:rFonts w:ascii="Aptos Narrow" w:hAnsi="Aptos Narrow"/>
                <w:b/>
                <w:sz w:val="24"/>
                <w:szCs w:val="24"/>
              </w:rPr>
            </w:pPr>
            <w:r>
              <w:rPr>
                <w:rFonts w:ascii="Aptos Narrow" w:hAnsi="Aptos Narrow"/>
                <w:b/>
                <w:sz w:val="24"/>
                <w:szCs w:val="24"/>
              </w:rPr>
              <w:lastRenderedPageBreak/>
              <w:t xml:space="preserve"> </w:t>
            </w:r>
          </w:p>
          <w:p w14:paraId="145430A0"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CDA2A56" w14:textId="26BCE186"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lastRenderedPageBreak/>
              <w:t> N/A</w:t>
            </w:r>
            <w:r w:rsidR="002B5FC6">
              <w:rPr>
                <w:rFonts w:ascii="Aptos Narrow" w:hAnsi="Aptos Narrow"/>
                <w:color w:val="000000"/>
                <w:sz w:val="24"/>
                <w:szCs w:val="24"/>
              </w:rPr>
              <w:t xml:space="preserve"> </w:t>
            </w:r>
            <w:r w:rsidR="00A5697A" w:rsidRPr="00610C93">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89718A1"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Standard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798CE34" w14:textId="3316602E"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 xml:space="preserve">Document and Content Management </w:t>
            </w:r>
            <w:r w:rsidR="005411FA">
              <w:rPr>
                <w:rFonts w:ascii="Aptos Narrow" w:hAnsi="Aptos Narrow"/>
                <w:color w:val="000000"/>
                <w:sz w:val="24"/>
                <w:szCs w:val="24"/>
              </w:rPr>
              <w:t xml:space="preserve">Enterprise </w:t>
            </w:r>
            <w:r w:rsidRPr="00610C93">
              <w:rPr>
                <w:rFonts w:ascii="Aptos Narrow" w:hAnsi="Aptos Narrow"/>
                <w:color w:val="000000"/>
                <w:sz w:val="24"/>
                <w:szCs w:val="24"/>
              </w:rPr>
              <w:t>Standard Documentation</w:t>
            </w:r>
          </w:p>
          <w:p w14:paraId="7C2B621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Metadata Requirements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75E7428"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Process Diagram</w:t>
            </w:r>
          </w:p>
          <w:p w14:paraId="6D9AE2BE"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Standard Operating Procedure</w:t>
            </w:r>
          </w:p>
          <w:p w14:paraId="69F98669"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lastRenderedPageBreak/>
              <w:t>Document and Content Management Standard Documentation</w:t>
            </w:r>
          </w:p>
          <w:p w14:paraId="24A65FDC"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Metadata Requirements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B83C1D"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lastRenderedPageBreak/>
              <w:t>Document and Content Management Process Diagram</w:t>
            </w:r>
          </w:p>
          <w:p w14:paraId="3FE6D90F"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Standard Operating Procedure</w:t>
            </w:r>
          </w:p>
          <w:p w14:paraId="1621FAF4"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lastRenderedPageBreak/>
              <w:t>Document and Content Management Standard Documentation</w:t>
            </w:r>
          </w:p>
          <w:p w14:paraId="30A528B3"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Metadata Requirements</w:t>
            </w:r>
          </w:p>
          <w:p w14:paraId="4B172E7F"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Document and Content Management MITA Scorecard</w:t>
            </w:r>
          </w:p>
        </w:tc>
      </w:tr>
    </w:tbl>
    <w:p w14:paraId="1755CC7A" w14:textId="77777777" w:rsidR="00777ED4" w:rsidRDefault="00777ED4" w:rsidP="00777ED4"/>
    <w:p w14:paraId="519212B3" w14:textId="328909FC" w:rsidR="00777ED4" w:rsidRPr="000267DC" w:rsidRDefault="00777ED4" w:rsidP="00777ED4">
      <w:pPr>
        <w:pStyle w:val="Heading2"/>
      </w:pPr>
      <w:bookmarkStart w:id="90" w:name="_Toc230252255"/>
      <w:r>
        <w:t xml:space="preserve">Table </w:t>
      </w:r>
      <w:r w:rsidR="00463893">
        <w:t>26</w:t>
      </w:r>
      <w:r>
        <w:t xml:space="preserve">: </w:t>
      </w:r>
      <w:r w:rsidRPr="000267DC">
        <w:t>Aspect</w:t>
      </w:r>
      <w:r w:rsidR="00463893">
        <w:t xml:space="preserve"> –</w:t>
      </w:r>
      <w:r w:rsidR="00463893" w:rsidRPr="000267DC">
        <w:t xml:space="preserve"> </w:t>
      </w:r>
      <w:r w:rsidRPr="000267DC">
        <w:t xml:space="preserve">Information </w:t>
      </w:r>
      <w:r>
        <w:t>Governance</w:t>
      </w:r>
      <w:bookmarkEnd w:id="90"/>
      <w:r w:rsidRPr="000267DC">
        <w:t xml:space="preserve"> </w:t>
      </w:r>
    </w:p>
    <w:p w14:paraId="340B9111" w14:textId="21FB7C4E" w:rsidR="40A571E8" w:rsidRDefault="40A571E8" w:rsidP="00D9542E">
      <w:pPr>
        <w:rPr>
          <w:rFonts w:ascii="Aptos Narrow" w:hAnsi="Aptos Narrow"/>
          <w:i/>
          <w:iCs/>
          <w:color w:val="000000" w:themeColor="text1"/>
        </w:rPr>
      </w:pPr>
      <w:r w:rsidRPr="00D9542E">
        <w:rPr>
          <w:rFonts w:ascii="Aptos Narrow" w:hAnsi="Aptos Narrow"/>
          <w:i/>
          <w:iCs/>
          <w:color w:val="000000" w:themeColor="text1"/>
        </w:rPr>
        <w:t>Are there individuals assigned to data governance roles that actively participate in the governance of the information used to support this capability and are there business terms that describe the meaning of the information documented?</w:t>
      </w:r>
    </w:p>
    <w:tbl>
      <w:tblPr>
        <w:tblW w:w="5409" w:type="pct"/>
        <w:tblLayout w:type="fixed"/>
        <w:tblCellMar>
          <w:left w:w="14" w:type="dxa"/>
          <w:right w:w="14" w:type="dxa"/>
        </w:tblCellMar>
        <w:tblLook w:val="0420" w:firstRow="1" w:lastRow="0" w:firstColumn="0" w:lastColumn="0" w:noHBand="0" w:noVBand="1"/>
        <w:tblCaption w:val="Table 26: Aspect – Information Governance,"/>
        <w:tblDescription w:val="Table 26 provides five levels of maturity criteria and suggested documentation for the aspect – Information Governance, within the Information Architecture (IA) Maturity Criteria."/>
      </w:tblPr>
      <w:tblGrid>
        <w:gridCol w:w="1699"/>
        <w:gridCol w:w="2462"/>
        <w:gridCol w:w="2462"/>
        <w:gridCol w:w="2462"/>
        <w:gridCol w:w="2462"/>
        <w:gridCol w:w="2462"/>
      </w:tblGrid>
      <w:tr w:rsidR="00777ED4" w:rsidRPr="000D78CE" w14:paraId="54B1BA03" w14:textId="77777777" w:rsidTr="0029353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F9AB77B"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D7DC4DF"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1: </w:t>
            </w:r>
            <w:r w:rsidRPr="00610C93">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CF67B06"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2: </w:t>
            </w:r>
          </w:p>
          <w:p w14:paraId="56DA711E"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53260DF"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3: </w:t>
            </w:r>
            <w:r w:rsidRPr="00610C93">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BAFDBD"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4: </w:t>
            </w:r>
            <w:r w:rsidRPr="00610C93">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8A51460"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 xml:space="preserve">Level 5: </w:t>
            </w:r>
          </w:p>
          <w:p w14:paraId="000B831E" w14:textId="77777777" w:rsidR="00777ED4" w:rsidRPr="00610C93" w:rsidRDefault="00777ED4" w:rsidP="00F42950">
            <w:pPr>
              <w:pStyle w:val="TableColumnHeading"/>
              <w:keepNext/>
              <w:keepLines/>
              <w:spacing w:before="60" w:after="60"/>
              <w:rPr>
                <w:rFonts w:ascii="Aptos Narrow" w:hAnsi="Aptos Narrow"/>
                <w:sz w:val="24"/>
                <w:szCs w:val="24"/>
              </w:rPr>
            </w:pPr>
            <w:r w:rsidRPr="00610C93">
              <w:rPr>
                <w:rFonts w:ascii="Aptos Narrow" w:hAnsi="Aptos Narrow"/>
                <w:sz w:val="24"/>
                <w:szCs w:val="24"/>
              </w:rPr>
              <w:t>Optimized</w:t>
            </w:r>
          </w:p>
        </w:tc>
      </w:tr>
      <w:tr w:rsidR="00777ED4" w:rsidRPr="000D78CE" w14:paraId="16D06A2B" w14:textId="77777777" w:rsidTr="00293532">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4139F40F" w14:textId="2E35F5F9" w:rsidR="00777ED4" w:rsidRPr="00610C93" w:rsidRDefault="00E13E19" w:rsidP="00F42950">
            <w:pPr>
              <w:pStyle w:val="TableText"/>
              <w:keepNext/>
              <w:keepLines/>
              <w:rPr>
                <w:rFonts w:ascii="Aptos Narrow" w:hAnsi="Aptos Narrow"/>
                <w:b/>
                <w:sz w:val="24"/>
                <w:szCs w:val="24"/>
              </w:rPr>
            </w:pPr>
            <w:r w:rsidRPr="00610C93">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754CB4C" w14:textId="77777777"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Data governance roles and responsibilities have not been established or assigned to individuals for the impacted information assets.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B08195F" w14:textId="2D66CB47" w:rsidR="00777ED4" w:rsidRPr="00610C93"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Data governance roles and responsibilities for the information asset have been identified and assigned to individuals to fulfill them, and key business terms and acronyms used to support the capability have been identified and documented</w:t>
            </w:r>
            <w:r w:rsidR="00C074CB">
              <w:rPr>
                <w:rFonts w:ascii="Aptos Narrow" w:hAnsi="Aptos Narrow"/>
                <w:color w:val="000000"/>
                <w:sz w:val="24"/>
                <w:szCs w:val="24"/>
              </w:rPr>
              <w:t>.</w:t>
            </w:r>
            <w:r w:rsidR="00992403">
              <w:rPr>
                <w:rFonts w:ascii="Aptos Narrow" w:hAnsi="Aptos Narrow"/>
                <w:color w:val="000000"/>
                <w:sz w:val="24"/>
                <w:szCs w:val="24"/>
              </w:rPr>
              <w:t xml:space="preserve"> The </w:t>
            </w:r>
            <w:r w:rsidR="00730F99">
              <w:rPr>
                <w:rFonts w:ascii="Aptos Narrow" w:hAnsi="Aptos Narrow"/>
                <w:color w:val="000000"/>
                <w:sz w:val="24"/>
                <w:szCs w:val="24"/>
              </w:rPr>
              <w:t>governance roles are not being actively monitored</w:t>
            </w:r>
            <w:r w:rsidR="00B776AD">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0C22788" w14:textId="326F55F1"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 xml:space="preserve">The SMA monitors </w:t>
            </w:r>
            <w:r w:rsidR="007B450D">
              <w:rPr>
                <w:rFonts w:ascii="Aptos Narrow" w:hAnsi="Aptos Narrow"/>
                <w:color w:val="000000"/>
                <w:sz w:val="24"/>
                <w:szCs w:val="24"/>
              </w:rPr>
              <w:t>governance</w:t>
            </w:r>
            <w:r w:rsidR="00D234AC">
              <w:rPr>
                <w:rFonts w:ascii="Aptos Narrow" w:hAnsi="Aptos Narrow"/>
                <w:color w:val="000000"/>
                <w:sz w:val="24"/>
                <w:szCs w:val="24"/>
              </w:rPr>
              <w:t xml:space="preserve"> </w:t>
            </w:r>
            <w:r w:rsidR="00730F99">
              <w:rPr>
                <w:rFonts w:ascii="Aptos Narrow" w:hAnsi="Aptos Narrow"/>
                <w:color w:val="000000"/>
                <w:sz w:val="24"/>
                <w:szCs w:val="24"/>
              </w:rPr>
              <w:t>roles</w:t>
            </w:r>
            <w:r w:rsidR="004E4F7E">
              <w:rPr>
                <w:rFonts w:ascii="Aptos Narrow" w:hAnsi="Aptos Narrow"/>
                <w:color w:val="000000"/>
                <w:sz w:val="24"/>
                <w:szCs w:val="24"/>
              </w:rPr>
              <w:t xml:space="preserve"> for</w:t>
            </w:r>
            <w:r w:rsidRPr="00610C93">
              <w:rPr>
                <w:rFonts w:ascii="Aptos Narrow" w:hAnsi="Aptos Narrow"/>
                <w:color w:val="000000"/>
                <w:sz w:val="24"/>
                <w:szCs w:val="24"/>
              </w:rPr>
              <w:t xml:space="preserve"> the information assets to ensure minimal vacancy and active participat</w:t>
            </w:r>
            <w:r w:rsidR="004E4F7E">
              <w:rPr>
                <w:rFonts w:ascii="Aptos Narrow" w:hAnsi="Aptos Narrow"/>
                <w:color w:val="000000"/>
                <w:sz w:val="24"/>
                <w:szCs w:val="24"/>
              </w:rPr>
              <w:t>ion</w:t>
            </w:r>
            <w:r w:rsidRPr="00610C93">
              <w:rPr>
                <w:rFonts w:ascii="Aptos Narrow" w:hAnsi="Aptos Narrow"/>
                <w:color w:val="000000"/>
                <w:sz w:val="24"/>
                <w:szCs w:val="24"/>
              </w:rPr>
              <w:t xml:space="preserve"> in the governance of the information assets. </w:t>
            </w:r>
            <w:r w:rsidR="00C92B1F" w:rsidRPr="00610C93">
              <w:rPr>
                <w:rFonts w:ascii="Aptos Narrow" w:hAnsi="Aptos Narrow"/>
                <w:color w:val="000000"/>
                <w:sz w:val="24"/>
                <w:szCs w:val="24"/>
              </w:rPr>
              <w:t xml:space="preserve">The detailed </w:t>
            </w:r>
            <w:r w:rsidR="00C92B1F">
              <w:rPr>
                <w:rFonts w:ascii="Aptos Narrow" w:hAnsi="Aptos Narrow"/>
                <w:color w:val="000000"/>
                <w:sz w:val="24"/>
                <w:szCs w:val="24"/>
              </w:rPr>
              <w:t xml:space="preserve">business terms, acronyms, and </w:t>
            </w:r>
            <w:r w:rsidR="00C92B1F" w:rsidRPr="00610C93">
              <w:rPr>
                <w:rFonts w:ascii="Aptos Narrow" w:hAnsi="Aptos Narrow"/>
                <w:color w:val="000000"/>
                <w:sz w:val="24"/>
                <w:szCs w:val="24"/>
              </w:rPr>
              <w:t xml:space="preserve">metadata </w:t>
            </w:r>
            <w:r w:rsidR="00C92B1F">
              <w:rPr>
                <w:rFonts w:ascii="Aptos Narrow" w:hAnsi="Aptos Narrow"/>
                <w:color w:val="000000"/>
                <w:sz w:val="24"/>
                <w:szCs w:val="24"/>
              </w:rPr>
              <w:t>are</w:t>
            </w:r>
            <w:r w:rsidR="00C92B1F" w:rsidRPr="00610C93">
              <w:rPr>
                <w:rFonts w:ascii="Aptos Narrow" w:hAnsi="Aptos Narrow"/>
                <w:color w:val="000000"/>
                <w:sz w:val="24"/>
                <w:szCs w:val="24"/>
              </w:rPr>
              <w:t xml:space="preserve"> not being captured in a central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72B46EF" w14:textId="7BD3776E" w:rsidR="00777ED4"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business terms, acronyms and information asset data governance role assignments are stored in a central metadata repository and is accessible to stakeholders to search and discover the information assets that are governed by the SMA. </w:t>
            </w:r>
          </w:p>
          <w:p w14:paraId="737353F6" w14:textId="61318FC9" w:rsidR="00777ED4" w:rsidRPr="00610C93" w:rsidRDefault="00E4681A" w:rsidP="00F42950">
            <w:pPr>
              <w:pStyle w:val="TableText"/>
              <w:rPr>
                <w:rFonts w:ascii="Aptos Narrow" w:hAnsi="Aptos Narrow"/>
                <w:sz w:val="24"/>
                <w:szCs w:val="24"/>
              </w:rPr>
            </w:pPr>
            <w:r>
              <w:rPr>
                <w:rFonts w:ascii="Aptos Narrow" w:hAnsi="Aptos Narrow"/>
                <w:sz w:val="24"/>
                <w:szCs w:val="24"/>
              </w:rPr>
              <w:t>T</w:t>
            </w:r>
            <w:r w:rsidR="00E2370C">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E1F7BE7" w14:textId="7A4DCD0F" w:rsidR="00BE1826" w:rsidRDefault="00777ED4" w:rsidP="00F42950">
            <w:pPr>
              <w:pStyle w:val="TableText"/>
              <w:rPr>
                <w:rFonts w:ascii="Aptos Narrow" w:hAnsi="Aptos Narrow"/>
                <w:color w:val="000000"/>
                <w:sz w:val="24"/>
                <w:szCs w:val="24"/>
              </w:rPr>
            </w:pPr>
            <w:r w:rsidRPr="00610C93">
              <w:rPr>
                <w:rFonts w:ascii="Aptos Narrow" w:hAnsi="Aptos Narrow"/>
                <w:color w:val="000000"/>
                <w:sz w:val="24"/>
                <w:szCs w:val="24"/>
              </w:rPr>
              <w:t>Information assets adhere to the enterprise data governance</w:t>
            </w:r>
            <w:r w:rsidR="00BE1826">
              <w:rPr>
                <w:rFonts w:ascii="Aptos Narrow" w:hAnsi="Aptos Narrow"/>
                <w:color w:val="000000"/>
                <w:sz w:val="24"/>
                <w:szCs w:val="24"/>
              </w:rPr>
              <w:t>:</w:t>
            </w:r>
          </w:p>
          <w:p w14:paraId="36C9D7B0" w14:textId="3E1F3420" w:rsidR="00BE1826" w:rsidRDefault="00BE1826" w:rsidP="00F42950">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Technology</w:t>
            </w:r>
          </w:p>
          <w:p w14:paraId="2A68F01E" w14:textId="4FBBDA01"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t xml:space="preserve"> </w:t>
            </w:r>
            <w:r w:rsidR="005202A8" w:rsidRPr="004742F0">
              <w:rPr>
                <w:rFonts w:ascii="Aptos Narrow" w:hAnsi="Aptos Narrow"/>
                <w:color w:val="000000"/>
                <w:sz w:val="24"/>
                <w:szCs w:val="24"/>
              </w:rPr>
              <w:t xml:space="preserve">SMA performs regular </w:t>
            </w:r>
            <w:r w:rsidR="005202A8" w:rsidRPr="00062CB4">
              <w:rPr>
                <w:rFonts w:ascii="Aptos Narrow" w:hAnsi="Aptos Narrow"/>
                <w:color w:val="000000"/>
                <w:sz w:val="24"/>
                <w:szCs w:val="24"/>
              </w:rPr>
              <w:t>assess</w:t>
            </w:r>
            <w:r w:rsidR="005202A8">
              <w:rPr>
                <w:rFonts w:ascii="Aptos Narrow" w:hAnsi="Aptos Narrow"/>
                <w:color w:val="000000"/>
                <w:sz w:val="24"/>
                <w:szCs w:val="24"/>
              </w:rPr>
              <w:t>ments</w:t>
            </w:r>
            <w:r w:rsidRPr="00610C93">
              <w:rPr>
                <w:rFonts w:ascii="Aptos Narrow" w:hAnsi="Aptos Narrow"/>
                <w:color w:val="000000"/>
                <w:sz w:val="24"/>
                <w:szCs w:val="24"/>
              </w:rPr>
              <w:t xml:space="preserve"> to improve the </w:t>
            </w:r>
            <w:r w:rsidR="005202A8" w:rsidRPr="00610C93">
              <w:rPr>
                <w:rFonts w:ascii="Aptos Narrow" w:hAnsi="Aptos Narrow"/>
                <w:color w:val="000000"/>
                <w:sz w:val="24"/>
                <w:szCs w:val="24"/>
              </w:rPr>
              <w:t xml:space="preserve">quality of the </w:t>
            </w:r>
            <w:r w:rsidRPr="00610C93">
              <w:rPr>
                <w:rFonts w:ascii="Aptos Narrow" w:hAnsi="Aptos Narrow"/>
                <w:color w:val="000000"/>
                <w:sz w:val="24"/>
                <w:szCs w:val="24"/>
              </w:rPr>
              <w:t xml:space="preserve">governance of the information asset. </w:t>
            </w:r>
          </w:p>
        </w:tc>
      </w:tr>
      <w:tr w:rsidR="00777ED4" w:rsidRPr="005703D5" w14:paraId="29158D4A" w14:textId="77777777" w:rsidTr="0029353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8404F7D" w14:textId="77777777" w:rsidR="00923D87" w:rsidRDefault="00F60652" w:rsidP="00F42950">
            <w:pPr>
              <w:pStyle w:val="TableText"/>
              <w:rPr>
                <w:rFonts w:ascii="Aptos Narrow" w:hAnsi="Aptos Narrow"/>
                <w:b/>
                <w:sz w:val="24"/>
                <w:szCs w:val="24"/>
              </w:rPr>
            </w:pPr>
            <w:r w:rsidRPr="00610C93">
              <w:rPr>
                <w:rFonts w:ascii="Aptos Narrow" w:hAnsi="Aptos Narrow"/>
                <w:b/>
                <w:sz w:val="24"/>
                <w:szCs w:val="24"/>
              </w:rPr>
              <w:t>Suggested Documentation</w:t>
            </w:r>
            <w:r w:rsidR="00923D87">
              <w:rPr>
                <w:rFonts w:ascii="Aptos Narrow" w:hAnsi="Aptos Narrow"/>
                <w:b/>
                <w:sz w:val="24"/>
                <w:szCs w:val="24"/>
              </w:rPr>
              <w:t xml:space="preserve"> </w:t>
            </w:r>
          </w:p>
          <w:p w14:paraId="408010A8" w14:textId="77777777" w:rsidR="00923D87" w:rsidRDefault="00923D87" w:rsidP="00F42950">
            <w:pPr>
              <w:pStyle w:val="TableText"/>
              <w:rPr>
                <w:del w:id="91" w:author="Microsoft Word" w:date="2026-05-20T09:43:00Z" w16du:dateUtc="2026-05-20T13:43:00Z"/>
                <w:rFonts w:ascii="Aptos Narrow" w:hAnsi="Aptos Narrow"/>
                <w:b/>
                <w:sz w:val="24"/>
                <w:szCs w:val="24"/>
              </w:rPr>
            </w:pPr>
            <w:del w:id="92" w:author="Microsoft Word" w:date="2026-05-20T09:43:00Z" w16du:dateUtc="2026-05-20T13:43:00Z">
              <w:r>
                <w:rPr>
                  <w:rFonts w:ascii="Aptos Narrow" w:hAnsi="Aptos Narrow"/>
                  <w:b/>
                  <w:sz w:val="24"/>
                  <w:szCs w:val="24"/>
                </w:rPr>
                <w:delText xml:space="preserve"> </w:delText>
              </w:r>
            </w:del>
          </w:p>
          <w:p w14:paraId="66364866" w14:textId="77777777" w:rsidR="00923D87" w:rsidRDefault="00923D87" w:rsidP="00F42950">
            <w:pPr>
              <w:pStyle w:val="TableText"/>
              <w:rPr>
                <w:ins w:id="93" w:author="Microsoft Word" w:date="2026-05-20T09:43:00Z" w16du:dateUtc="2026-05-20T13:43:00Z"/>
                <w:rFonts w:ascii="Aptos Narrow" w:hAnsi="Aptos Narrow"/>
                <w:b/>
                <w:sz w:val="24"/>
                <w:szCs w:val="24"/>
              </w:rPr>
            </w:pPr>
            <w:del w:id="94" w:author="Microsoft Word" w:date="2026-05-20T09:43:00Z" w16du:dateUtc="2026-05-20T13:43:00Z">
              <w:r>
                <w:rPr>
                  <w:rFonts w:ascii="Aptos Narrow" w:hAnsi="Aptos Narrow"/>
                  <w:b/>
                  <w:sz w:val="24"/>
                  <w:szCs w:val="24"/>
                </w:rPr>
                <w:delText xml:space="preserve"> </w:delText>
              </w:r>
            </w:del>
            <w:ins w:id="95" w:author="Microsoft Word" w:date="2026-05-20T09:43:00Z" w16du:dateUtc="2026-05-20T13:43:00Z">
              <w:r>
                <w:rPr>
                  <w:rFonts w:ascii="Aptos Narrow" w:hAnsi="Aptos Narrow"/>
                  <w:b/>
                  <w:sz w:val="24"/>
                  <w:szCs w:val="24"/>
                </w:rPr>
                <w:t xml:space="preserve"> </w:t>
              </w:r>
            </w:ins>
          </w:p>
          <w:p w14:paraId="4B8450AA" w14:textId="77777777" w:rsidR="00923D87" w:rsidRDefault="00923D87" w:rsidP="00F42950">
            <w:pPr>
              <w:pStyle w:val="TableText"/>
              <w:rPr>
                <w:rFonts w:ascii="Aptos Narrow" w:hAnsi="Aptos Narrow"/>
                <w:b/>
                <w:sz w:val="24"/>
                <w:szCs w:val="24"/>
              </w:rPr>
            </w:pPr>
            <w:ins w:id="96" w:author="Microsoft Word" w:date="2026-05-20T09:43:00Z" w16du:dateUtc="2026-05-20T13:43:00Z">
              <w:r>
                <w:rPr>
                  <w:rFonts w:ascii="Aptos Narrow" w:hAnsi="Aptos Narrow"/>
                  <w:b/>
                  <w:sz w:val="24"/>
                  <w:szCs w:val="24"/>
                </w:rPr>
                <w:t xml:space="preserve"> </w:t>
              </w:r>
            </w:ins>
            <w:r>
              <w:rPr>
                <w:rFonts w:ascii="Aptos Narrow" w:hAnsi="Aptos Narrow"/>
                <w:b/>
                <w:sz w:val="24"/>
                <w:szCs w:val="24"/>
              </w:rPr>
              <w:t xml:space="preserve">(Each level should build on previous documentation </w:t>
            </w:r>
            <w:r>
              <w:rPr>
                <w:rFonts w:ascii="Aptos Narrow" w:hAnsi="Aptos Narrow"/>
                <w:b/>
                <w:sz w:val="24"/>
                <w:szCs w:val="24"/>
              </w:rPr>
              <w:lastRenderedPageBreak/>
              <w:t>as you progress in maturity.)</w:t>
            </w:r>
          </w:p>
          <w:p w14:paraId="398EA475" w14:textId="43F8E80B" w:rsidR="00777ED4" w:rsidRPr="00610C93"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3047F479"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37A82DF" w14:textId="08E053E3" w:rsidR="00777ED4" w:rsidRPr="00610C93" w:rsidRDefault="00777ED4" w:rsidP="00F42950">
            <w:pPr>
              <w:pStyle w:val="TableText"/>
              <w:rPr>
                <w:rFonts w:ascii="Aptos Narrow" w:hAnsi="Aptos Narrow"/>
                <w:sz w:val="24"/>
                <w:szCs w:val="24"/>
              </w:rPr>
            </w:pPr>
            <w:r w:rsidRPr="00610C93">
              <w:rPr>
                <w:rFonts w:ascii="Aptos Narrow" w:hAnsi="Aptos Narrow"/>
                <w:color w:val="000000"/>
                <w:sz w:val="24"/>
                <w:szCs w:val="24"/>
              </w:rPr>
              <w:lastRenderedPageBreak/>
              <w:t> N/A</w:t>
            </w:r>
            <w:r w:rsidR="002B5FC6">
              <w:rPr>
                <w:rFonts w:ascii="Aptos Narrow" w:hAnsi="Aptos Narrow"/>
                <w:color w:val="000000"/>
                <w:sz w:val="24"/>
                <w:szCs w:val="24"/>
              </w:rPr>
              <w:t xml:space="preserve"> </w:t>
            </w:r>
            <w:r w:rsidR="00FE244E" w:rsidRPr="00610C93">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FB98B4"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Catalog (with assignments)</w:t>
            </w:r>
          </w:p>
          <w:p w14:paraId="581DF640"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Business Glossary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7CCC52" w14:textId="49B6455B" w:rsidR="00777ED4" w:rsidRPr="00610C93" w:rsidRDefault="00932F0B" w:rsidP="00F42950">
            <w:pPr>
              <w:pStyle w:val="Tablebullet1"/>
              <w:rPr>
                <w:rFonts w:ascii="Aptos Narrow" w:hAnsi="Aptos Narrow"/>
                <w:sz w:val="24"/>
                <w:szCs w:val="24"/>
              </w:rPr>
            </w:pPr>
            <w:r>
              <w:rPr>
                <w:rFonts w:ascii="Aptos Narrow" w:hAnsi="Aptos Narrow"/>
                <w:color w:val="000000"/>
                <w:sz w:val="24"/>
                <w:szCs w:val="24"/>
              </w:rPr>
              <w:t>Governance</w:t>
            </w:r>
            <w:r w:rsidR="00777ED4" w:rsidRPr="00610C93">
              <w:rPr>
                <w:rFonts w:ascii="Aptos Narrow" w:hAnsi="Aptos Narrow"/>
                <w:color w:val="000000"/>
                <w:sz w:val="24"/>
                <w:szCs w:val="24"/>
              </w:rPr>
              <w:t xml:space="preserve"> Assignment Vacancy Rate</w:t>
            </w:r>
          </w:p>
          <w:p w14:paraId="1EB71BD1" w14:textId="6951172E" w:rsidR="00777ED4" w:rsidRPr="00610C93" w:rsidRDefault="00932F0B" w:rsidP="00F42950">
            <w:pPr>
              <w:pStyle w:val="Tablebullet1"/>
              <w:rPr>
                <w:rFonts w:ascii="Aptos Narrow" w:hAnsi="Aptos Narrow"/>
                <w:sz w:val="24"/>
                <w:szCs w:val="24"/>
              </w:rPr>
            </w:pPr>
            <w:r>
              <w:rPr>
                <w:rFonts w:ascii="Aptos Narrow" w:hAnsi="Aptos Narrow"/>
                <w:color w:val="000000"/>
                <w:sz w:val="24"/>
                <w:szCs w:val="24"/>
              </w:rPr>
              <w:t>Governance</w:t>
            </w:r>
            <w:r w:rsidR="00777ED4" w:rsidRPr="00610C93">
              <w:rPr>
                <w:rFonts w:ascii="Aptos Narrow" w:hAnsi="Aptos Narrow"/>
                <w:color w:val="000000"/>
                <w:sz w:val="24"/>
                <w:szCs w:val="24"/>
              </w:rPr>
              <w:t xml:space="preserve"> Assignment Participation Rate</w:t>
            </w:r>
          </w:p>
          <w:p w14:paraId="71B2D2FA"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 xml:space="preserve">Average Information Asset Approval Time (Time it takes to </w:t>
            </w:r>
            <w:r w:rsidRPr="00610C93">
              <w:rPr>
                <w:rFonts w:ascii="Aptos Narrow" w:hAnsi="Aptos Narrow"/>
                <w:color w:val="000000"/>
                <w:sz w:val="24"/>
                <w:szCs w:val="24"/>
              </w:rPr>
              <w:lastRenderedPageBreak/>
              <w:t>approve information asset changes)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454A78B" w14:textId="350ACE17" w:rsidR="00777ED4" w:rsidRPr="00610C93" w:rsidRDefault="00D34678" w:rsidP="00F42950">
            <w:pPr>
              <w:pStyle w:val="Tablebullet1"/>
              <w:rPr>
                <w:rFonts w:ascii="Aptos Narrow" w:hAnsi="Aptos Narrow"/>
                <w:sz w:val="24"/>
                <w:szCs w:val="24"/>
              </w:rPr>
            </w:pPr>
            <w:r>
              <w:rPr>
                <w:rFonts w:ascii="Aptos Narrow" w:hAnsi="Aptos Narrow"/>
                <w:color w:val="000000"/>
                <w:sz w:val="24"/>
                <w:szCs w:val="24"/>
              </w:rPr>
              <w:lastRenderedPageBreak/>
              <w:t xml:space="preserve">Business Glossary </w:t>
            </w:r>
            <w:r w:rsidR="00777ED4" w:rsidRPr="00610C93">
              <w:rPr>
                <w:rFonts w:ascii="Aptos Narrow" w:hAnsi="Aptos Narrow"/>
                <w:color w:val="000000"/>
                <w:sz w:val="24"/>
                <w:szCs w:val="24"/>
              </w:rPr>
              <w:t>Metadata Repository Screenshots</w:t>
            </w:r>
          </w:p>
          <w:p w14:paraId="6EAC80E5" w14:textId="15E36410" w:rsidR="00777ED4" w:rsidRPr="00610C93" w:rsidRDefault="00772281" w:rsidP="00F42950">
            <w:pPr>
              <w:pStyle w:val="Tablebullet1"/>
              <w:rPr>
                <w:rFonts w:ascii="Aptos Narrow" w:hAnsi="Aptos Narrow"/>
                <w:sz w:val="24"/>
                <w:szCs w:val="24"/>
              </w:rPr>
            </w:pPr>
            <w:r w:rsidRPr="00610C93">
              <w:rPr>
                <w:rFonts w:ascii="Aptos Narrow" w:hAnsi="Aptos Narrow"/>
                <w:color w:val="000000"/>
                <w:sz w:val="24"/>
                <w:szCs w:val="24"/>
              </w:rPr>
              <w:t xml:space="preserve">Business Glossary </w:t>
            </w:r>
            <w:r w:rsidR="00777ED4" w:rsidRPr="00610C93">
              <w:rPr>
                <w:rFonts w:ascii="Aptos Narrow" w:hAnsi="Aptos Narrow"/>
                <w:color w:val="000000"/>
                <w:sz w:val="24"/>
                <w:szCs w:val="24"/>
              </w:rPr>
              <w:t>Metamodel</w:t>
            </w:r>
          </w:p>
          <w:p w14:paraId="6AD9C5B4" w14:textId="3B0749EF" w:rsidR="00777ED4" w:rsidRPr="00610C93" w:rsidRDefault="00772281" w:rsidP="00F42950">
            <w:pPr>
              <w:pStyle w:val="Tablebullet1"/>
              <w:rPr>
                <w:rFonts w:ascii="Aptos Narrow" w:hAnsi="Aptos Narrow"/>
                <w:sz w:val="24"/>
                <w:szCs w:val="24"/>
              </w:rPr>
            </w:pPr>
            <w:r w:rsidRPr="00610C93">
              <w:rPr>
                <w:rFonts w:ascii="Aptos Narrow" w:hAnsi="Aptos Narrow"/>
                <w:color w:val="000000"/>
                <w:sz w:val="24"/>
                <w:szCs w:val="24"/>
              </w:rPr>
              <w:t xml:space="preserve">Business Glossary </w:t>
            </w:r>
            <w:r w:rsidR="00777ED4" w:rsidRPr="00610C93">
              <w:rPr>
                <w:rFonts w:ascii="Aptos Narrow" w:hAnsi="Aptos Narrow"/>
                <w:color w:val="000000"/>
                <w:sz w:val="24"/>
                <w:szCs w:val="24"/>
              </w:rPr>
              <w:t xml:space="preserve">Metadata </w:t>
            </w:r>
            <w:r w:rsidR="00777ED4" w:rsidRPr="00610C93">
              <w:rPr>
                <w:rFonts w:ascii="Aptos Narrow" w:hAnsi="Aptos Narrow"/>
                <w:color w:val="000000"/>
                <w:sz w:val="24"/>
                <w:szCs w:val="24"/>
              </w:rPr>
              <w:lastRenderedPageBreak/>
              <w:t>Repository Operating Model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F82759D"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lastRenderedPageBreak/>
              <w:t>Data Governance Process Diagram</w:t>
            </w:r>
          </w:p>
          <w:p w14:paraId="0AE6DF2E"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Governance Standard Operating Procedure</w:t>
            </w:r>
          </w:p>
          <w:p w14:paraId="560CA4B4"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Governance Standard Documentation</w:t>
            </w:r>
          </w:p>
          <w:p w14:paraId="3E1761AF"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lastRenderedPageBreak/>
              <w:t>Data Governance Metadata Requirements</w:t>
            </w:r>
          </w:p>
          <w:p w14:paraId="220B5DAD" w14:textId="77777777" w:rsidR="00777ED4" w:rsidRPr="00610C93" w:rsidRDefault="00777ED4" w:rsidP="00F42950">
            <w:pPr>
              <w:pStyle w:val="Tablebullet1"/>
              <w:rPr>
                <w:rFonts w:ascii="Aptos Narrow" w:hAnsi="Aptos Narrow"/>
                <w:sz w:val="24"/>
                <w:szCs w:val="24"/>
              </w:rPr>
            </w:pPr>
            <w:r w:rsidRPr="00610C93">
              <w:rPr>
                <w:rFonts w:ascii="Aptos Narrow" w:hAnsi="Aptos Narrow"/>
                <w:color w:val="000000"/>
                <w:sz w:val="24"/>
                <w:szCs w:val="24"/>
              </w:rPr>
              <w:t>Data Governance MITA Scorecard</w:t>
            </w:r>
          </w:p>
        </w:tc>
      </w:tr>
    </w:tbl>
    <w:p w14:paraId="3ADA28C0" w14:textId="77777777" w:rsidR="00777ED4" w:rsidRDefault="00777ED4" w:rsidP="00777ED4"/>
    <w:p w14:paraId="5E5A118F" w14:textId="7984AEAD" w:rsidR="00777ED4" w:rsidRPr="000267DC" w:rsidRDefault="00777ED4" w:rsidP="00777ED4">
      <w:pPr>
        <w:pStyle w:val="Heading2"/>
      </w:pPr>
      <w:bookmarkStart w:id="97" w:name="_Toc230252256"/>
      <w:r>
        <w:t xml:space="preserve">Table </w:t>
      </w:r>
      <w:r w:rsidR="00463893">
        <w:t>27</w:t>
      </w:r>
      <w:r>
        <w:t xml:space="preserve">: </w:t>
      </w:r>
      <w:r w:rsidRPr="000267DC">
        <w:t>Aspect</w:t>
      </w:r>
      <w:r>
        <w:t xml:space="preserve"> </w:t>
      </w:r>
      <w:r w:rsidR="00C11E31">
        <w:t>–</w:t>
      </w:r>
      <w:r w:rsidRPr="000267DC">
        <w:t xml:space="preserve"> Information </w:t>
      </w:r>
      <w:r>
        <w:t>Design</w:t>
      </w:r>
      <w:bookmarkEnd w:id="97"/>
      <w:r>
        <w:t xml:space="preserve"> </w:t>
      </w:r>
      <w:r w:rsidRPr="000267DC">
        <w:t xml:space="preserve"> </w:t>
      </w:r>
    </w:p>
    <w:p w14:paraId="4060838D" w14:textId="247F7530" w:rsidR="00777ED4" w:rsidRPr="002139F5" w:rsidRDefault="00777ED4" w:rsidP="00280F97">
      <w:pPr>
        <w:spacing w:after="0" w:line="240" w:lineRule="auto"/>
        <w:rPr>
          <w:rFonts w:ascii="Aptos Narrow" w:eastAsia="Times New Roman" w:hAnsi="Aptos Narrow" w:cs="Times New Roman"/>
          <w:i/>
          <w:iCs/>
          <w:color w:val="000000"/>
          <w:kern w:val="0"/>
          <w14:ligatures w14:val="none"/>
        </w:rPr>
      </w:pPr>
      <w:r w:rsidRPr="6F0DF4A3">
        <w:rPr>
          <w:rFonts w:ascii="Aptos Narrow" w:eastAsia="Times New Roman" w:hAnsi="Aptos Narrow" w:cs="Times New Roman"/>
          <w:i/>
          <w:iCs/>
          <w:color w:val="000000"/>
          <w:kern w:val="0"/>
          <w14:ligatures w14:val="none"/>
        </w:rPr>
        <w:t>I</w:t>
      </w:r>
    </w:p>
    <w:p w14:paraId="121ACAF3" w14:textId="7A93FA49" w:rsidR="043095C8" w:rsidRDefault="043095C8" w:rsidP="51E2A1CD">
      <w:pPr>
        <w:spacing w:after="0" w:line="240" w:lineRule="auto"/>
        <w:rPr>
          <w:rFonts w:ascii="Aptos Narrow" w:eastAsia="Times New Roman" w:hAnsi="Aptos Narrow" w:cs="Times New Roman"/>
          <w:i/>
          <w:iCs/>
          <w:color w:val="000000" w:themeColor="text1"/>
        </w:rPr>
      </w:pPr>
      <w:r w:rsidRPr="51E2A1CD">
        <w:rPr>
          <w:rFonts w:ascii="Aptos Narrow" w:eastAsia="Times New Roman" w:hAnsi="Aptos Narrow" w:cs="Times New Roman"/>
          <w:i/>
          <w:iCs/>
          <w:color w:val="000000" w:themeColor="text1"/>
        </w:rPr>
        <w:t>Are the data dictionaries and other detailed definitions that describe the structure and relationships of the information used to support this capability defined and accessible to stakeholders?</w:t>
      </w:r>
    </w:p>
    <w:p w14:paraId="5C090999" w14:textId="643C4775" w:rsidR="6F0DF4A3" w:rsidRDefault="6F0DF4A3" w:rsidP="6F0DF4A3">
      <w:pPr>
        <w:spacing w:after="0" w:line="240" w:lineRule="auto"/>
        <w:rPr>
          <w:rFonts w:ascii="Aptos Narrow" w:eastAsia="Times New Roman" w:hAnsi="Aptos Narrow" w:cs="Times New Roman"/>
          <w:i/>
          <w:iCs/>
          <w:color w:val="000000" w:themeColor="text1"/>
        </w:rPr>
      </w:pPr>
    </w:p>
    <w:tbl>
      <w:tblPr>
        <w:tblW w:w="5409" w:type="pct"/>
        <w:tblLayout w:type="fixed"/>
        <w:tblCellMar>
          <w:left w:w="14" w:type="dxa"/>
          <w:right w:w="14" w:type="dxa"/>
        </w:tblCellMar>
        <w:tblLook w:val="0420" w:firstRow="1" w:lastRow="0" w:firstColumn="0" w:lastColumn="0" w:noHBand="0" w:noVBand="1"/>
        <w:tblCaption w:val="Table 27: Aspect – Information Design"/>
        <w:tblDescription w:val="Table 27 provides five levels of maturity criteria and suggested documentation for the aspect – Information Design, within the Information Architecture (IA) Maturity Criteria."/>
      </w:tblPr>
      <w:tblGrid>
        <w:gridCol w:w="1699"/>
        <w:gridCol w:w="2462"/>
        <w:gridCol w:w="2462"/>
        <w:gridCol w:w="2462"/>
        <w:gridCol w:w="2462"/>
        <w:gridCol w:w="2462"/>
      </w:tblGrid>
      <w:tr w:rsidR="00777ED4" w:rsidRPr="000D78CE" w14:paraId="10E1A4F8" w14:textId="77777777" w:rsidTr="00293532">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A38194"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AEDDF1"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1: </w:t>
            </w:r>
            <w:r w:rsidRPr="00280F97">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7850B7E"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2: </w:t>
            </w:r>
          </w:p>
          <w:p w14:paraId="0616A94F"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E69E895"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3: </w:t>
            </w:r>
            <w:r w:rsidRPr="00280F97">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00C6E67"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4: </w:t>
            </w:r>
            <w:r w:rsidRPr="00280F97">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F429D3"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5: </w:t>
            </w:r>
          </w:p>
          <w:p w14:paraId="1CF57DA3"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Optimized</w:t>
            </w:r>
          </w:p>
        </w:tc>
      </w:tr>
      <w:tr w:rsidR="00777ED4" w:rsidRPr="000D78CE" w14:paraId="41B7F7EF" w14:textId="77777777" w:rsidTr="00293532">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B826DE6" w14:textId="22B5F93A" w:rsidR="00777ED4" w:rsidRPr="00280F97" w:rsidRDefault="00E13E19" w:rsidP="00F42950">
            <w:pPr>
              <w:pStyle w:val="TableText"/>
              <w:keepNext/>
              <w:keepLines/>
              <w:rPr>
                <w:rFonts w:ascii="Aptos Narrow" w:hAnsi="Aptos Narrow"/>
                <w:b/>
                <w:sz w:val="24"/>
                <w:szCs w:val="24"/>
              </w:rPr>
            </w:pPr>
            <w:r w:rsidRPr="00280F97">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5BEE60D" w14:textId="110D0D5A" w:rsidR="00777ED4" w:rsidRPr="00280F97" w:rsidRDefault="00777ED4" w:rsidP="00F42950">
            <w:pPr>
              <w:pStyle w:val="TableText"/>
              <w:rPr>
                <w:rFonts w:ascii="Aptos Narrow" w:hAnsi="Aptos Narrow"/>
                <w:color w:val="000000"/>
                <w:sz w:val="24"/>
                <w:szCs w:val="24"/>
              </w:rPr>
            </w:pPr>
            <w:r w:rsidRPr="00280F97">
              <w:rPr>
                <w:rFonts w:ascii="Aptos Narrow" w:hAnsi="Aptos Narrow"/>
                <w:sz w:val="24"/>
                <w:szCs w:val="24"/>
              </w:rPr>
              <w:t>No or few information assets that support this capability have detailed design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8C3DDD" w14:textId="2DFD5B6F" w:rsidR="00777ED4" w:rsidRPr="00280F97"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Each information asset needed to support this capability includes detailed design documentation</w:t>
            </w:r>
            <w:r w:rsidR="00C50305">
              <w:rPr>
                <w:rFonts w:ascii="Aptos Narrow" w:hAnsi="Aptos Narrow"/>
                <w:color w:val="000000"/>
                <w:sz w:val="24"/>
                <w:szCs w:val="24"/>
              </w:rPr>
              <w:t xml:space="preserve"> but has not bee</w:t>
            </w:r>
            <w:r w:rsidR="00D741D2">
              <w:rPr>
                <w:rFonts w:ascii="Aptos Narrow" w:hAnsi="Aptos Narrow"/>
                <w:color w:val="000000"/>
                <w:sz w:val="24"/>
                <w:szCs w:val="24"/>
              </w:rPr>
              <w:t>n aligned to any Enterprise Information Reference Models.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A2E2984" w14:textId="06F81DB7"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t xml:space="preserve">Enterprise Information Reference Models including target data definitions that are needed to support the capability have been identified and aligned to the detailed data definitions and/or models for each information asset. </w:t>
            </w:r>
            <w:r w:rsidR="00105B61" w:rsidRPr="00610C93">
              <w:rPr>
                <w:rFonts w:ascii="Aptos Narrow" w:hAnsi="Aptos Narrow"/>
                <w:color w:val="000000"/>
                <w:sz w:val="24"/>
                <w:szCs w:val="24"/>
              </w:rPr>
              <w:t xml:space="preserve">The detailed </w:t>
            </w:r>
            <w:r w:rsidR="00105B61">
              <w:rPr>
                <w:rFonts w:ascii="Aptos Narrow" w:hAnsi="Aptos Narrow"/>
                <w:color w:val="000000"/>
                <w:sz w:val="24"/>
                <w:szCs w:val="24"/>
              </w:rPr>
              <w:t xml:space="preserve">Enterprise </w:t>
            </w:r>
            <w:r w:rsidR="00860292">
              <w:rPr>
                <w:rFonts w:ascii="Aptos Narrow" w:hAnsi="Aptos Narrow"/>
                <w:color w:val="000000"/>
                <w:sz w:val="24"/>
                <w:szCs w:val="24"/>
              </w:rPr>
              <w:t>d</w:t>
            </w:r>
            <w:r w:rsidR="00105B61">
              <w:rPr>
                <w:rFonts w:ascii="Aptos Narrow" w:hAnsi="Aptos Narrow"/>
                <w:color w:val="000000"/>
                <w:sz w:val="24"/>
                <w:szCs w:val="24"/>
              </w:rPr>
              <w:t>a</w:t>
            </w:r>
            <w:r w:rsidR="00860292">
              <w:rPr>
                <w:rFonts w:ascii="Aptos Narrow" w:hAnsi="Aptos Narrow"/>
                <w:color w:val="000000"/>
                <w:sz w:val="24"/>
                <w:szCs w:val="24"/>
              </w:rPr>
              <w:t>ta models, data dictionaries</w:t>
            </w:r>
            <w:r w:rsidR="00105B61">
              <w:rPr>
                <w:rFonts w:ascii="Aptos Narrow" w:hAnsi="Aptos Narrow"/>
                <w:color w:val="000000"/>
                <w:sz w:val="24"/>
                <w:szCs w:val="24"/>
              </w:rPr>
              <w:t>,</w:t>
            </w:r>
            <w:r w:rsidR="00105B61" w:rsidRPr="00610C93">
              <w:rPr>
                <w:rFonts w:ascii="Aptos Narrow" w:hAnsi="Aptos Narrow"/>
                <w:color w:val="000000"/>
                <w:sz w:val="24"/>
                <w:szCs w:val="24"/>
              </w:rPr>
              <w:t xml:space="preserve"> and related metadata </w:t>
            </w:r>
            <w:r w:rsidR="00860292">
              <w:rPr>
                <w:rFonts w:ascii="Aptos Narrow" w:hAnsi="Aptos Narrow"/>
                <w:color w:val="000000"/>
                <w:sz w:val="24"/>
                <w:szCs w:val="24"/>
              </w:rPr>
              <w:t>are</w:t>
            </w:r>
            <w:r w:rsidR="00105B61" w:rsidRPr="00610C93">
              <w:rPr>
                <w:rFonts w:ascii="Aptos Narrow" w:hAnsi="Aptos Narrow"/>
                <w:color w:val="000000"/>
                <w:sz w:val="24"/>
                <w:szCs w:val="24"/>
              </w:rPr>
              <w:t xml:space="preserve"> not being captured in a central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8005768" w14:textId="77777777" w:rsidR="00777ED4"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Mappings of Enterprise Information Reference Models to physical data design documentation are maintained in a central enterprise metadata repository that is accessible to stakeholders to search, discover and identify impacts of data design modifications.</w:t>
            </w:r>
          </w:p>
          <w:p w14:paraId="11D7DA91" w14:textId="1E3C97A8" w:rsidR="00E4681A" w:rsidRDefault="00E4681A" w:rsidP="00F42950">
            <w:pPr>
              <w:pStyle w:val="TableText"/>
              <w:rPr>
                <w:rFonts w:ascii="Aptos Narrow" w:hAnsi="Aptos Narrow"/>
                <w:sz w:val="24"/>
                <w:szCs w:val="24"/>
              </w:rPr>
            </w:pPr>
          </w:p>
          <w:p w14:paraId="17FB8BD1" w14:textId="4CAFDDAC" w:rsidR="00777ED4" w:rsidRPr="00280F97" w:rsidRDefault="00E4681A" w:rsidP="00F42950">
            <w:pPr>
              <w:pStyle w:val="TableText"/>
              <w:rPr>
                <w:rFonts w:ascii="Aptos Narrow" w:hAnsi="Aptos Narrow"/>
                <w:sz w:val="24"/>
                <w:szCs w:val="24"/>
              </w:rPr>
            </w:pPr>
            <w:r>
              <w:rPr>
                <w:rFonts w:ascii="Aptos Narrow" w:hAnsi="Aptos Narrow"/>
                <w:sz w:val="24"/>
                <w:szCs w:val="24"/>
              </w:rPr>
              <w:t>T</w:t>
            </w:r>
            <w:r w:rsidR="00E2370C">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C23E8B2" w14:textId="6CDCBB25" w:rsidR="00E2370C"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The design of the information asset adheres to Enterprise Data Architecture &amp; Modeling</w:t>
            </w:r>
            <w:r w:rsidR="00E2370C">
              <w:rPr>
                <w:rFonts w:ascii="Aptos Narrow" w:hAnsi="Aptos Narrow"/>
                <w:color w:val="000000"/>
                <w:sz w:val="24"/>
                <w:szCs w:val="24"/>
              </w:rPr>
              <w:t>:</w:t>
            </w:r>
            <w:r w:rsidRPr="00280F97">
              <w:rPr>
                <w:rFonts w:ascii="Aptos Narrow" w:hAnsi="Aptos Narrow"/>
                <w:color w:val="000000"/>
                <w:sz w:val="24"/>
                <w:szCs w:val="24"/>
              </w:rPr>
              <w:t xml:space="preserve"> </w:t>
            </w:r>
          </w:p>
          <w:p w14:paraId="1ED898D2" w14:textId="0C7E80E7" w:rsidR="00E2370C" w:rsidRDefault="00E2370C" w:rsidP="00F42950">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w:t>
            </w:r>
            <w:r w:rsidR="00777ED4" w:rsidRPr="00280F97">
              <w:rPr>
                <w:rFonts w:ascii="Aptos Narrow" w:hAnsi="Aptos Narrow"/>
                <w:color w:val="000000"/>
                <w:sz w:val="24"/>
                <w:szCs w:val="24"/>
              </w:rPr>
              <w:t xml:space="preserve">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Technology</w:t>
            </w:r>
          </w:p>
          <w:p w14:paraId="282F82C1" w14:textId="286A8C47"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t xml:space="preserve"> </w:t>
            </w:r>
            <w:r w:rsidR="009A5F55" w:rsidRPr="004742F0">
              <w:rPr>
                <w:rFonts w:ascii="Aptos Narrow" w:hAnsi="Aptos Narrow"/>
                <w:color w:val="000000"/>
                <w:sz w:val="24"/>
                <w:szCs w:val="24"/>
              </w:rPr>
              <w:t xml:space="preserve">SMA performs regular </w:t>
            </w:r>
            <w:r w:rsidR="009A5F55" w:rsidRPr="00062CB4">
              <w:rPr>
                <w:rFonts w:ascii="Aptos Narrow" w:hAnsi="Aptos Narrow"/>
                <w:color w:val="000000"/>
                <w:sz w:val="24"/>
                <w:szCs w:val="24"/>
              </w:rPr>
              <w:t>assess</w:t>
            </w:r>
            <w:r w:rsidR="009A5F55">
              <w:rPr>
                <w:rFonts w:ascii="Aptos Narrow" w:hAnsi="Aptos Narrow"/>
                <w:color w:val="000000"/>
                <w:sz w:val="24"/>
                <w:szCs w:val="24"/>
              </w:rPr>
              <w:t>ments</w:t>
            </w:r>
            <w:r w:rsidRPr="00280F97">
              <w:rPr>
                <w:rFonts w:ascii="Aptos Narrow" w:hAnsi="Aptos Narrow"/>
                <w:color w:val="000000"/>
                <w:sz w:val="24"/>
                <w:szCs w:val="24"/>
              </w:rPr>
              <w:t xml:space="preserve"> to improve the quality of the unstructured data.</w:t>
            </w:r>
          </w:p>
        </w:tc>
      </w:tr>
      <w:tr w:rsidR="00777ED4" w:rsidRPr="005703D5" w14:paraId="2AFB3B73" w14:textId="77777777" w:rsidTr="00293532">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11B4248" w14:textId="77777777" w:rsidR="00923D87" w:rsidRDefault="00F60652" w:rsidP="00F42950">
            <w:pPr>
              <w:pStyle w:val="TableText"/>
              <w:rPr>
                <w:rFonts w:ascii="Aptos Narrow" w:hAnsi="Aptos Narrow"/>
                <w:b/>
                <w:sz w:val="24"/>
                <w:szCs w:val="24"/>
              </w:rPr>
            </w:pPr>
            <w:r w:rsidRPr="00280F97">
              <w:rPr>
                <w:rFonts w:ascii="Aptos Narrow" w:hAnsi="Aptos Narrow"/>
                <w:b/>
                <w:sz w:val="24"/>
                <w:szCs w:val="24"/>
              </w:rPr>
              <w:t>Suggested Documentation</w:t>
            </w:r>
            <w:r w:rsidR="00923D87">
              <w:rPr>
                <w:rFonts w:ascii="Aptos Narrow" w:hAnsi="Aptos Narrow"/>
                <w:b/>
                <w:sz w:val="24"/>
                <w:szCs w:val="24"/>
              </w:rPr>
              <w:t xml:space="preserve"> </w:t>
            </w:r>
          </w:p>
          <w:p w14:paraId="0C0BD081" w14:textId="77777777" w:rsidR="00923D87" w:rsidRDefault="00923D87" w:rsidP="00F42950">
            <w:pPr>
              <w:pStyle w:val="TableText"/>
              <w:rPr>
                <w:del w:id="98" w:author="Microsoft Word" w:date="2026-05-20T09:43:00Z" w16du:dateUtc="2026-05-20T13:43:00Z"/>
                <w:rFonts w:ascii="Aptos Narrow" w:hAnsi="Aptos Narrow"/>
                <w:b/>
                <w:sz w:val="24"/>
                <w:szCs w:val="24"/>
              </w:rPr>
            </w:pPr>
            <w:del w:id="99" w:author="Microsoft Word" w:date="2026-05-20T09:43:00Z" w16du:dateUtc="2026-05-20T13:43:00Z">
              <w:r>
                <w:rPr>
                  <w:rFonts w:ascii="Aptos Narrow" w:hAnsi="Aptos Narrow"/>
                  <w:b/>
                  <w:sz w:val="24"/>
                  <w:szCs w:val="24"/>
                </w:rPr>
                <w:delText xml:space="preserve"> </w:delText>
              </w:r>
            </w:del>
          </w:p>
          <w:p w14:paraId="6DCABF69" w14:textId="77777777" w:rsidR="00923D87" w:rsidRDefault="00923D87" w:rsidP="00F42950">
            <w:pPr>
              <w:pStyle w:val="TableText"/>
              <w:rPr>
                <w:ins w:id="100" w:author="Microsoft Word" w:date="2026-05-20T09:43:00Z" w16du:dateUtc="2026-05-20T13:43:00Z"/>
                <w:rFonts w:ascii="Aptos Narrow" w:hAnsi="Aptos Narrow"/>
                <w:b/>
                <w:sz w:val="24"/>
                <w:szCs w:val="24"/>
              </w:rPr>
            </w:pPr>
            <w:del w:id="101" w:author="Microsoft Word" w:date="2026-05-20T09:43:00Z" w16du:dateUtc="2026-05-20T13:43:00Z">
              <w:r>
                <w:rPr>
                  <w:rFonts w:ascii="Aptos Narrow" w:hAnsi="Aptos Narrow"/>
                  <w:b/>
                  <w:sz w:val="24"/>
                  <w:szCs w:val="24"/>
                </w:rPr>
                <w:delText xml:space="preserve"> </w:delText>
              </w:r>
            </w:del>
            <w:ins w:id="102" w:author="Microsoft Word" w:date="2026-05-20T09:43:00Z" w16du:dateUtc="2026-05-20T13:43:00Z">
              <w:r>
                <w:rPr>
                  <w:rFonts w:ascii="Aptos Narrow" w:hAnsi="Aptos Narrow"/>
                  <w:b/>
                  <w:sz w:val="24"/>
                  <w:szCs w:val="24"/>
                </w:rPr>
                <w:t xml:space="preserve"> </w:t>
              </w:r>
            </w:ins>
          </w:p>
          <w:p w14:paraId="161E17A2" w14:textId="77777777" w:rsidR="00923D87" w:rsidRDefault="00923D87" w:rsidP="00F42950">
            <w:pPr>
              <w:pStyle w:val="TableText"/>
              <w:rPr>
                <w:rFonts w:ascii="Aptos Narrow" w:hAnsi="Aptos Narrow"/>
                <w:b/>
                <w:sz w:val="24"/>
                <w:szCs w:val="24"/>
              </w:rPr>
            </w:pPr>
            <w:ins w:id="103" w:author="Microsoft Word" w:date="2026-05-20T09:43:00Z" w16du:dateUtc="2026-05-20T13:43:00Z">
              <w:r>
                <w:rPr>
                  <w:rFonts w:ascii="Aptos Narrow" w:hAnsi="Aptos Narrow"/>
                  <w:b/>
                  <w:sz w:val="24"/>
                  <w:szCs w:val="24"/>
                </w:rPr>
                <w:t xml:space="preserve"> </w:t>
              </w:r>
            </w:ins>
            <w:r>
              <w:rPr>
                <w:rFonts w:ascii="Aptos Narrow" w:hAnsi="Aptos Narrow"/>
                <w:b/>
                <w:sz w:val="24"/>
                <w:szCs w:val="24"/>
              </w:rPr>
              <w:t xml:space="preserve">(Each level should build on previous documentation </w:t>
            </w:r>
            <w:r>
              <w:rPr>
                <w:rFonts w:ascii="Aptos Narrow" w:hAnsi="Aptos Narrow"/>
                <w:b/>
                <w:sz w:val="24"/>
                <w:szCs w:val="24"/>
              </w:rPr>
              <w:lastRenderedPageBreak/>
              <w:t>as you progress in maturity.)</w:t>
            </w:r>
          </w:p>
          <w:p w14:paraId="07A0BA98" w14:textId="5C0D1CEB" w:rsidR="00777ED4" w:rsidRPr="00280F97"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3C22FDA2"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5691455" w14:textId="309B1C80"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lastRenderedPageBreak/>
              <w:t> N/A</w:t>
            </w:r>
            <w:r w:rsidR="00FE244E" w:rsidRPr="00280F97">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B3DCA9C"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Physical Data Model</w:t>
            </w:r>
          </w:p>
          <w:p w14:paraId="1C929253"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Physical Data Dictionary</w:t>
            </w:r>
          </w:p>
          <w:p w14:paraId="3E0430DA"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Process to Data Matrix</w:t>
            </w:r>
          </w:p>
          <w:p w14:paraId="41D2E599"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Application to Data Matrix</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2BF0695"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Enterprise Conceptual Data Model</w:t>
            </w:r>
          </w:p>
          <w:p w14:paraId="056C6078"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Enterprise Logical Data Model</w:t>
            </w:r>
          </w:p>
          <w:p w14:paraId="29BD8302" w14:textId="0CB9DC4B" w:rsidR="00777ED4" w:rsidRPr="00280F97" w:rsidRDefault="00777ED4" w:rsidP="00A14501">
            <w:pPr>
              <w:pStyle w:val="Tablebullet1"/>
              <w:rPr>
                <w:rFonts w:ascii="Aptos Narrow" w:hAnsi="Aptos Narrow"/>
                <w:sz w:val="24"/>
                <w:szCs w:val="24"/>
              </w:rPr>
            </w:pPr>
            <w:r w:rsidRPr="00280F97">
              <w:rPr>
                <w:rFonts w:ascii="Aptos Narrow" w:hAnsi="Aptos Narrow"/>
                <w:color w:val="000000"/>
                <w:sz w:val="24"/>
                <w:szCs w:val="24"/>
              </w:rPr>
              <w:t xml:space="preserve">Physical Data Dictionary </w:t>
            </w:r>
            <w:r w:rsidR="00725D47" w:rsidRPr="00280F97">
              <w:rPr>
                <w:rFonts w:ascii="Aptos Narrow" w:hAnsi="Aptos Narrow"/>
                <w:color w:val="000000"/>
                <w:sz w:val="24"/>
                <w:szCs w:val="24"/>
              </w:rPr>
              <w:t>with Definitions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657AC08" w14:textId="2B7EF6B0" w:rsidR="00777ED4" w:rsidRPr="00280F97" w:rsidRDefault="000F7A51" w:rsidP="00F42950">
            <w:pPr>
              <w:pStyle w:val="Tablebullet1"/>
              <w:rPr>
                <w:rFonts w:ascii="Aptos Narrow" w:hAnsi="Aptos Narrow"/>
                <w:sz w:val="24"/>
                <w:szCs w:val="24"/>
              </w:rPr>
            </w:pPr>
            <w:r w:rsidRPr="00280F97">
              <w:rPr>
                <w:rFonts w:ascii="Aptos Narrow" w:hAnsi="Aptos Narrow"/>
                <w:color w:val="000000"/>
                <w:sz w:val="24"/>
                <w:szCs w:val="24"/>
              </w:rPr>
              <w:t>Data Design</w:t>
            </w:r>
            <w:r>
              <w:rPr>
                <w:rFonts w:ascii="Aptos Narrow" w:hAnsi="Aptos Narrow"/>
                <w:color w:val="000000"/>
                <w:sz w:val="24"/>
                <w:szCs w:val="24"/>
              </w:rPr>
              <w:t xml:space="preserve"> </w:t>
            </w:r>
            <w:r w:rsidR="00777ED4" w:rsidRPr="00280F97">
              <w:rPr>
                <w:rFonts w:ascii="Aptos Narrow" w:hAnsi="Aptos Narrow"/>
                <w:color w:val="000000"/>
                <w:sz w:val="24"/>
                <w:szCs w:val="24"/>
              </w:rPr>
              <w:t>Metadata Repository Screenshots</w:t>
            </w:r>
          </w:p>
          <w:p w14:paraId="4C6F939C" w14:textId="567E3795" w:rsidR="00777ED4" w:rsidRPr="00280F97" w:rsidRDefault="00213E59" w:rsidP="00F42950">
            <w:pPr>
              <w:pStyle w:val="Tablebullet1"/>
              <w:rPr>
                <w:rFonts w:ascii="Aptos Narrow" w:hAnsi="Aptos Narrow"/>
                <w:sz w:val="24"/>
                <w:szCs w:val="24"/>
              </w:rPr>
            </w:pPr>
            <w:r w:rsidRPr="00280F97">
              <w:rPr>
                <w:rFonts w:ascii="Aptos Narrow" w:hAnsi="Aptos Narrow"/>
                <w:color w:val="000000"/>
                <w:sz w:val="24"/>
                <w:szCs w:val="24"/>
              </w:rPr>
              <w:t xml:space="preserve">Data </w:t>
            </w:r>
            <w:r w:rsidR="00DC0BB9">
              <w:rPr>
                <w:rFonts w:ascii="Aptos Narrow" w:hAnsi="Aptos Narrow"/>
                <w:color w:val="000000"/>
                <w:sz w:val="24"/>
                <w:szCs w:val="24"/>
              </w:rPr>
              <w:t>D</w:t>
            </w:r>
            <w:r w:rsidRPr="00280F97">
              <w:rPr>
                <w:rFonts w:ascii="Aptos Narrow" w:hAnsi="Aptos Narrow"/>
                <w:color w:val="000000"/>
                <w:sz w:val="24"/>
                <w:szCs w:val="24"/>
              </w:rPr>
              <w:t xml:space="preserve">esign </w:t>
            </w:r>
            <w:r w:rsidR="00777ED4" w:rsidRPr="00280F97">
              <w:rPr>
                <w:rFonts w:ascii="Aptos Narrow" w:hAnsi="Aptos Narrow"/>
                <w:color w:val="000000"/>
                <w:sz w:val="24"/>
                <w:szCs w:val="24"/>
              </w:rPr>
              <w:t>Metamodel</w:t>
            </w:r>
          </w:p>
          <w:p w14:paraId="6F7EA64E" w14:textId="6AA16E3B" w:rsidR="00777ED4" w:rsidRPr="00280F97" w:rsidRDefault="007E19B7" w:rsidP="00F42950">
            <w:pPr>
              <w:pStyle w:val="Tablebullet1"/>
              <w:rPr>
                <w:rFonts w:ascii="Aptos Narrow" w:hAnsi="Aptos Narrow"/>
                <w:sz w:val="24"/>
                <w:szCs w:val="24"/>
              </w:rPr>
            </w:pPr>
            <w:r w:rsidRPr="00280F97">
              <w:rPr>
                <w:rFonts w:ascii="Aptos Narrow" w:hAnsi="Aptos Narrow"/>
                <w:color w:val="000000"/>
                <w:sz w:val="24"/>
                <w:szCs w:val="24"/>
              </w:rPr>
              <w:t xml:space="preserve">Data Design </w:t>
            </w:r>
            <w:r w:rsidR="00777ED4" w:rsidRPr="00280F97">
              <w:rPr>
                <w:rFonts w:ascii="Aptos Narrow" w:hAnsi="Aptos Narrow"/>
                <w:color w:val="000000"/>
                <w:sz w:val="24"/>
                <w:szCs w:val="24"/>
              </w:rPr>
              <w:t xml:space="preserve">Metadata </w:t>
            </w:r>
            <w:r w:rsidR="00777ED4" w:rsidRPr="00280F97">
              <w:rPr>
                <w:rFonts w:ascii="Aptos Narrow" w:hAnsi="Aptos Narrow"/>
                <w:color w:val="000000"/>
                <w:sz w:val="24"/>
                <w:szCs w:val="24"/>
              </w:rPr>
              <w:lastRenderedPageBreak/>
              <w:t>Repository Operating Model</w:t>
            </w:r>
          </w:p>
          <w:p w14:paraId="68BEE7FC" w14:textId="251C56FB"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 xml:space="preserve">Data </w:t>
            </w:r>
            <w:r w:rsidR="00DC0BB9">
              <w:rPr>
                <w:rFonts w:ascii="Aptos Narrow" w:hAnsi="Aptos Narrow"/>
                <w:color w:val="000000"/>
                <w:sz w:val="24"/>
                <w:szCs w:val="24"/>
              </w:rPr>
              <w:t>D</w:t>
            </w:r>
            <w:r w:rsidRPr="00280F97">
              <w:rPr>
                <w:rFonts w:ascii="Aptos Narrow" w:hAnsi="Aptos Narrow"/>
                <w:color w:val="000000"/>
                <w:sz w:val="24"/>
                <w:szCs w:val="24"/>
              </w:rPr>
              <w:t>esign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ED68CE1"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lastRenderedPageBreak/>
              <w:t>Data Architecture, Modeling &amp; Design Process Diagram</w:t>
            </w:r>
          </w:p>
          <w:p w14:paraId="07E787E2"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Data Architecture, Modeling &amp; Design Standard Operating Procedure</w:t>
            </w:r>
          </w:p>
          <w:p w14:paraId="58548B31"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 xml:space="preserve">Data Architecture, Modeling &amp; Design </w:t>
            </w:r>
            <w:r w:rsidRPr="00280F97">
              <w:rPr>
                <w:rFonts w:ascii="Aptos Narrow" w:hAnsi="Aptos Narrow"/>
                <w:color w:val="000000"/>
                <w:sz w:val="24"/>
                <w:szCs w:val="24"/>
              </w:rPr>
              <w:lastRenderedPageBreak/>
              <w:t>Standard Documentation</w:t>
            </w:r>
          </w:p>
          <w:p w14:paraId="3E6CC971"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Data Architecture, Modeling &amp; Design Metadata Requirements</w:t>
            </w:r>
          </w:p>
          <w:p w14:paraId="6E78CA71"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Data Architecture, Modeling &amp; Design MITA Scorecard</w:t>
            </w:r>
          </w:p>
        </w:tc>
      </w:tr>
    </w:tbl>
    <w:p w14:paraId="032481EC" w14:textId="77777777" w:rsidR="00777ED4" w:rsidRDefault="00777ED4" w:rsidP="00777ED4"/>
    <w:p w14:paraId="2A98F7BA" w14:textId="19BF4CB5" w:rsidR="00777ED4" w:rsidRPr="000267DC" w:rsidRDefault="00777ED4" w:rsidP="00777ED4">
      <w:pPr>
        <w:pStyle w:val="Heading2"/>
      </w:pPr>
      <w:bookmarkStart w:id="104" w:name="_Toc230252257"/>
      <w:r>
        <w:t>Table</w:t>
      </w:r>
      <w:r w:rsidR="00463893">
        <w:t xml:space="preserve"> 28</w:t>
      </w:r>
      <w:r>
        <w:t xml:space="preserve">: </w:t>
      </w:r>
      <w:r w:rsidRPr="000267DC">
        <w:t>Aspect</w:t>
      </w:r>
      <w:r>
        <w:t xml:space="preserve"> –</w:t>
      </w:r>
      <w:r w:rsidRPr="000267DC">
        <w:t xml:space="preserve"> </w:t>
      </w:r>
      <w:r>
        <w:t>Reference Information</w:t>
      </w:r>
      <w:bookmarkEnd w:id="104"/>
    </w:p>
    <w:p w14:paraId="19C8D9F1" w14:textId="1B794CFE" w:rsidR="7BCE2AD8" w:rsidRDefault="7BCE2AD8" w:rsidP="75828961">
      <w:pPr>
        <w:spacing w:after="0" w:line="240" w:lineRule="auto"/>
        <w:rPr>
          <w:rFonts w:ascii="Aptos Narrow" w:eastAsia="Times New Roman" w:hAnsi="Aptos Narrow" w:cs="Times New Roman"/>
          <w:i/>
          <w:iCs/>
          <w:color w:val="000000" w:themeColor="text1"/>
        </w:rPr>
      </w:pPr>
      <w:r w:rsidRPr="75828961">
        <w:rPr>
          <w:rFonts w:ascii="Aptos Narrow" w:eastAsia="Times New Roman" w:hAnsi="Aptos Narrow" w:cs="Times New Roman"/>
          <w:i/>
          <w:iCs/>
          <w:color w:val="000000" w:themeColor="text1"/>
        </w:rPr>
        <w:t>Does the reference data that is included in the information used to support this capability adhere to standards and is documented, controlled and stored in a location that is accessible to stakeholders?</w:t>
      </w:r>
    </w:p>
    <w:tbl>
      <w:tblPr>
        <w:tblW w:w="5409" w:type="pct"/>
        <w:tblLayout w:type="fixed"/>
        <w:tblCellMar>
          <w:left w:w="14" w:type="dxa"/>
          <w:right w:w="14" w:type="dxa"/>
        </w:tblCellMar>
        <w:tblLook w:val="0420" w:firstRow="1" w:lastRow="0" w:firstColumn="0" w:lastColumn="0" w:noHBand="0" w:noVBand="1"/>
        <w:tblCaption w:val="Table 28: Aspect – Reference Information"/>
        <w:tblDescription w:val="Table 28 provides five levels of maturity criteria and suggested documentation for the aspect – Reference Information, within the Information Architecture (IA) Maturity Criteria."/>
      </w:tblPr>
      <w:tblGrid>
        <w:gridCol w:w="1699"/>
        <w:gridCol w:w="2462"/>
        <w:gridCol w:w="2462"/>
        <w:gridCol w:w="2462"/>
        <w:gridCol w:w="2462"/>
        <w:gridCol w:w="2462"/>
      </w:tblGrid>
      <w:tr w:rsidR="00777ED4" w:rsidRPr="000D78CE" w14:paraId="336AFCB3" w14:textId="77777777" w:rsidTr="00FB377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CFE1264"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A1454B4"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1: </w:t>
            </w:r>
            <w:r w:rsidRPr="00280F97">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9025714"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2: </w:t>
            </w:r>
          </w:p>
          <w:p w14:paraId="19D3845E"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89C56A"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3: </w:t>
            </w:r>
            <w:r w:rsidRPr="00280F97">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A676758"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4: </w:t>
            </w:r>
            <w:r w:rsidRPr="00280F97">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BF49421"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 xml:space="preserve">Level 5: </w:t>
            </w:r>
          </w:p>
          <w:p w14:paraId="00E384D1" w14:textId="77777777" w:rsidR="00777ED4" w:rsidRPr="00280F97" w:rsidRDefault="00777ED4" w:rsidP="00F42950">
            <w:pPr>
              <w:pStyle w:val="TableColumnHeading"/>
              <w:keepNext/>
              <w:keepLines/>
              <w:spacing w:before="60" w:after="60"/>
              <w:rPr>
                <w:rFonts w:ascii="Aptos Narrow" w:hAnsi="Aptos Narrow"/>
                <w:sz w:val="24"/>
                <w:szCs w:val="24"/>
              </w:rPr>
            </w:pPr>
            <w:r w:rsidRPr="00280F97">
              <w:rPr>
                <w:rFonts w:ascii="Aptos Narrow" w:hAnsi="Aptos Narrow"/>
                <w:sz w:val="24"/>
                <w:szCs w:val="24"/>
              </w:rPr>
              <w:t>Optimized</w:t>
            </w:r>
          </w:p>
        </w:tc>
      </w:tr>
      <w:tr w:rsidR="00777ED4" w:rsidRPr="000D78CE" w14:paraId="558CFA61" w14:textId="77777777" w:rsidTr="00FB3772">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A6D3067" w14:textId="4C056E50" w:rsidR="00777ED4" w:rsidRPr="00280F97" w:rsidRDefault="00E13E19" w:rsidP="00F42950">
            <w:pPr>
              <w:pStyle w:val="TableText"/>
              <w:keepNext/>
              <w:keepLines/>
              <w:rPr>
                <w:rFonts w:ascii="Aptos Narrow" w:hAnsi="Aptos Narrow"/>
                <w:b/>
                <w:sz w:val="24"/>
                <w:szCs w:val="24"/>
              </w:rPr>
            </w:pPr>
            <w:r w:rsidRPr="00280F97">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9E6A870" w14:textId="77777777" w:rsidR="00777ED4" w:rsidRPr="00280F97"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 xml:space="preserve">Little or no reference data that is used to support the information asset for this capability has-been identified and documented, including all code sets and code values.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D897AE" w14:textId="2A5F90C9" w:rsidR="00777ED4" w:rsidRPr="00280F97"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The reference data that is used to support this capability has been identified and documented, and aligned to the corresponding data elements</w:t>
            </w:r>
            <w:r w:rsidR="009D17AC">
              <w:rPr>
                <w:rFonts w:ascii="Aptos Narrow" w:hAnsi="Aptos Narrow"/>
                <w:color w:val="000000"/>
                <w:sz w:val="24"/>
                <w:szCs w:val="24"/>
              </w:rPr>
              <w:t>, but is not aligned to target reference data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A9F1507" w14:textId="77777777" w:rsidR="00FC3005"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 xml:space="preserve">Target reference data standards that meet the business needs have been identified, adopted and implemented. </w:t>
            </w:r>
          </w:p>
          <w:p w14:paraId="703FDF33" w14:textId="590C5ED6" w:rsidR="00777ED4" w:rsidRPr="00FC3005" w:rsidRDefault="00FC3005"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detailed </w:t>
            </w:r>
            <w:r>
              <w:rPr>
                <w:rFonts w:ascii="Aptos Narrow" w:hAnsi="Aptos Narrow"/>
                <w:color w:val="000000"/>
                <w:sz w:val="24"/>
                <w:szCs w:val="24"/>
              </w:rPr>
              <w:t>reference data</w:t>
            </w:r>
            <w:r w:rsidRPr="00610C93">
              <w:rPr>
                <w:rFonts w:ascii="Aptos Narrow" w:hAnsi="Aptos Narrow"/>
                <w:color w:val="000000"/>
                <w:sz w:val="24"/>
                <w:szCs w:val="24"/>
              </w:rPr>
              <w:t xml:space="preserve"> and related metadata </w:t>
            </w:r>
            <w:r>
              <w:rPr>
                <w:rFonts w:ascii="Aptos Narrow" w:hAnsi="Aptos Narrow"/>
                <w:color w:val="000000"/>
                <w:sz w:val="24"/>
                <w:szCs w:val="24"/>
              </w:rPr>
              <w:t>are</w:t>
            </w:r>
            <w:r w:rsidRPr="00610C93">
              <w:rPr>
                <w:rFonts w:ascii="Aptos Narrow" w:hAnsi="Aptos Narrow"/>
                <w:color w:val="000000"/>
                <w:sz w:val="24"/>
                <w:szCs w:val="24"/>
              </w:rPr>
              <w:t xml:space="preserve"> not being captured in a central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27BC4C6" w14:textId="77777777" w:rsidR="00777ED4" w:rsidRDefault="00777ED4" w:rsidP="00F42950">
            <w:pPr>
              <w:pStyle w:val="TableText"/>
              <w:rPr>
                <w:rFonts w:ascii="Aptos Narrow" w:hAnsi="Aptos Narrow"/>
                <w:color w:val="000000"/>
                <w:sz w:val="24"/>
                <w:szCs w:val="24"/>
              </w:rPr>
            </w:pPr>
            <w:r w:rsidRPr="00280F97">
              <w:rPr>
                <w:rFonts w:ascii="Aptos Narrow" w:hAnsi="Aptos Narrow"/>
                <w:color w:val="000000"/>
                <w:sz w:val="24"/>
                <w:szCs w:val="24"/>
              </w:rPr>
              <w:t>Reference data adheres to reference data metadata standards and is traced to the applicable data elements in the data dictionary in a central metadata repository that is accessible to stakeholders to search, discover and identify the impact of reference data modifications.</w:t>
            </w:r>
          </w:p>
          <w:p w14:paraId="2CAE2385" w14:textId="18A1E457" w:rsidR="00E4681A" w:rsidRDefault="00E4681A" w:rsidP="00F42950">
            <w:pPr>
              <w:pStyle w:val="TableText"/>
              <w:rPr>
                <w:rFonts w:ascii="Aptos Narrow" w:hAnsi="Aptos Narrow"/>
                <w:sz w:val="24"/>
                <w:szCs w:val="24"/>
              </w:rPr>
            </w:pPr>
          </w:p>
          <w:p w14:paraId="5D62A46E" w14:textId="4C9A267B" w:rsidR="00777ED4" w:rsidRPr="00280F97" w:rsidRDefault="00E4681A" w:rsidP="00F42950">
            <w:pPr>
              <w:pStyle w:val="TableText"/>
              <w:rPr>
                <w:rFonts w:ascii="Aptos Narrow" w:hAnsi="Aptos Narrow"/>
                <w:sz w:val="24"/>
                <w:szCs w:val="24"/>
              </w:rPr>
            </w:pPr>
            <w:r>
              <w:rPr>
                <w:rFonts w:ascii="Aptos Narrow" w:hAnsi="Aptos Narrow"/>
                <w:sz w:val="24"/>
                <w:szCs w:val="24"/>
              </w:rPr>
              <w:t>T</w:t>
            </w:r>
            <w:r w:rsidR="004B7A5F">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23631A1" w14:textId="068A0716" w:rsidR="00145360" w:rsidRDefault="00777ED4" w:rsidP="00145360">
            <w:pPr>
              <w:pStyle w:val="TableText"/>
              <w:rPr>
                <w:rFonts w:ascii="Aptos Narrow" w:hAnsi="Aptos Narrow"/>
                <w:color w:val="000000"/>
                <w:sz w:val="24"/>
                <w:szCs w:val="24"/>
              </w:rPr>
            </w:pPr>
            <w:r w:rsidRPr="00280F97">
              <w:rPr>
                <w:rFonts w:ascii="Aptos Narrow" w:hAnsi="Aptos Narrow"/>
                <w:color w:val="000000"/>
                <w:sz w:val="24"/>
                <w:szCs w:val="24"/>
              </w:rPr>
              <w:t>The reference data used to support the information asset adheres to Enterprise Reference Data</w:t>
            </w:r>
            <w:r w:rsidR="00145360">
              <w:rPr>
                <w:rFonts w:ascii="Aptos Narrow" w:hAnsi="Aptos Narrow"/>
                <w:color w:val="000000"/>
                <w:sz w:val="24"/>
                <w:szCs w:val="24"/>
              </w:rPr>
              <w:t>:</w:t>
            </w:r>
            <w:r w:rsidR="00145360" w:rsidRPr="00280F97">
              <w:rPr>
                <w:rFonts w:ascii="Aptos Narrow" w:hAnsi="Aptos Narrow"/>
                <w:color w:val="000000"/>
                <w:sz w:val="24"/>
                <w:szCs w:val="24"/>
              </w:rPr>
              <w:t xml:space="preserve"> </w:t>
            </w:r>
          </w:p>
          <w:p w14:paraId="641ABC9C" w14:textId="77777777" w:rsidR="00145360" w:rsidRDefault="00145360" w:rsidP="00145360">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w:t>
            </w:r>
            <w:r w:rsidR="00777ED4" w:rsidRPr="00280F97">
              <w:rPr>
                <w:rFonts w:ascii="Aptos Narrow" w:hAnsi="Aptos Narrow"/>
                <w:color w:val="000000"/>
                <w:sz w:val="24"/>
                <w:szCs w:val="24"/>
              </w:rPr>
              <w:t xml:space="preserve">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Technology</w:t>
            </w:r>
          </w:p>
          <w:p w14:paraId="2C4B085F" w14:textId="4037D02F" w:rsidR="00777ED4" w:rsidRPr="00280F97" w:rsidRDefault="00145360"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280F97">
              <w:rPr>
                <w:rFonts w:ascii="Aptos Narrow" w:hAnsi="Aptos Narrow"/>
                <w:color w:val="000000"/>
                <w:sz w:val="24"/>
                <w:szCs w:val="24"/>
              </w:rPr>
              <w:t xml:space="preserve"> to improve the </w:t>
            </w:r>
            <w:r w:rsidRPr="00610C93">
              <w:rPr>
                <w:rFonts w:ascii="Aptos Narrow" w:hAnsi="Aptos Narrow"/>
                <w:color w:val="000000"/>
                <w:sz w:val="24"/>
                <w:szCs w:val="24"/>
              </w:rPr>
              <w:t>quality of the</w:t>
            </w:r>
            <w:r w:rsidR="00777ED4" w:rsidRPr="00280F97">
              <w:rPr>
                <w:rFonts w:ascii="Aptos Narrow" w:hAnsi="Aptos Narrow"/>
                <w:color w:val="000000"/>
                <w:sz w:val="24"/>
                <w:szCs w:val="24"/>
              </w:rPr>
              <w:t xml:space="preserve"> management of reference data for the information asset. </w:t>
            </w:r>
          </w:p>
        </w:tc>
      </w:tr>
      <w:tr w:rsidR="00777ED4" w:rsidRPr="005703D5" w14:paraId="21C9D5B8" w14:textId="77777777" w:rsidTr="00FB377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77E9D20" w14:textId="77777777" w:rsidR="00612FDD" w:rsidRDefault="00777ED4" w:rsidP="00F42950">
            <w:pPr>
              <w:pStyle w:val="TableText"/>
              <w:rPr>
                <w:rFonts w:ascii="Aptos Narrow" w:hAnsi="Aptos Narrow"/>
                <w:b/>
                <w:sz w:val="24"/>
                <w:szCs w:val="24"/>
              </w:rPr>
            </w:pPr>
            <w:r w:rsidRPr="00280F97">
              <w:rPr>
                <w:rFonts w:ascii="Aptos Narrow" w:hAnsi="Aptos Narrow"/>
                <w:b/>
                <w:sz w:val="24"/>
                <w:szCs w:val="24"/>
              </w:rPr>
              <w:t xml:space="preserve">Suggested </w:t>
            </w:r>
            <w:r w:rsidR="00612FDD">
              <w:rPr>
                <w:rFonts w:ascii="Aptos Narrow" w:hAnsi="Aptos Narrow"/>
                <w:b/>
                <w:sz w:val="24"/>
                <w:szCs w:val="24"/>
              </w:rPr>
              <w:t xml:space="preserve">Documentation </w:t>
            </w:r>
          </w:p>
          <w:p w14:paraId="3C4AA5AD" w14:textId="77777777" w:rsidR="00612FDD" w:rsidRDefault="00612FDD" w:rsidP="00F42950">
            <w:pPr>
              <w:pStyle w:val="TableText"/>
              <w:rPr>
                <w:del w:id="105" w:author="Microsoft Word" w:date="2026-05-20T09:43:00Z" w16du:dateUtc="2026-05-20T13:43:00Z"/>
                <w:rFonts w:ascii="Aptos Narrow" w:hAnsi="Aptos Narrow"/>
                <w:b/>
                <w:sz w:val="24"/>
                <w:szCs w:val="24"/>
              </w:rPr>
            </w:pPr>
            <w:del w:id="106" w:author="Microsoft Word" w:date="2026-05-20T09:43:00Z" w16du:dateUtc="2026-05-20T13:43:00Z">
              <w:r>
                <w:rPr>
                  <w:rFonts w:ascii="Aptos Narrow" w:hAnsi="Aptos Narrow"/>
                  <w:b/>
                  <w:sz w:val="24"/>
                  <w:szCs w:val="24"/>
                </w:rPr>
                <w:delText xml:space="preserve"> </w:delText>
              </w:r>
            </w:del>
          </w:p>
          <w:p w14:paraId="16C2BC43" w14:textId="77777777" w:rsidR="00612FDD" w:rsidRDefault="00612FDD" w:rsidP="00F42950">
            <w:pPr>
              <w:pStyle w:val="TableText"/>
              <w:rPr>
                <w:del w:id="107" w:author="Microsoft Word" w:date="2026-05-20T09:43:00Z" w16du:dateUtc="2026-05-20T13:43:00Z"/>
                <w:rFonts w:ascii="Aptos Narrow" w:hAnsi="Aptos Narrow"/>
                <w:b/>
                <w:sz w:val="24"/>
                <w:szCs w:val="24"/>
              </w:rPr>
            </w:pPr>
            <w:del w:id="108" w:author="Microsoft Word" w:date="2026-05-20T09:43:00Z" w16du:dateUtc="2026-05-20T13:43:00Z">
              <w:r>
                <w:rPr>
                  <w:rFonts w:ascii="Aptos Narrow" w:hAnsi="Aptos Narrow"/>
                  <w:b/>
                  <w:sz w:val="24"/>
                  <w:szCs w:val="24"/>
                </w:rPr>
                <w:delText xml:space="preserve"> </w:delText>
              </w:r>
            </w:del>
          </w:p>
          <w:p w14:paraId="47BD04B8" w14:textId="77777777" w:rsidR="00612FDD" w:rsidRDefault="00612FDD" w:rsidP="00F42950">
            <w:pPr>
              <w:pStyle w:val="TableText"/>
              <w:rPr>
                <w:del w:id="109" w:author="Microsoft Word" w:date="2026-05-20T09:43:00Z" w16du:dateUtc="2026-05-20T13:43:00Z"/>
                <w:rFonts w:ascii="Aptos Narrow" w:hAnsi="Aptos Narrow"/>
                <w:b/>
                <w:sz w:val="24"/>
                <w:szCs w:val="24"/>
              </w:rPr>
            </w:pPr>
            <w:del w:id="110" w:author="Microsoft Word" w:date="2026-05-20T09:43:00Z" w16du:dateUtc="2026-05-20T13:43:00Z">
              <w:r>
                <w:rPr>
                  <w:rFonts w:ascii="Aptos Narrow" w:hAnsi="Aptos Narrow"/>
                  <w:b/>
                  <w:sz w:val="24"/>
                  <w:szCs w:val="24"/>
                </w:rPr>
                <w:delText xml:space="preserve"> </w:delText>
              </w:r>
            </w:del>
          </w:p>
          <w:p w14:paraId="0F5EA88C" w14:textId="77777777" w:rsidR="00612FDD" w:rsidRDefault="00612FDD" w:rsidP="00F42950">
            <w:pPr>
              <w:pStyle w:val="TableText"/>
              <w:rPr>
                <w:ins w:id="111" w:author="Microsoft Word" w:date="2026-05-20T09:43:00Z" w16du:dateUtc="2026-05-20T13:43:00Z"/>
                <w:rFonts w:ascii="Aptos Narrow" w:hAnsi="Aptos Narrow"/>
                <w:b/>
                <w:sz w:val="24"/>
                <w:szCs w:val="24"/>
              </w:rPr>
            </w:pPr>
            <w:del w:id="112" w:author="Microsoft Word" w:date="2026-05-20T09:43:00Z" w16du:dateUtc="2026-05-20T13:43:00Z">
              <w:r>
                <w:rPr>
                  <w:rFonts w:ascii="Aptos Narrow" w:hAnsi="Aptos Narrow"/>
                  <w:b/>
                  <w:sz w:val="24"/>
                  <w:szCs w:val="24"/>
                </w:rPr>
                <w:delText xml:space="preserve"> </w:delText>
              </w:r>
            </w:del>
            <w:ins w:id="113" w:author="Microsoft Word" w:date="2026-05-20T09:43:00Z" w16du:dateUtc="2026-05-20T13:43:00Z">
              <w:r>
                <w:rPr>
                  <w:rFonts w:ascii="Aptos Narrow" w:hAnsi="Aptos Narrow"/>
                  <w:b/>
                  <w:sz w:val="24"/>
                  <w:szCs w:val="24"/>
                </w:rPr>
                <w:t xml:space="preserve"> </w:t>
              </w:r>
            </w:ins>
          </w:p>
          <w:p w14:paraId="3D74C71F" w14:textId="77777777" w:rsidR="00612FDD" w:rsidRDefault="00612FDD" w:rsidP="00F42950">
            <w:pPr>
              <w:pStyle w:val="TableText"/>
              <w:rPr>
                <w:ins w:id="114" w:author="Microsoft Word" w:date="2026-05-20T09:43:00Z" w16du:dateUtc="2026-05-20T13:43:00Z"/>
                <w:rFonts w:ascii="Aptos Narrow" w:hAnsi="Aptos Narrow"/>
                <w:b/>
                <w:sz w:val="24"/>
                <w:szCs w:val="24"/>
              </w:rPr>
            </w:pPr>
            <w:ins w:id="115" w:author="Microsoft Word" w:date="2026-05-20T09:43:00Z" w16du:dateUtc="2026-05-20T13:43:00Z">
              <w:r>
                <w:rPr>
                  <w:rFonts w:ascii="Aptos Narrow" w:hAnsi="Aptos Narrow"/>
                  <w:b/>
                  <w:sz w:val="24"/>
                  <w:szCs w:val="24"/>
                </w:rPr>
                <w:t xml:space="preserve"> </w:t>
              </w:r>
            </w:ins>
          </w:p>
          <w:p w14:paraId="4407B5F2" w14:textId="77777777" w:rsidR="00612FDD" w:rsidRDefault="00612FDD" w:rsidP="00F42950">
            <w:pPr>
              <w:pStyle w:val="TableText"/>
              <w:rPr>
                <w:ins w:id="116" w:author="Microsoft Word" w:date="2026-05-20T09:43:00Z" w16du:dateUtc="2026-05-20T13:43:00Z"/>
                <w:rFonts w:ascii="Aptos Narrow" w:hAnsi="Aptos Narrow"/>
                <w:b/>
                <w:sz w:val="24"/>
                <w:szCs w:val="24"/>
              </w:rPr>
            </w:pPr>
            <w:ins w:id="117" w:author="Microsoft Word" w:date="2026-05-20T09:43:00Z" w16du:dateUtc="2026-05-20T13:43:00Z">
              <w:r>
                <w:rPr>
                  <w:rFonts w:ascii="Aptos Narrow" w:hAnsi="Aptos Narrow"/>
                  <w:b/>
                  <w:sz w:val="24"/>
                  <w:szCs w:val="24"/>
                </w:rPr>
                <w:t xml:space="preserve"> </w:t>
              </w:r>
            </w:ins>
          </w:p>
          <w:p w14:paraId="76DBDBE7" w14:textId="77777777" w:rsidR="00612FDD" w:rsidRDefault="00612FDD" w:rsidP="00F42950">
            <w:pPr>
              <w:pStyle w:val="TableText"/>
              <w:rPr>
                <w:rFonts w:ascii="Aptos Narrow" w:hAnsi="Aptos Narrow"/>
                <w:b/>
                <w:sz w:val="24"/>
                <w:szCs w:val="24"/>
              </w:rPr>
            </w:pPr>
            <w:ins w:id="118" w:author="Microsoft Word" w:date="2026-05-20T09:43:00Z" w16du:dateUtc="2026-05-20T13:43:00Z">
              <w:r>
                <w:rPr>
                  <w:rFonts w:ascii="Aptos Narrow" w:hAnsi="Aptos Narrow"/>
                  <w:b/>
                  <w:sz w:val="24"/>
                  <w:szCs w:val="24"/>
                </w:rPr>
                <w:lastRenderedPageBreak/>
                <w:t xml:space="preserve"> </w:t>
              </w:r>
            </w:ins>
            <w:r>
              <w:rPr>
                <w:rFonts w:ascii="Aptos Narrow" w:hAnsi="Aptos Narrow"/>
                <w:b/>
                <w:sz w:val="24"/>
                <w:szCs w:val="24"/>
              </w:rPr>
              <w:t>(Each level should build on previous documentation as you progress in maturity.)</w:t>
            </w:r>
          </w:p>
          <w:p w14:paraId="465D1A81" w14:textId="0B223F01" w:rsidR="00777ED4" w:rsidRPr="00280F97" w:rsidRDefault="00612FDD" w:rsidP="00F42950">
            <w:pPr>
              <w:pStyle w:val="TableText"/>
              <w:rPr>
                <w:rFonts w:ascii="Aptos Narrow" w:hAnsi="Aptos Narrow"/>
                <w:b/>
                <w:sz w:val="24"/>
                <w:szCs w:val="24"/>
              </w:rPr>
            </w:pPr>
            <w:r>
              <w:rPr>
                <w:rFonts w:ascii="Aptos Narrow" w:hAnsi="Aptos Narrow"/>
                <w:b/>
                <w:sz w:val="24"/>
                <w:szCs w:val="24"/>
              </w:rPr>
              <w:t xml:space="preserve"> </w:t>
            </w:r>
          </w:p>
          <w:p w14:paraId="7CCEA98A"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4B1BCE" w14:textId="6F2F0CAF" w:rsidR="00777ED4" w:rsidRPr="00280F97" w:rsidRDefault="00777ED4" w:rsidP="00F42950">
            <w:pPr>
              <w:pStyle w:val="TableText"/>
              <w:rPr>
                <w:rFonts w:ascii="Aptos Narrow" w:hAnsi="Aptos Narrow"/>
                <w:sz w:val="24"/>
                <w:szCs w:val="24"/>
              </w:rPr>
            </w:pPr>
            <w:r w:rsidRPr="00280F97">
              <w:rPr>
                <w:rFonts w:ascii="Aptos Narrow" w:hAnsi="Aptos Narrow"/>
                <w:color w:val="000000"/>
                <w:sz w:val="24"/>
                <w:szCs w:val="24"/>
              </w:rPr>
              <w:lastRenderedPageBreak/>
              <w:t> N/A</w:t>
            </w:r>
            <w:r w:rsidR="006E4AD0" w:rsidRPr="00280F97">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766D4D"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4BF70B"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Data Standard Document</w:t>
            </w:r>
          </w:p>
          <w:p w14:paraId="06513332" w14:textId="385CF009"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Catalog</w:t>
            </w:r>
            <w:r w:rsidR="00BC6926" w:rsidRPr="00280F97">
              <w:rPr>
                <w:rFonts w:ascii="Aptos Narrow" w:hAnsi="Aptos Narrow"/>
                <w:color w:val="000000"/>
                <w:sz w:val="24"/>
                <w:szCs w:val="24"/>
              </w:rPr>
              <w:t xml:space="preserve"> with Standards</w:t>
            </w:r>
          </w:p>
          <w:p w14:paraId="7425C29A"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Crosswalk</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7A78C0C" w14:textId="1AE187DB" w:rsidR="00777ED4" w:rsidRPr="00280F97" w:rsidRDefault="000F6B98" w:rsidP="00F42950">
            <w:pPr>
              <w:pStyle w:val="Tablebullet1"/>
              <w:rPr>
                <w:rFonts w:ascii="Aptos Narrow" w:hAnsi="Aptos Narrow"/>
                <w:sz w:val="24"/>
                <w:szCs w:val="24"/>
              </w:rPr>
            </w:pPr>
            <w:r>
              <w:rPr>
                <w:rFonts w:ascii="Aptos Narrow" w:hAnsi="Aptos Narrow"/>
                <w:color w:val="000000"/>
                <w:sz w:val="24"/>
                <w:szCs w:val="24"/>
              </w:rPr>
              <w:t xml:space="preserve">Reference Data </w:t>
            </w:r>
            <w:r w:rsidR="00777ED4" w:rsidRPr="00280F97">
              <w:rPr>
                <w:rFonts w:ascii="Aptos Narrow" w:hAnsi="Aptos Narrow"/>
                <w:color w:val="000000"/>
                <w:sz w:val="24"/>
                <w:szCs w:val="24"/>
              </w:rPr>
              <w:t>Metadata Repository Screenshots</w:t>
            </w:r>
          </w:p>
          <w:p w14:paraId="21B49D2D" w14:textId="7130BEB8" w:rsidR="00777ED4" w:rsidRPr="00280F97" w:rsidRDefault="00772281" w:rsidP="00F42950">
            <w:pPr>
              <w:pStyle w:val="Tablebullet1"/>
              <w:rPr>
                <w:rFonts w:ascii="Aptos Narrow" w:hAnsi="Aptos Narrow"/>
                <w:sz w:val="24"/>
                <w:szCs w:val="24"/>
              </w:rPr>
            </w:pPr>
            <w:r w:rsidRPr="00280F97">
              <w:rPr>
                <w:rFonts w:ascii="Aptos Narrow" w:hAnsi="Aptos Narrow"/>
                <w:color w:val="000000"/>
                <w:sz w:val="24"/>
                <w:szCs w:val="24"/>
              </w:rPr>
              <w:t>Refere</w:t>
            </w:r>
            <w:r w:rsidR="0015140C" w:rsidRPr="00280F97">
              <w:rPr>
                <w:rFonts w:ascii="Aptos Narrow" w:hAnsi="Aptos Narrow"/>
                <w:color w:val="000000"/>
                <w:sz w:val="24"/>
                <w:szCs w:val="24"/>
              </w:rPr>
              <w:t xml:space="preserve">nce Data </w:t>
            </w:r>
            <w:r w:rsidR="00777ED4" w:rsidRPr="00280F97">
              <w:rPr>
                <w:rFonts w:ascii="Aptos Narrow" w:hAnsi="Aptos Narrow"/>
                <w:color w:val="000000"/>
                <w:sz w:val="24"/>
                <w:szCs w:val="24"/>
              </w:rPr>
              <w:t>Metamodel</w:t>
            </w:r>
          </w:p>
          <w:p w14:paraId="28FE81A5" w14:textId="3FFFAFEB" w:rsidR="00777ED4" w:rsidRPr="00280F97" w:rsidRDefault="000F6B98" w:rsidP="00F42950">
            <w:pPr>
              <w:pStyle w:val="Tablebullet1"/>
              <w:rPr>
                <w:rFonts w:ascii="Aptos Narrow" w:hAnsi="Aptos Narrow"/>
                <w:sz w:val="24"/>
                <w:szCs w:val="24"/>
              </w:rPr>
            </w:pPr>
            <w:r>
              <w:rPr>
                <w:rFonts w:ascii="Aptos Narrow" w:hAnsi="Aptos Narrow"/>
                <w:color w:val="000000"/>
                <w:sz w:val="24"/>
                <w:szCs w:val="24"/>
              </w:rPr>
              <w:t xml:space="preserve">Reference Data </w:t>
            </w:r>
            <w:r w:rsidR="00777ED4" w:rsidRPr="00280F97">
              <w:rPr>
                <w:rFonts w:ascii="Aptos Narrow" w:hAnsi="Aptos Narrow"/>
                <w:color w:val="000000"/>
                <w:sz w:val="24"/>
                <w:szCs w:val="24"/>
              </w:rPr>
              <w:t xml:space="preserve">Metadata </w:t>
            </w:r>
            <w:r w:rsidR="00777ED4" w:rsidRPr="00280F97">
              <w:rPr>
                <w:rFonts w:ascii="Aptos Narrow" w:hAnsi="Aptos Narrow"/>
                <w:color w:val="000000"/>
                <w:sz w:val="24"/>
                <w:szCs w:val="24"/>
              </w:rPr>
              <w:lastRenderedPageBreak/>
              <w:t>Repository Operating Model</w:t>
            </w:r>
          </w:p>
          <w:p w14:paraId="46C0568E"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BC56797"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lastRenderedPageBreak/>
              <w:t>Reference Data Management Process Diagram</w:t>
            </w:r>
          </w:p>
          <w:p w14:paraId="3F23FC2C"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Management Standard Operating Procedure</w:t>
            </w:r>
          </w:p>
          <w:p w14:paraId="628E0889"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lastRenderedPageBreak/>
              <w:t>Reference Data Management Standard Documentation</w:t>
            </w:r>
          </w:p>
          <w:p w14:paraId="7DEA66D4"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Management Metadata Requirements</w:t>
            </w:r>
          </w:p>
          <w:p w14:paraId="2477C4E9" w14:textId="77777777" w:rsidR="00777ED4" w:rsidRPr="00280F97" w:rsidRDefault="00777ED4" w:rsidP="00F42950">
            <w:pPr>
              <w:pStyle w:val="Tablebullet1"/>
              <w:rPr>
                <w:rFonts w:ascii="Aptos Narrow" w:hAnsi="Aptos Narrow"/>
                <w:sz w:val="24"/>
                <w:szCs w:val="24"/>
              </w:rPr>
            </w:pPr>
            <w:r w:rsidRPr="00280F97">
              <w:rPr>
                <w:rFonts w:ascii="Aptos Narrow" w:hAnsi="Aptos Narrow"/>
                <w:color w:val="000000"/>
                <w:sz w:val="24"/>
                <w:szCs w:val="24"/>
              </w:rPr>
              <w:t>Reference Data Management MITA Scorecard</w:t>
            </w:r>
          </w:p>
        </w:tc>
      </w:tr>
    </w:tbl>
    <w:p w14:paraId="5718BABA" w14:textId="77777777" w:rsidR="00777ED4" w:rsidRDefault="00777ED4" w:rsidP="00777ED4"/>
    <w:p w14:paraId="6AC044F7" w14:textId="4549BBDA" w:rsidR="00777ED4" w:rsidRPr="002C0DF4" w:rsidRDefault="00777ED4" w:rsidP="00777ED4">
      <w:pPr>
        <w:pStyle w:val="Heading2"/>
      </w:pPr>
      <w:bookmarkStart w:id="119" w:name="_Toc230252258"/>
      <w:r w:rsidRPr="002C0DF4">
        <w:t xml:space="preserve">Table </w:t>
      </w:r>
      <w:r w:rsidR="00463893">
        <w:t>29</w:t>
      </w:r>
      <w:r w:rsidRPr="002C0DF4">
        <w:t>: Aspect – Master Information</w:t>
      </w:r>
      <w:bookmarkEnd w:id="119"/>
    </w:p>
    <w:p w14:paraId="499AA688" w14:textId="1314533E" w:rsidR="14BF7281" w:rsidRDefault="14BF7281" w:rsidP="75828961">
      <w:pPr>
        <w:spacing w:after="0" w:line="240" w:lineRule="auto"/>
        <w:rPr>
          <w:rFonts w:ascii="Aptos Narrow" w:eastAsia="Times New Roman" w:hAnsi="Aptos Narrow" w:cs="Times New Roman"/>
          <w:i/>
          <w:iCs/>
          <w:color w:val="000000" w:themeColor="text1"/>
        </w:rPr>
      </w:pPr>
      <w:r w:rsidRPr="75828961">
        <w:rPr>
          <w:rFonts w:ascii="Aptos Narrow" w:eastAsia="Times New Roman" w:hAnsi="Aptos Narrow" w:cs="Times New Roman"/>
          <w:i/>
          <w:iCs/>
          <w:color w:val="000000" w:themeColor="text1"/>
        </w:rPr>
        <w:t>Is the information used to support this capability mastered so that all entities represented in the information are unique?</w:t>
      </w:r>
    </w:p>
    <w:tbl>
      <w:tblPr>
        <w:tblW w:w="5409" w:type="pct"/>
        <w:tblLayout w:type="fixed"/>
        <w:tblCellMar>
          <w:left w:w="14" w:type="dxa"/>
          <w:right w:w="14" w:type="dxa"/>
        </w:tblCellMar>
        <w:tblLook w:val="0420" w:firstRow="1" w:lastRow="0" w:firstColumn="0" w:lastColumn="0" w:noHBand="0" w:noVBand="1"/>
        <w:tblCaption w:val="Table 29: Aspect – Master Information"/>
        <w:tblDescription w:val="Table 29 provides five levels of maturity criteria and suggested documentation for the aspect – Master Information, within the Information Architecture (IA) Maturity Criteria."/>
      </w:tblPr>
      <w:tblGrid>
        <w:gridCol w:w="1699"/>
        <w:gridCol w:w="2462"/>
        <w:gridCol w:w="2462"/>
        <w:gridCol w:w="2462"/>
        <w:gridCol w:w="2462"/>
        <w:gridCol w:w="2462"/>
      </w:tblGrid>
      <w:tr w:rsidR="00777ED4" w:rsidRPr="000D78CE" w14:paraId="223EAA4D" w14:textId="77777777" w:rsidTr="00FB3772">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32BB4B7"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EC0CB4A"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1: </w:t>
            </w:r>
            <w:r w:rsidRPr="006A5E6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43A48E"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2: </w:t>
            </w:r>
          </w:p>
          <w:p w14:paraId="6F0CD125"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C0786B"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3: </w:t>
            </w:r>
            <w:r w:rsidRPr="006A5E6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7D88400"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4: </w:t>
            </w:r>
            <w:r w:rsidRPr="006A5E6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84CD9C0"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5: </w:t>
            </w:r>
          </w:p>
          <w:p w14:paraId="174A8E38"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Optimized</w:t>
            </w:r>
          </w:p>
        </w:tc>
      </w:tr>
      <w:tr w:rsidR="00777ED4" w:rsidRPr="000D78CE" w14:paraId="43D77E3F" w14:textId="77777777" w:rsidTr="00FB3772">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918090A" w14:textId="1900AFD2" w:rsidR="00777ED4" w:rsidRPr="006A5E60" w:rsidRDefault="00E13E19" w:rsidP="00F42950">
            <w:pPr>
              <w:pStyle w:val="TableText"/>
              <w:keepNext/>
              <w:keepLines/>
              <w:rPr>
                <w:rFonts w:ascii="Aptos Narrow" w:hAnsi="Aptos Narrow"/>
                <w:b/>
                <w:sz w:val="24"/>
                <w:szCs w:val="24"/>
              </w:rPr>
            </w:pPr>
            <w:r w:rsidRPr="006A5E60">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A1F9FE6" w14:textId="77777777"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 xml:space="preserve">Information assets used to support this capability do not use or contribute to Master Data.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A45F72B" w14:textId="48800077"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Master data rules have been developed to ensure that the entities represented in the information assets are unique</w:t>
            </w:r>
            <w:r w:rsidR="00FA4974">
              <w:rPr>
                <w:rFonts w:ascii="Aptos Narrow" w:hAnsi="Aptos Narrow"/>
                <w:color w:val="000000"/>
                <w:sz w:val="24"/>
                <w:szCs w:val="24"/>
              </w:rPr>
              <w:t xml:space="preserve">, </w:t>
            </w:r>
            <w:r w:rsidR="00973EC2">
              <w:rPr>
                <w:rFonts w:ascii="Aptos Narrow" w:hAnsi="Aptos Narrow"/>
                <w:color w:val="000000"/>
                <w:sz w:val="24"/>
                <w:szCs w:val="24"/>
              </w:rPr>
              <w:t>but have not been harmonized across the enterprise</w:t>
            </w:r>
            <w:r w:rsidRPr="006A5E60">
              <w:rPr>
                <w:rFonts w:ascii="Aptos Narrow" w:hAnsi="Aptos Narrow"/>
                <w:color w:val="000000"/>
                <w:sz w:val="24"/>
                <w:szCs w:val="24"/>
              </w:rPr>
              <w: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A16827" w14:textId="77777777" w:rsidR="00D0726C"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 xml:space="preserve">Master data rules have been harmonized across the enterprise for common data and  implemented within the information assets that support this capability. Entities represented in the information asset are  unique entities that do not have duplicate records within the SMA. </w:t>
            </w:r>
          </w:p>
          <w:p w14:paraId="69282ACC" w14:textId="16F0759E" w:rsidR="00777ED4" w:rsidRPr="006A5E60" w:rsidRDefault="00D0726C" w:rsidP="00F42950">
            <w:pPr>
              <w:pStyle w:val="TableText"/>
              <w:rPr>
                <w:rFonts w:ascii="Aptos Narrow" w:hAnsi="Aptos Narrow"/>
                <w:sz w:val="24"/>
                <w:szCs w:val="24"/>
              </w:rPr>
            </w:pPr>
            <w:r w:rsidRPr="00610C93">
              <w:rPr>
                <w:rFonts w:ascii="Aptos Narrow" w:hAnsi="Aptos Narrow"/>
                <w:color w:val="000000"/>
                <w:sz w:val="24"/>
                <w:szCs w:val="24"/>
              </w:rPr>
              <w:t xml:space="preserve">The </w:t>
            </w:r>
            <w:r w:rsidR="007A5C65">
              <w:rPr>
                <w:rFonts w:ascii="Aptos Narrow" w:hAnsi="Aptos Narrow"/>
                <w:color w:val="000000"/>
                <w:sz w:val="24"/>
                <w:szCs w:val="24"/>
              </w:rPr>
              <w:t>Master Data Management (MDM)</w:t>
            </w:r>
            <w:r w:rsidRPr="00610C93">
              <w:rPr>
                <w:rFonts w:ascii="Aptos Narrow" w:hAnsi="Aptos Narrow"/>
                <w:color w:val="000000"/>
                <w:sz w:val="24"/>
                <w:szCs w:val="24"/>
              </w:rPr>
              <w:t xml:space="preserve"> and related metadata </w:t>
            </w:r>
            <w:r>
              <w:rPr>
                <w:rFonts w:ascii="Aptos Narrow" w:hAnsi="Aptos Narrow"/>
                <w:color w:val="000000"/>
                <w:sz w:val="24"/>
                <w:szCs w:val="24"/>
              </w:rPr>
              <w:t>are</w:t>
            </w:r>
            <w:r w:rsidRPr="00610C93">
              <w:rPr>
                <w:rFonts w:ascii="Aptos Narrow" w:hAnsi="Aptos Narrow"/>
                <w:color w:val="000000"/>
                <w:sz w:val="24"/>
                <w:szCs w:val="24"/>
              </w:rPr>
              <w:t xml:space="preserve"> not being captured in a central repository.</w:t>
            </w:r>
            <w:r w:rsidR="00777ED4" w:rsidRPr="006A5E60">
              <w:rPr>
                <w:rFonts w:ascii="Aptos Narrow" w:hAnsi="Aptos Narrow"/>
                <w:color w:val="000000"/>
                <w:sz w:val="24"/>
                <w:szCs w:val="24"/>
              </w:rPr>
              <w:t xml:space="preserve">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A936311" w14:textId="77777777" w:rsidR="00777ED4"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Master data rules are traced to the related information asset in a central metadata repository that is accessible to stakeholders to search, discover and identify the impact of master data rule modifications.</w:t>
            </w:r>
          </w:p>
          <w:p w14:paraId="61E54175" w14:textId="17692C28" w:rsidR="00E4681A" w:rsidRDefault="00E4681A" w:rsidP="00F42950">
            <w:pPr>
              <w:pStyle w:val="TableText"/>
              <w:rPr>
                <w:rFonts w:ascii="Aptos Narrow" w:hAnsi="Aptos Narrow"/>
                <w:sz w:val="24"/>
                <w:szCs w:val="24"/>
              </w:rPr>
            </w:pPr>
          </w:p>
          <w:p w14:paraId="44FECFD1" w14:textId="307A60ED" w:rsidR="00777ED4" w:rsidRPr="006A5E60" w:rsidRDefault="00E4681A" w:rsidP="00F42950">
            <w:pPr>
              <w:pStyle w:val="TableText"/>
              <w:rPr>
                <w:rFonts w:ascii="Aptos Narrow" w:hAnsi="Aptos Narrow"/>
                <w:sz w:val="24"/>
                <w:szCs w:val="24"/>
              </w:rPr>
            </w:pPr>
            <w:r>
              <w:rPr>
                <w:rFonts w:ascii="Aptos Narrow" w:hAnsi="Aptos Narrow"/>
                <w:sz w:val="24"/>
                <w:szCs w:val="24"/>
              </w:rPr>
              <w:t>T</w:t>
            </w:r>
            <w:r w:rsidR="004B7A5F">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F09E8A7" w14:textId="77777777" w:rsidR="00EA1DB4" w:rsidRDefault="00777ED4" w:rsidP="00EA1DB4">
            <w:pPr>
              <w:pStyle w:val="TableText"/>
              <w:rPr>
                <w:rFonts w:ascii="Aptos Narrow" w:hAnsi="Aptos Narrow"/>
                <w:color w:val="000000"/>
                <w:sz w:val="24"/>
                <w:szCs w:val="24"/>
              </w:rPr>
            </w:pPr>
            <w:r w:rsidRPr="006A5E60">
              <w:rPr>
                <w:rFonts w:ascii="Aptos Narrow" w:hAnsi="Aptos Narrow"/>
                <w:color w:val="000000"/>
                <w:sz w:val="24"/>
                <w:szCs w:val="24"/>
              </w:rPr>
              <w:t>The master  data used to support the information asset adheres to Enterprise Master Management</w:t>
            </w:r>
            <w:r w:rsidR="00EA1DB4">
              <w:rPr>
                <w:rFonts w:ascii="Aptos Narrow" w:hAnsi="Aptos Narrow"/>
                <w:color w:val="000000"/>
                <w:sz w:val="24"/>
                <w:szCs w:val="24"/>
              </w:rPr>
              <w:t>:</w:t>
            </w:r>
            <w:r w:rsidR="00EA1DB4" w:rsidRPr="00280F97">
              <w:rPr>
                <w:rFonts w:ascii="Aptos Narrow" w:hAnsi="Aptos Narrow"/>
                <w:color w:val="000000"/>
                <w:sz w:val="24"/>
                <w:szCs w:val="24"/>
              </w:rPr>
              <w:t xml:space="preserve"> </w:t>
            </w:r>
          </w:p>
          <w:p w14:paraId="1A2F46C8" w14:textId="77777777" w:rsidR="00EA1DB4" w:rsidRDefault="00EA1DB4" w:rsidP="00EA1DB4">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w:t>
            </w:r>
            <w:r w:rsidR="00777ED4" w:rsidRPr="006A5E60">
              <w:rPr>
                <w:rFonts w:ascii="Aptos Narrow" w:hAnsi="Aptos Narrow"/>
                <w:color w:val="000000"/>
                <w:sz w:val="24"/>
                <w:szCs w:val="24"/>
              </w:rPr>
              <w:t xml:space="preserve">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Technology</w:t>
            </w:r>
          </w:p>
          <w:p w14:paraId="7E775A7E" w14:textId="3BAEC760" w:rsidR="00777ED4" w:rsidRPr="006A5E60" w:rsidRDefault="00EA1DB4"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A5E60">
              <w:rPr>
                <w:rFonts w:ascii="Aptos Narrow" w:hAnsi="Aptos Narrow"/>
                <w:color w:val="000000"/>
                <w:sz w:val="24"/>
                <w:szCs w:val="24"/>
              </w:rPr>
              <w:t xml:space="preserve"> to improve the </w:t>
            </w:r>
            <w:r w:rsidRPr="00610C93">
              <w:rPr>
                <w:rFonts w:ascii="Aptos Narrow" w:hAnsi="Aptos Narrow"/>
                <w:color w:val="000000"/>
                <w:sz w:val="24"/>
                <w:szCs w:val="24"/>
              </w:rPr>
              <w:t>quality of th</w:t>
            </w:r>
            <w:r>
              <w:rPr>
                <w:rFonts w:ascii="Aptos Narrow" w:hAnsi="Aptos Narrow"/>
                <w:color w:val="000000"/>
                <w:sz w:val="24"/>
                <w:szCs w:val="24"/>
              </w:rPr>
              <w:t>e</w:t>
            </w:r>
            <w:r w:rsidR="00777ED4" w:rsidRPr="006A5E60">
              <w:rPr>
                <w:rFonts w:ascii="Aptos Narrow" w:hAnsi="Aptos Narrow"/>
                <w:color w:val="000000"/>
                <w:sz w:val="24"/>
                <w:szCs w:val="24"/>
              </w:rPr>
              <w:t xml:space="preserve"> management of master data for the information asset. </w:t>
            </w:r>
          </w:p>
        </w:tc>
      </w:tr>
      <w:tr w:rsidR="00777ED4" w:rsidRPr="005703D5" w14:paraId="66505118" w14:textId="77777777" w:rsidTr="00FB3772">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E33A3E9" w14:textId="77777777" w:rsidR="00923D87" w:rsidRDefault="00F60652" w:rsidP="00F42950">
            <w:pPr>
              <w:pStyle w:val="TableText"/>
              <w:rPr>
                <w:rFonts w:ascii="Aptos Narrow" w:hAnsi="Aptos Narrow"/>
                <w:b/>
                <w:sz w:val="24"/>
                <w:szCs w:val="24"/>
              </w:rPr>
            </w:pPr>
            <w:r w:rsidRPr="006A5E60">
              <w:rPr>
                <w:rFonts w:ascii="Aptos Narrow" w:hAnsi="Aptos Narrow"/>
                <w:b/>
                <w:sz w:val="24"/>
                <w:szCs w:val="24"/>
              </w:rPr>
              <w:t>Suggested Documentation</w:t>
            </w:r>
            <w:r w:rsidR="00923D87">
              <w:rPr>
                <w:rFonts w:ascii="Aptos Narrow" w:hAnsi="Aptos Narrow"/>
                <w:b/>
                <w:sz w:val="24"/>
                <w:szCs w:val="24"/>
              </w:rPr>
              <w:t xml:space="preserve"> </w:t>
            </w:r>
          </w:p>
          <w:p w14:paraId="396AF164" w14:textId="77777777" w:rsidR="00923D87" w:rsidRDefault="00923D87" w:rsidP="00F42950">
            <w:pPr>
              <w:pStyle w:val="TableText"/>
              <w:rPr>
                <w:del w:id="120" w:author="Microsoft Word" w:date="2026-05-20T09:43:00Z" w16du:dateUtc="2026-05-20T13:43:00Z"/>
                <w:rFonts w:ascii="Aptos Narrow" w:hAnsi="Aptos Narrow"/>
                <w:b/>
                <w:sz w:val="24"/>
                <w:szCs w:val="24"/>
              </w:rPr>
            </w:pPr>
            <w:del w:id="121" w:author="Microsoft Word" w:date="2026-05-20T09:43:00Z" w16du:dateUtc="2026-05-20T13:43:00Z">
              <w:r>
                <w:rPr>
                  <w:rFonts w:ascii="Aptos Narrow" w:hAnsi="Aptos Narrow"/>
                  <w:b/>
                  <w:sz w:val="24"/>
                  <w:szCs w:val="24"/>
                </w:rPr>
                <w:delText xml:space="preserve"> </w:delText>
              </w:r>
            </w:del>
          </w:p>
          <w:p w14:paraId="5E23F1E4" w14:textId="77777777" w:rsidR="00923D87" w:rsidRDefault="00923D87" w:rsidP="00F42950">
            <w:pPr>
              <w:pStyle w:val="TableText"/>
              <w:rPr>
                <w:ins w:id="122" w:author="Microsoft Word" w:date="2026-05-20T09:43:00Z" w16du:dateUtc="2026-05-20T13:43:00Z"/>
                <w:rFonts w:ascii="Aptos Narrow" w:hAnsi="Aptos Narrow"/>
                <w:b/>
                <w:sz w:val="24"/>
                <w:szCs w:val="24"/>
              </w:rPr>
            </w:pPr>
            <w:del w:id="123" w:author="Microsoft Word" w:date="2026-05-20T09:43:00Z" w16du:dateUtc="2026-05-20T13:43:00Z">
              <w:r>
                <w:rPr>
                  <w:rFonts w:ascii="Aptos Narrow" w:hAnsi="Aptos Narrow"/>
                  <w:b/>
                  <w:sz w:val="24"/>
                  <w:szCs w:val="24"/>
                </w:rPr>
                <w:delText xml:space="preserve"> </w:delText>
              </w:r>
            </w:del>
            <w:ins w:id="124" w:author="Microsoft Word" w:date="2026-05-20T09:43:00Z" w16du:dateUtc="2026-05-20T13:43:00Z">
              <w:r>
                <w:rPr>
                  <w:rFonts w:ascii="Aptos Narrow" w:hAnsi="Aptos Narrow"/>
                  <w:b/>
                  <w:sz w:val="24"/>
                  <w:szCs w:val="24"/>
                </w:rPr>
                <w:t xml:space="preserve"> </w:t>
              </w:r>
            </w:ins>
          </w:p>
          <w:p w14:paraId="2403A646" w14:textId="77777777" w:rsidR="00923D87" w:rsidRDefault="00923D87" w:rsidP="00F42950">
            <w:pPr>
              <w:pStyle w:val="TableText"/>
              <w:rPr>
                <w:rFonts w:ascii="Aptos Narrow" w:hAnsi="Aptos Narrow"/>
                <w:b/>
                <w:sz w:val="24"/>
                <w:szCs w:val="24"/>
              </w:rPr>
            </w:pPr>
            <w:ins w:id="125" w:author="Microsoft Word" w:date="2026-05-20T09:43:00Z" w16du:dateUtc="2026-05-20T13:43:00Z">
              <w:r>
                <w:rPr>
                  <w:rFonts w:ascii="Aptos Narrow" w:hAnsi="Aptos Narrow"/>
                  <w:b/>
                  <w:sz w:val="24"/>
                  <w:szCs w:val="24"/>
                </w:rPr>
                <w:t xml:space="preserve"> </w:t>
              </w:r>
            </w:ins>
            <w:r>
              <w:rPr>
                <w:rFonts w:ascii="Aptos Narrow" w:hAnsi="Aptos Narrow"/>
                <w:b/>
                <w:sz w:val="24"/>
                <w:szCs w:val="24"/>
              </w:rPr>
              <w:t xml:space="preserve">(Each level should build on previous documentation </w:t>
            </w:r>
            <w:r>
              <w:rPr>
                <w:rFonts w:ascii="Aptos Narrow" w:hAnsi="Aptos Narrow"/>
                <w:b/>
                <w:sz w:val="24"/>
                <w:szCs w:val="24"/>
              </w:rPr>
              <w:lastRenderedPageBreak/>
              <w:t>as you progress in maturity.)</w:t>
            </w:r>
          </w:p>
          <w:p w14:paraId="585B1C5F" w14:textId="6FA5EC4D" w:rsidR="00777ED4" w:rsidRPr="006A5E60"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3A5C4A85"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1A39A46" w14:textId="057F4986" w:rsidR="00777ED4" w:rsidRPr="006A5E60" w:rsidRDefault="00777ED4" w:rsidP="00F42950">
            <w:pPr>
              <w:pStyle w:val="TableText"/>
              <w:rPr>
                <w:rFonts w:ascii="Aptos Narrow" w:hAnsi="Aptos Narrow"/>
                <w:sz w:val="24"/>
                <w:szCs w:val="24"/>
              </w:rPr>
            </w:pPr>
            <w:r w:rsidRPr="006A5E60">
              <w:rPr>
                <w:rFonts w:ascii="Aptos Narrow" w:hAnsi="Aptos Narrow"/>
                <w:color w:val="000000"/>
                <w:sz w:val="24"/>
                <w:szCs w:val="24"/>
              </w:rPr>
              <w:lastRenderedPageBreak/>
              <w:t> N/A</w:t>
            </w:r>
            <w:r w:rsidR="00DD1E63" w:rsidRPr="006A5E60">
              <w:rPr>
                <w:rFonts w:ascii="Aptos Narrow" w:hAnsi="Aptos Narrow"/>
                <w:color w:val="000000"/>
                <w:sz w:val="24"/>
                <w:szCs w:val="24"/>
              </w:rPr>
              <w:t>-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C622D9E"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Rule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D7CFD76" w14:textId="4858F7E9" w:rsidR="00777ED4" w:rsidRPr="006A5E60" w:rsidRDefault="001805A9" w:rsidP="00F42950">
            <w:pPr>
              <w:pStyle w:val="Tablebullet1"/>
              <w:rPr>
                <w:rFonts w:ascii="Aptos Narrow" w:hAnsi="Aptos Narrow"/>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Match Report</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F146F03" w14:textId="42A16D8B" w:rsidR="00777ED4" w:rsidRPr="006A5E60" w:rsidRDefault="00261FF0" w:rsidP="00F42950">
            <w:pPr>
              <w:pStyle w:val="Tablebullet1"/>
              <w:rPr>
                <w:rFonts w:ascii="Aptos Narrow" w:hAnsi="Aptos Narrow"/>
                <w:sz w:val="24"/>
                <w:szCs w:val="24"/>
              </w:rPr>
            </w:pPr>
            <w:r>
              <w:rPr>
                <w:rFonts w:ascii="Aptos Narrow" w:hAnsi="Aptos Narrow"/>
                <w:color w:val="000000"/>
                <w:sz w:val="24"/>
                <w:szCs w:val="24"/>
              </w:rPr>
              <w:t xml:space="preserve">MDM </w:t>
            </w:r>
            <w:r w:rsidR="00777ED4" w:rsidRPr="006A5E60">
              <w:rPr>
                <w:rFonts w:ascii="Aptos Narrow" w:hAnsi="Aptos Narrow"/>
                <w:color w:val="000000"/>
                <w:sz w:val="24"/>
                <w:szCs w:val="24"/>
              </w:rPr>
              <w:t>Metadata Repository Screenshots</w:t>
            </w:r>
          </w:p>
          <w:p w14:paraId="6DF38314" w14:textId="0A25930A" w:rsidR="00777ED4" w:rsidRPr="006A5E60" w:rsidRDefault="000F7359" w:rsidP="00F42950">
            <w:pPr>
              <w:pStyle w:val="Tablebullet1"/>
              <w:rPr>
                <w:rFonts w:ascii="Aptos Narrow" w:hAnsi="Aptos Narrow"/>
                <w:sz w:val="24"/>
                <w:szCs w:val="24"/>
              </w:rPr>
            </w:pPr>
            <w:r w:rsidRPr="006A5E60">
              <w:rPr>
                <w:rFonts w:ascii="Aptos Narrow" w:hAnsi="Aptos Narrow"/>
                <w:color w:val="000000"/>
                <w:sz w:val="24"/>
                <w:szCs w:val="24"/>
              </w:rPr>
              <w:t>M</w:t>
            </w:r>
            <w:r w:rsidR="00BC10A9">
              <w:rPr>
                <w:rFonts w:ascii="Aptos Narrow" w:hAnsi="Aptos Narrow"/>
                <w:color w:val="000000"/>
                <w:sz w:val="24"/>
                <w:szCs w:val="24"/>
              </w:rPr>
              <w:t>DM</w:t>
            </w:r>
            <w:r w:rsidRPr="006A5E60">
              <w:rPr>
                <w:rFonts w:ascii="Aptos Narrow" w:hAnsi="Aptos Narrow"/>
                <w:color w:val="000000"/>
                <w:sz w:val="24"/>
                <w:szCs w:val="24"/>
              </w:rPr>
              <w:t xml:space="preserve"> </w:t>
            </w:r>
            <w:r w:rsidR="00777ED4" w:rsidRPr="006A5E60">
              <w:rPr>
                <w:rFonts w:ascii="Aptos Narrow" w:hAnsi="Aptos Narrow"/>
                <w:color w:val="000000"/>
                <w:sz w:val="24"/>
                <w:szCs w:val="24"/>
              </w:rPr>
              <w:t>Metamodel</w:t>
            </w:r>
          </w:p>
          <w:p w14:paraId="31F890ED" w14:textId="6CB41A2C" w:rsidR="00777ED4" w:rsidRPr="006A5E60" w:rsidRDefault="00BC10A9" w:rsidP="00F42950">
            <w:pPr>
              <w:pStyle w:val="Tablebullet1"/>
              <w:rPr>
                <w:rFonts w:ascii="Aptos Narrow" w:hAnsi="Aptos Narrow"/>
                <w:sz w:val="24"/>
                <w:szCs w:val="24"/>
              </w:rPr>
            </w:pPr>
            <w:r>
              <w:rPr>
                <w:rFonts w:ascii="Aptos Narrow" w:hAnsi="Aptos Narrow"/>
                <w:color w:val="000000"/>
                <w:sz w:val="24"/>
                <w:szCs w:val="24"/>
              </w:rPr>
              <w:t xml:space="preserve">MDM </w:t>
            </w:r>
            <w:r w:rsidR="00777ED4" w:rsidRPr="006A5E60">
              <w:rPr>
                <w:rFonts w:ascii="Aptos Narrow" w:hAnsi="Aptos Narrow"/>
                <w:color w:val="000000"/>
                <w:sz w:val="24"/>
                <w:szCs w:val="24"/>
              </w:rPr>
              <w:t>Metadata Repository Operating Model</w:t>
            </w:r>
          </w:p>
          <w:p w14:paraId="27DC94EA" w14:textId="5EE6ACD3" w:rsidR="00777ED4" w:rsidRPr="006A5E60" w:rsidRDefault="00BC10A9" w:rsidP="00F42950">
            <w:pPr>
              <w:pStyle w:val="Tablebullet1"/>
              <w:rPr>
                <w:rFonts w:ascii="Aptos Narrow" w:hAnsi="Aptos Narrow"/>
                <w:sz w:val="24"/>
                <w:szCs w:val="24"/>
              </w:rPr>
            </w:pPr>
            <w:r>
              <w:rPr>
                <w:rFonts w:ascii="Aptos Narrow" w:hAnsi="Aptos Narrow"/>
                <w:color w:val="000000"/>
                <w:sz w:val="24"/>
                <w:szCs w:val="24"/>
              </w:rPr>
              <w:lastRenderedPageBreak/>
              <w:t>MDM</w:t>
            </w:r>
            <w:r w:rsidR="00777ED4" w:rsidRPr="006A5E60">
              <w:rPr>
                <w:rFonts w:ascii="Aptos Narrow" w:hAnsi="Aptos Narrow"/>
                <w:color w:val="000000"/>
                <w:sz w:val="24"/>
                <w:szCs w:val="24"/>
              </w:rPr>
              <w:t xml:space="preserve">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4498D0E" w14:textId="54772DA6" w:rsidR="00777ED4" w:rsidRPr="006A5E60" w:rsidRDefault="00BC10A9" w:rsidP="00F42950">
            <w:pPr>
              <w:pStyle w:val="Tablebullet1"/>
              <w:rPr>
                <w:rFonts w:ascii="Aptos Narrow" w:hAnsi="Aptos Narrow"/>
                <w:sz w:val="24"/>
                <w:szCs w:val="24"/>
              </w:rPr>
            </w:pPr>
            <w:r>
              <w:rPr>
                <w:rFonts w:ascii="Aptos Narrow" w:hAnsi="Aptos Narrow"/>
                <w:color w:val="000000"/>
                <w:sz w:val="24"/>
                <w:szCs w:val="24"/>
              </w:rPr>
              <w:lastRenderedPageBreak/>
              <w:t>MDM</w:t>
            </w:r>
            <w:r w:rsidR="00777ED4" w:rsidRPr="006A5E60">
              <w:rPr>
                <w:rFonts w:ascii="Aptos Narrow" w:hAnsi="Aptos Narrow"/>
                <w:color w:val="000000"/>
                <w:sz w:val="24"/>
                <w:szCs w:val="24"/>
              </w:rPr>
              <w:t xml:space="preserve"> Process Diagram</w:t>
            </w:r>
          </w:p>
          <w:p w14:paraId="24B526D5" w14:textId="1C09BBDE" w:rsidR="00777ED4" w:rsidRPr="006A5E60" w:rsidRDefault="00BC10A9" w:rsidP="00F42950">
            <w:pPr>
              <w:pStyle w:val="Tablebullet1"/>
              <w:rPr>
                <w:rFonts w:ascii="Aptos Narrow" w:hAnsi="Aptos Narrow"/>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Standard Operating Procedure</w:t>
            </w:r>
          </w:p>
          <w:p w14:paraId="549F7D90" w14:textId="337561B4" w:rsidR="00777ED4" w:rsidRPr="006A5E60" w:rsidRDefault="00BC10A9" w:rsidP="00F42950">
            <w:pPr>
              <w:pStyle w:val="Tablebullet1"/>
              <w:rPr>
                <w:rFonts w:ascii="Aptos Narrow" w:hAnsi="Aptos Narrow"/>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Standard Documentation</w:t>
            </w:r>
          </w:p>
          <w:p w14:paraId="05A0E265" w14:textId="4B4B4D7B" w:rsidR="00777ED4" w:rsidRPr="006A5E60" w:rsidRDefault="00BC10A9" w:rsidP="00F42950">
            <w:pPr>
              <w:pStyle w:val="Tablebullet1"/>
              <w:rPr>
                <w:rFonts w:ascii="Aptos Narrow" w:hAnsi="Aptos Narrow"/>
                <w:sz w:val="24"/>
                <w:szCs w:val="24"/>
              </w:rPr>
            </w:pPr>
            <w:r>
              <w:rPr>
                <w:rFonts w:ascii="Aptos Narrow" w:hAnsi="Aptos Narrow"/>
                <w:color w:val="000000"/>
                <w:sz w:val="24"/>
                <w:szCs w:val="24"/>
              </w:rPr>
              <w:t>MDM</w:t>
            </w:r>
            <w:r w:rsidR="00777ED4" w:rsidRPr="006A5E60">
              <w:rPr>
                <w:rFonts w:ascii="Aptos Narrow" w:hAnsi="Aptos Narrow"/>
                <w:color w:val="000000"/>
                <w:sz w:val="24"/>
                <w:szCs w:val="24"/>
              </w:rPr>
              <w:t xml:space="preserve"> Metadata Requirements</w:t>
            </w:r>
          </w:p>
          <w:p w14:paraId="0819F172" w14:textId="3A52D9EF" w:rsidR="00777ED4" w:rsidRPr="006A5E60" w:rsidRDefault="001C6C8C" w:rsidP="00F42950">
            <w:pPr>
              <w:pStyle w:val="Tablebullet1"/>
              <w:rPr>
                <w:rFonts w:ascii="Aptos Narrow" w:hAnsi="Aptos Narrow"/>
                <w:sz w:val="24"/>
                <w:szCs w:val="24"/>
              </w:rPr>
            </w:pPr>
            <w:r>
              <w:rPr>
                <w:rFonts w:ascii="Aptos Narrow" w:hAnsi="Aptos Narrow"/>
                <w:color w:val="000000"/>
                <w:sz w:val="24"/>
                <w:szCs w:val="24"/>
              </w:rPr>
              <w:lastRenderedPageBreak/>
              <w:t>Previous MDM</w:t>
            </w:r>
            <w:r w:rsidR="00777ED4" w:rsidRPr="006A5E60">
              <w:rPr>
                <w:rFonts w:ascii="Aptos Narrow" w:hAnsi="Aptos Narrow"/>
                <w:color w:val="000000"/>
                <w:sz w:val="24"/>
                <w:szCs w:val="24"/>
              </w:rPr>
              <w:t xml:space="preserve"> MITA </w:t>
            </w:r>
            <w:r>
              <w:rPr>
                <w:rFonts w:ascii="Aptos Narrow" w:hAnsi="Aptos Narrow"/>
                <w:color w:val="000000"/>
                <w:sz w:val="24"/>
                <w:szCs w:val="24"/>
              </w:rPr>
              <w:t>Maturity Profile</w:t>
            </w:r>
          </w:p>
        </w:tc>
      </w:tr>
    </w:tbl>
    <w:p w14:paraId="3243E5C7" w14:textId="77777777" w:rsidR="00777ED4" w:rsidRDefault="00777ED4" w:rsidP="00777ED4"/>
    <w:p w14:paraId="71D2D7E2" w14:textId="456E23DD" w:rsidR="00777ED4" w:rsidRPr="000267DC" w:rsidRDefault="00777ED4" w:rsidP="00777ED4">
      <w:pPr>
        <w:pStyle w:val="Heading2"/>
      </w:pPr>
      <w:bookmarkStart w:id="126" w:name="_Toc230252259"/>
      <w:r>
        <w:t xml:space="preserve">Table </w:t>
      </w:r>
      <w:r w:rsidR="00463893">
        <w:t>30</w:t>
      </w:r>
      <w:r>
        <w:t xml:space="preserve">: </w:t>
      </w:r>
      <w:r w:rsidRPr="000267DC">
        <w:t>Aspect</w:t>
      </w:r>
      <w:r>
        <w:t xml:space="preserve"> </w:t>
      </w:r>
      <w:r w:rsidR="00C11E31">
        <w:t>–</w:t>
      </w:r>
      <w:r w:rsidRPr="000267DC">
        <w:t xml:space="preserve"> Information </w:t>
      </w:r>
      <w:r>
        <w:t>Storage</w:t>
      </w:r>
      <w:bookmarkEnd w:id="126"/>
      <w:r>
        <w:t xml:space="preserve"> </w:t>
      </w:r>
      <w:r w:rsidRPr="000267DC">
        <w:t xml:space="preserve"> </w:t>
      </w:r>
    </w:p>
    <w:p w14:paraId="40B0FC14" w14:textId="3F15B372" w:rsidR="00777ED4" w:rsidRPr="00770280" w:rsidRDefault="6D6AD7E5" w:rsidP="006A5E60">
      <w:pPr>
        <w:spacing w:after="0" w:line="240" w:lineRule="auto"/>
        <w:rPr>
          <w:rFonts w:ascii="Aptos Narrow" w:eastAsia="Times New Roman" w:hAnsi="Aptos Narrow" w:cs="Times New Roman"/>
          <w:i/>
          <w:iCs/>
          <w:color w:val="000000"/>
          <w:kern w:val="0"/>
          <w14:ligatures w14:val="none"/>
        </w:rPr>
      </w:pPr>
      <w:r w:rsidRPr="34F71A30">
        <w:rPr>
          <w:rFonts w:ascii="Aptos Narrow" w:eastAsia="Times New Roman" w:hAnsi="Aptos Narrow" w:cs="Times New Roman"/>
          <w:i/>
          <w:iCs/>
          <w:color w:val="000000" w:themeColor="text1"/>
        </w:rPr>
        <w:t>Is the information used for this capability stored in locations that reduces duplication with defined retention and access policies?</w:t>
      </w:r>
    </w:p>
    <w:tbl>
      <w:tblPr>
        <w:tblW w:w="5409" w:type="pct"/>
        <w:tblLayout w:type="fixed"/>
        <w:tblCellMar>
          <w:left w:w="14" w:type="dxa"/>
          <w:right w:w="14" w:type="dxa"/>
        </w:tblCellMar>
        <w:tblLook w:val="0420" w:firstRow="1" w:lastRow="0" w:firstColumn="0" w:lastColumn="0" w:noHBand="0" w:noVBand="1"/>
        <w:tblCaption w:val="Table 30: Aspect – Information Storage"/>
        <w:tblDescription w:val="Table 30 provides five levels of maturity criteria and suggested documentation for the aspect – Information Storage, within the Information Architecture (IA) Maturity Criteria."/>
      </w:tblPr>
      <w:tblGrid>
        <w:gridCol w:w="1699"/>
        <w:gridCol w:w="2462"/>
        <w:gridCol w:w="2462"/>
        <w:gridCol w:w="2462"/>
        <w:gridCol w:w="2462"/>
        <w:gridCol w:w="2462"/>
      </w:tblGrid>
      <w:tr w:rsidR="00777ED4" w:rsidRPr="000D78CE" w14:paraId="72B9C121" w14:textId="77777777" w:rsidTr="00F315BE">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0C35239"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362F12"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1: </w:t>
            </w:r>
            <w:r w:rsidRPr="006A5E6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B8A19F"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2: </w:t>
            </w:r>
          </w:p>
          <w:p w14:paraId="3B1D5A08"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013B5C0"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3: </w:t>
            </w:r>
            <w:r w:rsidRPr="006A5E6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F308694"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4: </w:t>
            </w:r>
            <w:r w:rsidRPr="006A5E6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3A7B11C"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5: </w:t>
            </w:r>
          </w:p>
          <w:p w14:paraId="134254BE" w14:textId="77777777" w:rsidR="00777ED4" w:rsidRPr="006A5E60" w:rsidRDefault="00777ED4"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Optimized</w:t>
            </w:r>
          </w:p>
        </w:tc>
      </w:tr>
      <w:tr w:rsidR="00777ED4" w:rsidRPr="000D78CE" w14:paraId="568186B9" w14:textId="77777777" w:rsidTr="00F315BE">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B331376" w14:textId="1A78F968" w:rsidR="00777ED4" w:rsidRPr="006A5E60" w:rsidRDefault="00E13E19" w:rsidP="00F42950">
            <w:pPr>
              <w:pStyle w:val="TableText"/>
              <w:keepNext/>
              <w:keepLines/>
              <w:rPr>
                <w:rFonts w:ascii="Aptos Narrow" w:hAnsi="Aptos Narrow"/>
                <w:b/>
                <w:sz w:val="24"/>
                <w:szCs w:val="24"/>
              </w:rPr>
            </w:pPr>
            <w:r w:rsidRPr="006A5E60">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17E751A" w14:textId="77777777"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Data store repositories (e.g. databases) used for persistently storing and managing the information assets used for this capability have not been identified and documented.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B5F3B1C" w14:textId="3FC22BE8" w:rsidR="00777ED4" w:rsidRPr="006A5E60"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Data store repositories (e.g. databases) used for persistently storing and managing the information assets used for this capability have been identified and documented</w:t>
            </w:r>
            <w:r w:rsidR="00141423">
              <w:rPr>
                <w:rFonts w:ascii="Aptos Narrow" w:hAnsi="Aptos Narrow"/>
                <w:color w:val="000000"/>
                <w:sz w:val="24"/>
                <w:szCs w:val="24"/>
              </w:rPr>
              <w:t xml:space="preserve">, but </w:t>
            </w:r>
            <w:r w:rsidR="00A35F74">
              <w:rPr>
                <w:rFonts w:ascii="Aptos Narrow" w:hAnsi="Aptos Narrow"/>
                <w:color w:val="000000"/>
                <w:sz w:val="24"/>
                <w:szCs w:val="24"/>
              </w:rPr>
              <w:t xml:space="preserve">information assets </w:t>
            </w:r>
            <w:r w:rsidR="00141423">
              <w:rPr>
                <w:rFonts w:ascii="Aptos Narrow" w:hAnsi="Aptos Narrow"/>
                <w:color w:val="000000"/>
                <w:sz w:val="24"/>
                <w:szCs w:val="24"/>
              </w:rPr>
              <w:t xml:space="preserve">might be stored in multiple </w:t>
            </w:r>
            <w:r w:rsidR="00A35F74">
              <w:rPr>
                <w:rFonts w:ascii="Aptos Narrow" w:hAnsi="Aptos Narrow"/>
                <w:color w:val="000000"/>
                <w:sz w:val="24"/>
                <w:szCs w:val="24"/>
              </w:rPr>
              <w:t>databases.</w:t>
            </w:r>
            <w:r w:rsidR="00141423">
              <w:rPr>
                <w:rFonts w:ascii="Aptos Narrow" w:hAnsi="Aptos Narrow"/>
                <w:color w:val="000000"/>
                <w:sz w:val="24"/>
                <w:szCs w:val="24"/>
              </w:rPr>
              <w:t xml:space="preserve">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129E51B" w14:textId="158C8706" w:rsidR="00777ED4"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 xml:space="preserve">The Information assets that are used for this capability are stored in </w:t>
            </w:r>
            <w:r w:rsidR="00AC3511">
              <w:rPr>
                <w:rFonts w:ascii="Aptos Narrow" w:hAnsi="Aptos Narrow"/>
                <w:color w:val="000000"/>
                <w:sz w:val="24"/>
                <w:szCs w:val="24"/>
              </w:rPr>
              <w:t>a single</w:t>
            </w:r>
            <w:r w:rsidRPr="006A5E60">
              <w:rPr>
                <w:rFonts w:ascii="Aptos Narrow" w:hAnsi="Aptos Narrow"/>
                <w:color w:val="000000"/>
                <w:sz w:val="24"/>
                <w:szCs w:val="24"/>
              </w:rPr>
              <w:t xml:space="preserve"> data store repositor</w:t>
            </w:r>
            <w:r w:rsidR="003858A2">
              <w:rPr>
                <w:rFonts w:ascii="Aptos Narrow" w:hAnsi="Aptos Narrow"/>
                <w:color w:val="000000"/>
                <w:sz w:val="24"/>
                <w:szCs w:val="24"/>
              </w:rPr>
              <w:t>y</w:t>
            </w:r>
            <w:r w:rsidRPr="006A5E60">
              <w:rPr>
                <w:rFonts w:ascii="Aptos Narrow" w:hAnsi="Aptos Narrow"/>
                <w:color w:val="000000"/>
                <w:sz w:val="24"/>
                <w:szCs w:val="24"/>
              </w:rPr>
              <w:t xml:space="preserve"> resulting in no or low data duplication.</w:t>
            </w:r>
          </w:p>
          <w:p w14:paraId="0F6BAB1E" w14:textId="336FBE8F" w:rsidR="00777ED4" w:rsidRPr="00463110" w:rsidRDefault="007A5C65" w:rsidP="00F42950">
            <w:pPr>
              <w:pStyle w:val="TableText"/>
              <w:rPr>
                <w:rFonts w:ascii="Aptos Narrow" w:hAnsi="Aptos Narrow"/>
                <w:color w:val="000000"/>
                <w:sz w:val="24"/>
                <w:szCs w:val="24"/>
              </w:rPr>
            </w:pPr>
            <w:r w:rsidRPr="00610C93">
              <w:rPr>
                <w:rFonts w:ascii="Aptos Narrow" w:hAnsi="Aptos Narrow"/>
                <w:color w:val="000000"/>
                <w:sz w:val="24"/>
                <w:szCs w:val="24"/>
              </w:rPr>
              <w:t xml:space="preserve">The </w:t>
            </w:r>
            <w:r w:rsidR="002143BA">
              <w:rPr>
                <w:rFonts w:ascii="Aptos Narrow" w:hAnsi="Aptos Narrow"/>
                <w:color w:val="000000"/>
                <w:sz w:val="24"/>
                <w:szCs w:val="24"/>
              </w:rPr>
              <w:t>Data Storage</w:t>
            </w:r>
            <w:r w:rsidRPr="00610C93">
              <w:rPr>
                <w:rFonts w:ascii="Aptos Narrow" w:hAnsi="Aptos Narrow"/>
                <w:color w:val="000000"/>
                <w:sz w:val="24"/>
                <w:szCs w:val="24"/>
              </w:rPr>
              <w:t xml:space="preserve"> related metadata </w:t>
            </w:r>
            <w:r w:rsidR="00463110">
              <w:rPr>
                <w:rFonts w:ascii="Aptos Narrow" w:hAnsi="Aptos Narrow"/>
                <w:color w:val="000000"/>
                <w:sz w:val="24"/>
                <w:szCs w:val="24"/>
              </w:rPr>
              <w:t>is</w:t>
            </w:r>
            <w:r w:rsidRPr="00610C93">
              <w:rPr>
                <w:rFonts w:ascii="Aptos Narrow" w:hAnsi="Aptos Narrow"/>
                <w:color w:val="000000"/>
                <w:sz w:val="24"/>
                <w:szCs w:val="24"/>
              </w:rPr>
              <w:t xml:space="preserve"> not being captured in a central repository.</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3E2525" w14:textId="70A8967B" w:rsidR="00777ED4" w:rsidRDefault="00777ED4" w:rsidP="00F42950">
            <w:pPr>
              <w:pStyle w:val="TableText"/>
              <w:rPr>
                <w:rFonts w:ascii="Aptos Narrow" w:hAnsi="Aptos Narrow"/>
                <w:color w:val="000000"/>
                <w:sz w:val="24"/>
                <w:szCs w:val="24"/>
              </w:rPr>
            </w:pPr>
            <w:r w:rsidRPr="006A5E60">
              <w:rPr>
                <w:rFonts w:ascii="Aptos Narrow" w:hAnsi="Aptos Narrow"/>
                <w:color w:val="000000"/>
                <w:sz w:val="24"/>
                <w:szCs w:val="24"/>
              </w:rPr>
              <w:t xml:space="preserve">The information assets have defined policies for data retention and access that define how long the information must be retained and the roles that have access to the information. The metadata about data storage and policies are stored in a central metadata repository that is accessible to stakeholders to search, discover and identify impacts of data storage modifications.  </w:t>
            </w:r>
          </w:p>
          <w:p w14:paraId="37F30BEF" w14:textId="787141C3" w:rsidR="000E49FA" w:rsidRDefault="000E49FA" w:rsidP="00F42950">
            <w:pPr>
              <w:pStyle w:val="TableText"/>
              <w:rPr>
                <w:rFonts w:ascii="Aptos Narrow" w:hAnsi="Aptos Narrow"/>
                <w:sz w:val="24"/>
                <w:szCs w:val="24"/>
              </w:rPr>
            </w:pPr>
          </w:p>
          <w:p w14:paraId="309060D0" w14:textId="2C93AA25" w:rsidR="00777ED4" w:rsidRPr="006A5E60" w:rsidRDefault="000E49FA" w:rsidP="00F42950">
            <w:pPr>
              <w:pStyle w:val="TableText"/>
              <w:rPr>
                <w:rFonts w:ascii="Aptos Narrow" w:hAnsi="Aptos Narrow"/>
                <w:sz w:val="24"/>
                <w:szCs w:val="24"/>
              </w:rPr>
            </w:pPr>
            <w:r>
              <w:rPr>
                <w:rFonts w:ascii="Aptos Narrow" w:hAnsi="Aptos Narrow"/>
                <w:sz w:val="24"/>
                <w:szCs w:val="24"/>
              </w:rPr>
              <w:t>T</w:t>
            </w:r>
            <w:r w:rsidR="004B7A5F">
              <w:rPr>
                <w:rFonts w:ascii="Aptos Narrow" w:hAnsi="Aptos Narrow"/>
                <w:sz w:val="24"/>
                <w:szCs w:val="24"/>
              </w:rPr>
              <w:t>he Standard Operating Procedure have not been applied and regular assessments have not occurred.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DF85DDB" w14:textId="7314A872" w:rsidR="00EA1DB4" w:rsidRDefault="00777ED4" w:rsidP="00EA1DB4">
            <w:pPr>
              <w:pStyle w:val="TableText"/>
              <w:rPr>
                <w:rFonts w:ascii="Aptos Narrow" w:hAnsi="Aptos Narrow"/>
                <w:color w:val="000000"/>
                <w:sz w:val="24"/>
                <w:szCs w:val="24"/>
              </w:rPr>
            </w:pPr>
            <w:r w:rsidRPr="006A5E60">
              <w:rPr>
                <w:rFonts w:ascii="Aptos Narrow" w:hAnsi="Aptos Narrow"/>
                <w:color w:val="000000"/>
                <w:sz w:val="24"/>
                <w:szCs w:val="24"/>
              </w:rPr>
              <w:t>The information assets used to support this capability adhere to enterprise data storage &amp; warehousing</w:t>
            </w:r>
            <w:r w:rsidR="00EA1DB4">
              <w:rPr>
                <w:rFonts w:ascii="Aptos Narrow" w:hAnsi="Aptos Narrow"/>
                <w:color w:val="000000"/>
                <w:sz w:val="24"/>
                <w:szCs w:val="24"/>
              </w:rPr>
              <w:t>:</w:t>
            </w:r>
            <w:r w:rsidR="00EA1DB4" w:rsidRPr="00280F97">
              <w:rPr>
                <w:rFonts w:ascii="Aptos Narrow" w:hAnsi="Aptos Narrow"/>
                <w:color w:val="000000"/>
                <w:sz w:val="24"/>
                <w:szCs w:val="24"/>
              </w:rPr>
              <w:t xml:space="preserve"> </w:t>
            </w:r>
          </w:p>
          <w:p w14:paraId="3C359777" w14:textId="77777777" w:rsidR="00EA1DB4" w:rsidRDefault="00EA1DB4" w:rsidP="00EA1DB4">
            <w:pPr>
              <w:pStyle w:val="TableText"/>
              <w:rPr>
                <w:rFonts w:ascii="Aptos Narrow" w:hAnsi="Aptos Narrow"/>
                <w:color w:val="000000"/>
                <w:sz w:val="24"/>
                <w:szCs w:val="24"/>
              </w:rPr>
            </w:pPr>
            <w:r w:rsidRPr="00610C93">
              <w:rPr>
                <w:rFonts w:ascii="Aptos Narrow" w:hAnsi="Aptos Narrow"/>
                <w:color w:val="000000"/>
                <w:sz w:val="24"/>
                <w:szCs w:val="24"/>
              </w:rPr>
              <w:t>- Outcomes &amp; Metrics</w:t>
            </w:r>
            <w:r w:rsidRPr="00610C93">
              <w:rPr>
                <w:rFonts w:ascii="Aptos Narrow" w:hAnsi="Aptos Narrow"/>
                <w:color w:val="000000"/>
                <w:sz w:val="24"/>
                <w:szCs w:val="24"/>
              </w:rPr>
              <w:br/>
              <w:t>- Processes &amp; procedures</w:t>
            </w:r>
            <w:r w:rsidRPr="00610C93">
              <w:rPr>
                <w:rFonts w:ascii="Aptos Narrow" w:hAnsi="Aptos Narrow"/>
                <w:color w:val="000000"/>
                <w:sz w:val="24"/>
                <w:szCs w:val="24"/>
              </w:rPr>
              <w:br/>
              <w:t>- Policies &amp; Standards</w:t>
            </w:r>
            <w:r w:rsidRPr="00610C93">
              <w:rPr>
                <w:rFonts w:ascii="Aptos Narrow" w:hAnsi="Aptos Narrow"/>
                <w:color w:val="000000"/>
                <w:sz w:val="24"/>
                <w:szCs w:val="24"/>
              </w:rPr>
              <w:br/>
              <w:t>- Metadata requirements</w:t>
            </w:r>
            <w:r w:rsidRPr="00610C93">
              <w:rPr>
                <w:rFonts w:ascii="Aptos Narrow" w:hAnsi="Aptos Narrow"/>
                <w:color w:val="000000"/>
                <w:sz w:val="24"/>
                <w:szCs w:val="24"/>
              </w:rPr>
              <w:br/>
              <w:t>- Technology</w:t>
            </w:r>
          </w:p>
          <w:p w14:paraId="2DDEC6E8" w14:textId="6B63AD6F" w:rsidR="00777ED4" w:rsidRPr="006A5E60" w:rsidRDefault="00EA1DB4" w:rsidP="00F42950">
            <w:pPr>
              <w:pStyle w:val="TableText"/>
              <w:rPr>
                <w:rFonts w:ascii="Aptos Narrow" w:hAnsi="Aptos Narrow"/>
                <w:sz w:val="24"/>
                <w:szCs w:val="24"/>
              </w:rPr>
            </w:pPr>
            <w:r w:rsidRPr="004742F0">
              <w:rPr>
                <w:rFonts w:ascii="Aptos Narrow" w:hAnsi="Aptos Narrow"/>
                <w:color w:val="000000"/>
                <w:sz w:val="24"/>
                <w:szCs w:val="24"/>
              </w:rPr>
              <w:t xml:space="preserve">SMA performs regular </w:t>
            </w:r>
            <w:r w:rsidRPr="00062CB4">
              <w:rPr>
                <w:rFonts w:ascii="Aptos Narrow" w:hAnsi="Aptos Narrow"/>
                <w:color w:val="000000"/>
                <w:sz w:val="24"/>
                <w:szCs w:val="24"/>
              </w:rPr>
              <w:t>assess</w:t>
            </w:r>
            <w:r>
              <w:rPr>
                <w:rFonts w:ascii="Aptos Narrow" w:hAnsi="Aptos Narrow"/>
                <w:color w:val="000000"/>
                <w:sz w:val="24"/>
                <w:szCs w:val="24"/>
              </w:rPr>
              <w:t>ments</w:t>
            </w:r>
            <w:r w:rsidR="00777ED4" w:rsidRPr="006A5E60">
              <w:rPr>
                <w:rFonts w:ascii="Aptos Narrow" w:hAnsi="Aptos Narrow"/>
                <w:color w:val="000000"/>
                <w:sz w:val="24"/>
                <w:szCs w:val="24"/>
              </w:rPr>
              <w:t xml:space="preserve"> to improve the quality of the information asset</w:t>
            </w:r>
            <w:r>
              <w:rPr>
                <w:rFonts w:ascii="Aptos Narrow" w:hAnsi="Aptos Narrow"/>
                <w:color w:val="000000"/>
                <w:sz w:val="24"/>
                <w:szCs w:val="24"/>
              </w:rPr>
              <w:t>.</w:t>
            </w:r>
          </w:p>
        </w:tc>
      </w:tr>
      <w:tr w:rsidR="00777ED4" w:rsidRPr="005703D5" w14:paraId="278DB2A2" w14:textId="77777777" w:rsidTr="00F315B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47284CA" w14:textId="77777777" w:rsidR="00923D87" w:rsidRDefault="00F60652" w:rsidP="00F42950">
            <w:pPr>
              <w:pStyle w:val="TableText"/>
              <w:rPr>
                <w:rFonts w:ascii="Aptos Narrow" w:hAnsi="Aptos Narrow"/>
                <w:b/>
                <w:sz w:val="24"/>
                <w:szCs w:val="24"/>
              </w:rPr>
            </w:pPr>
            <w:r w:rsidRPr="006A5E60">
              <w:rPr>
                <w:rFonts w:ascii="Aptos Narrow" w:hAnsi="Aptos Narrow"/>
                <w:b/>
                <w:sz w:val="24"/>
                <w:szCs w:val="24"/>
              </w:rPr>
              <w:lastRenderedPageBreak/>
              <w:t>Suggested Documentation</w:t>
            </w:r>
            <w:r w:rsidR="00923D87">
              <w:rPr>
                <w:rFonts w:ascii="Aptos Narrow" w:hAnsi="Aptos Narrow"/>
                <w:b/>
                <w:sz w:val="24"/>
                <w:szCs w:val="24"/>
              </w:rPr>
              <w:t xml:space="preserve"> </w:t>
            </w:r>
          </w:p>
          <w:p w14:paraId="56BB6E68" w14:textId="77777777" w:rsidR="00923D87" w:rsidRDefault="00923D87" w:rsidP="00F42950">
            <w:pPr>
              <w:pStyle w:val="TableText"/>
              <w:rPr>
                <w:del w:id="127" w:author="Microsoft Word" w:date="2026-05-20T09:43:00Z" w16du:dateUtc="2026-05-20T13:43:00Z"/>
                <w:rFonts w:ascii="Aptos Narrow" w:hAnsi="Aptos Narrow"/>
                <w:b/>
                <w:sz w:val="24"/>
                <w:szCs w:val="24"/>
              </w:rPr>
            </w:pPr>
            <w:del w:id="128" w:author="Microsoft Word" w:date="2026-05-20T09:43:00Z" w16du:dateUtc="2026-05-20T13:43:00Z">
              <w:r>
                <w:rPr>
                  <w:rFonts w:ascii="Aptos Narrow" w:hAnsi="Aptos Narrow"/>
                  <w:b/>
                  <w:sz w:val="24"/>
                  <w:szCs w:val="24"/>
                </w:rPr>
                <w:delText xml:space="preserve"> </w:delText>
              </w:r>
            </w:del>
          </w:p>
          <w:p w14:paraId="585D097B" w14:textId="77777777" w:rsidR="00923D87" w:rsidRDefault="00923D87" w:rsidP="00F42950">
            <w:pPr>
              <w:pStyle w:val="TableText"/>
              <w:rPr>
                <w:ins w:id="129" w:author="Microsoft Word" w:date="2026-05-20T09:43:00Z" w16du:dateUtc="2026-05-20T13:43:00Z"/>
                <w:rFonts w:ascii="Aptos Narrow" w:hAnsi="Aptos Narrow"/>
                <w:b/>
                <w:sz w:val="24"/>
                <w:szCs w:val="24"/>
              </w:rPr>
            </w:pPr>
            <w:del w:id="130" w:author="Microsoft Word" w:date="2026-05-20T09:43:00Z" w16du:dateUtc="2026-05-20T13:43:00Z">
              <w:r>
                <w:rPr>
                  <w:rFonts w:ascii="Aptos Narrow" w:hAnsi="Aptos Narrow"/>
                  <w:b/>
                  <w:sz w:val="24"/>
                  <w:szCs w:val="24"/>
                </w:rPr>
                <w:delText xml:space="preserve"> </w:delText>
              </w:r>
            </w:del>
            <w:ins w:id="131" w:author="Microsoft Word" w:date="2026-05-20T09:43:00Z" w16du:dateUtc="2026-05-20T13:43:00Z">
              <w:r>
                <w:rPr>
                  <w:rFonts w:ascii="Aptos Narrow" w:hAnsi="Aptos Narrow"/>
                  <w:b/>
                  <w:sz w:val="24"/>
                  <w:szCs w:val="24"/>
                </w:rPr>
                <w:t xml:space="preserve"> </w:t>
              </w:r>
            </w:ins>
          </w:p>
          <w:p w14:paraId="04419432" w14:textId="77777777" w:rsidR="00923D87" w:rsidRDefault="00923D87" w:rsidP="00F42950">
            <w:pPr>
              <w:pStyle w:val="TableText"/>
              <w:rPr>
                <w:rFonts w:ascii="Aptos Narrow" w:hAnsi="Aptos Narrow"/>
                <w:b/>
                <w:sz w:val="24"/>
                <w:szCs w:val="24"/>
              </w:rPr>
            </w:pPr>
            <w:ins w:id="132" w:author="Microsoft Word" w:date="2026-05-20T09:43:00Z" w16du:dateUtc="2026-05-20T13:43:00Z">
              <w:r>
                <w:rPr>
                  <w:rFonts w:ascii="Aptos Narrow" w:hAnsi="Aptos Narrow"/>
                  <w:b/>
                  <w:sz w:val="24"/>
                  <w:szCs w:val="24"/>
                </w:rPr>
                <w:t xml:space="preserve"> </w:t>
              </w:r>
            </w:ins>
            <w:r>
              <w:rPr>
                <w:rFonts w:ascii="Aptos Narrow" w:hAnsi="Aptos Narrow"/>
                <w:b/>
                <w:sz w:val="24"/>
                <w:szCs w:val="24"/>
              </w:rPr>
              <w:t>(Each level should build on previous documentation as you progress in maturity.)</w:t>
            </w:r>
          </w:p>
          <w:p w14:paraId="4AEE45FD" w14:textId="73B54612" w:rsidR="00777ED4" w:rsidRPr="006A5E60" w:rsidRDefault="00923D87" w:rsidP="00F42950">
            <w:pPr>
              <w:pStyle w:val="TableText"/>
              <w:rPr>
                <w:rFonts w:ascii="Aptos Narrow" w:hAnsi="Aptos Narrow"/>
                <w:b/>
                <w:sz w:val="24"/>
                <w:szCs w:val="24"/>
              </w:rPr>
            </w:pPr>
            <w:r>
              <w:rPr>
                <w:rFonts w:ascii="Aptos Narrow" w:hAnsi="Aptos Narrow"/>
                <w:b/>
                <w:sz w:val="24"/>
                <w:szCs w:val="24"/>
              </w:rPr>
              <w:t xml:space="preserve"> </w:t>
            </w:r>
          </w:p>
          <w:p w14:paraId="31FFD6D9" w14:textId="77777777" w:rsidR="00777ED4" w:rsidRDefault="00777ED4" w:rsidP="00F42950">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EE217CD" w14:textId="2B9A8375" w:rsidR="00777ED4" w:rsidRPr="006A5E60" w:rsidRDefault="00777ED4" w:rsidP="00F42950">
            <w:pPr>
              <w:pStyle w:val="TableText"/>
              <w:rPr>
                <w:rFonts w:ascii="Aptos Narrow" w:hAnsi="Aptos Narrow"/>
                <w:sz w:val="24"/>
                <w:szCs w:val="24"/>
              </w:rPr>
            </w:pPr>
            <w:r w:rsidRPr="006A5E60">
              <w:rPr>
                <w:rFonts w:ascii="Aptos Narrow" w:hAnsi="Aptos Narrow"/>
                <w:color w:val="000000"/>
                <w:sz w:val="24"/>
                <w:szCs w:val="24"/>
              </w:rPr>
              <w:t> </w:t>
            </w:r>
            <w:r w:rsidR="00DD1E63" w:rsidRPr="006A5E60">
              <w:rPr>
                <w:rFonts w:ascii="Aptos Narrow" w:hAnsi="Aptos Narrow"/>
                <w:color w:val="000000"/>
                <w:sz w:val="24"/>
                <w:szCs w:val="24"/>
              </w:rPr>
              <w:t> N/A- none exists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2B7EC91"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A4F3AC9" w14:textId="77777777" w:rsidR="00777ED4" w:rsidRDefault="002575C7" w:rsidP="002575C7">
            <w:pPr>
              <w:pStyle w:val="Tablebullet1"/>
              <w:numPr>
                <w:ilvl w:val="0"/>
                <w:numId w:val="19"/>
              </w:numPr>
              <w:rPr>
                <w:rFonts w:ascii="Aptos Narrow" w:hAnsi="Aptos Narrow"/>
                <w:sz w:val="24"/>
                <w:szCs w:val="24"/>
              </w:rPr>
            </w:pPr>
            <w:r>
              <w:rPr>
                <w:rFonts w:ascii="Aptos Narrow" w:hAnsi="Aptos Narrow"/>
                <w:sz w:val="24"/>
                <w:szCs w:val="24"/>
              </w:rPr>
              <w:t>Physical Data Dictionary</w:t>
            </w:r>
          </w:p>
          <w:p w14:paraId="64FB2907" w14:textId="7CA4CBE3" w:rsidR="00777ED4" w:rsidRPr="006A5E60" w:rsidRDefault="002575C7" w:rsidP="002575C7">
            <w:pPr>
              <w:pStyle w:val="Tablebullet1"/>
              <w:numPr>
                <w:ilvl w:val="0"/>
                <w:numId w:val="19"/>
              </w:numPr>
              <w:rPr>
                <w:rFonts w:ascii="Aptos Narrow" w:hAnsi="Aptos Narrow"/>
                <w:sz w:val="24"/>
                <w:szCs w:val="24"/>
              </w:rPr>
            </w:pPr>
            <w:r>
              <w:rPr>
                <w:rFonts w:ascii="Aptos Narrow" w:hAnsi="Aptos Narrow"/>
                <w:sz w:val="24"/>
                <w:szCs w:val="24"/>
              </w:rPr>
              <w:t>Data Asset Catalog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261CDC9"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Retention Policy</w:t>
            </w:r>
          </w:p>
          <w:p w14:paraId="4D205323"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Access Policy</w:t>
            </w:r>
          </w:p>
          <w:p w14:paraId="6C224B9D" w14:textId="22A0D974" w:rsidR="00777ED4" w:rsidRPr="006A5E60" w:rsidRDefault="00AD0C04" w:rsidP="00F42950">
            <w:pPr>
              <w:pStyle w:val="Tablebullet1"/>
              <w:rPr>
                <w:rFonts w:ascii="Aptos Narrow" w:hAnsi="Aptos Narrow"/>
                <w:sz w:val="24"/>
                <w:szCs w:val="24"/>
              </w:rPr>
            </w:pPr>
            <w:r w:rsidRPr="006A5E60">
              <w:rPr>
                <w:rFonts w:ascii="Aptos Narrow" w:hAnsi="Aptos Narrow"/>
                <w:color w:val="000000"/>
                <w:sz w:val="24"/>
                <w:szCs w:val="24"/>
              </w:rPr>
              <w:t xml:space="preserve">Data Storage </w:t>
            </w:r>
            <w:r w:rsidR="00777ED4" w:rsidRPr="006A5E60">
              <w:rPr>
                <w:rFonts w:ascii="Aptos Narrow" w:hAnsi="Aptos Narrow"/>
                <w:color w:val="000000"/>
                <w:sz w:val="24"/>
                <w:szCs w:val="24"/>
              </w:rPr>
              <w:t>Metadata Repository Screenshots</w:t>
            </w:r>
          </w:p>
          <w:p w14:paraId="7ABBC76F" w14:textId="3FD6EA07" w:rsidR="00777ED4" w:rsidRPr="006A5E60" w:rsidRDefault="000F7359" w:rsidP="00F42950">
            <w:pPr>
              <w:pStyle w:val="Tablebullet1"/>
              <w:rPr>
                <w:rFonts w:ascii="Aptos Narrow" w:hAnsi="Aptos Narrow"/>
                <w:sz w:val="24"/>
                <w:szCs w:val="24"/>
              </w:rPr>
            </w:pPr>
            <w:r w:rsidRPr="006A5E60">
              <w:rPr>
                <w:rFonts w:ascii="Aptos Narrow" w:hAnsi="Aptos Narrow"/>
                <w:color w:val="000000"/>
                <w:sz w:val="24"/>
                <w:szCs w:val="24"/>
              </w:rPr>
              <w:t xml:space="preserve">Data Storage </w:t>
            </w:r>
            <w:r w:rsidR="00777ED4" w:rsidRPr="006A5E60">
              <w:rPr>
                <w:rFonts w:ascii="Aptos Narrow" w:hAnsi="Aptos Narrow"/>
                <w:color w:val="000000"/>
                <w:sz w:val="24"/>
                <w:szCs w:val="24"/>
              </w:rPr>
              <w:t>Metamodel</w:t>
            </w:r>
          </w:p>
          <w:p w14:paraId="10DEE1D7" w14:textId="5F7A10AF" w:rsidR="00777ED4" w:rsidRPr="006A5E60" w:rsidRDefault="00AD0C04" w:rsidP="00F42950">
            <w:pPr>
              <w:pStyle w:val="Tablebullet1"/>
              <w:rPr>
                <w:rFonts w:ascii="Aptos Narrow" w:hAnsi="Aptos Narrow"/>
                <w:sz w:val="24"/>
                <w:szCs w:val="24"/>
              </w:rPr>
            </w:pPr>
            <w:r w:rsidRPr="006A5E60">
              <w:rPr>
                <w:rFonts w:ascii="Aptos Narrow" w:hAnsi="Aptos Narrow"/>
                <w:color w:val="000000"/>
                <w:sz w:val="24"/>
                <w:szCs w:val="24"/>
              </w:rPr>
              <w:t xml:space="preserve">Data Storage </w:t>
            </w:r>
            <w:r w:rsidR="00777ED4" w:rsidRPr="006A5E60">
              <w:rPr>
                <w:rFonts w:ascii="Aptos Narrow" w:hAnsi="Aptos Narrow"/>
                <w:color w:val="000000"/>
                <w:sz w:val="24"/>
                <w:szCs w:val="24"/>
              </w:rPr>
              <w:t>Metadata Repository Operating Model</w:t>
            </w:r>
          </w:p>
          <w:p w14:paraId="518AB9F7"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Storage Metadata Repository Change Workflow</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20D0FCC"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Storage &amp; Warehousing Process Diagram</w:t>
            </w:r>
          </w:p>
          <w:p w14:paraId="5A23E17F"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Storage &amp; Warehousing Standard Operating Procedure</w:t>
            </w:r>
          </w:p>
          <w:p w14:paraId="2D8E9D8E"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Storage &amp; Warehousing Standard Documentation</w:t>
            </w:r>
          </w:p>
          <w:p w14:paraId="533F10F3" w14:textId="77777777" w:rsidR="00777ED4" w:rsidRPr="006A5E60" w:rsidRDefault="00777ED4" w:rsidP="00F42950">
            <w:pPr>
              <w:pStyle w:val="Tablebullet1"/>
              <w:rPr>
                <w:rFonts w:ascii="Aptos Narrow" w:hAnsi="Aptos Narrow"/>
                <w:sz w:val="24"/>
                <w:szCs w:val="24"/>
              </w:rPr>
            </w:pPr>
            <w:r w:rsidRPr="006A5E60">
              <w:rPr>
                <w:rFonts w:ascii="Aptos Narrow" w:hAnsi="Aptos Narrow"/>
                <w:color w:val="000000"/>
                <w:sz w:val="24"/>
                <w:szCs w:val="24"/>
              </w:rPr>
              <w:t>Data Storage &amp; Warehousing Metadata Requirements</w:t>
            </w:r>
          </w:p>
          <w:p w14:paraId="357A153E" w14:textId="77BB26F0" w:rsidR="00777ED4" w:rsidRPr="006A5E60" w:rsidRDefault="00AD0C04" w:rsidP="00F42950">
            <w:pPr>
              <w:pStyle w:val="Tablebullet1"/>
              <w:rPr>
                <w:rFonts w:ascii="Aptos Narrow" w:hAnsi="Aptos Narrow"/>
                <w:sz w:val="24"/>
                <w:szCs w:val="24"/>
              </w:rPr>
            </w:pPr>
            <w:r>
              <w:rPr>
                <w:rFonts w:ascii="Aptos Narrow" w:hAnsi="Aptos Narrow"/>
                <w:color w:val="000000"/>
                <w:sz w:val="24"/>
                <w:szCs w:val="24"/>
              </w:rPr>
              <w:t xml:space="preserve">Previous </w:t>
            </w:r>
            <w:r w:rsidR="00777ED4" w:rsidRPr="006A5E60">
              <w:rPr>
                <w:rFonts w:ascii="Aptos Narrow" w:hAnsi="Aptos Narrow"/>
                <w:color w:val="000000"/>
                <w:sz w:val="24"/>
                <w:szCs w:val="24"/>
              </w:rPr>
              <w:t xml:space="preserve">Data Storage &amp; Warehousing MITA </w:t>
            </w:r>
            <w:r w:rsidR="00540894">
              <w:rPr>
                <w:rFonts w:ascii="Aptos Narrow" w:hAnsi="Aptos Narrow"/>
                <w:color w:val="000000"/>
                <w:sz w:val="24"/>
                <w:szCs w:val="24"/>
              </w:rPr>
              <w:t>Maturity Profile</w:t>
            </w:r>
          </w:p>
        </w:tc>
      </w:tr>
    </w:tbl>
    <w:p w14:paraId="020AB2CB" w14:textId="77777777" w:rsidR="00777ED4" w:rsidRDefault="00777ED4" w:rsidP="00777ED4"/>
    <w:p w14:paraId="497C5FE1" w14:textId="77777777" w:rsidR="00777ED4" w:rsidRDefault="00777ED4" w:rsidP="002A5283">
      <w:pPr>
        <w:pStyle w:val="Heading1"/>
        <w:rPr>
          <w:sz w:val="36"/>
          <w:szCs w:val="36"/>
        </w:rPr>
      </w:pPr>
    </w:p>
    <w:p w14:paraId="21EBA155" w14:textId="13E6138F" w:rsidR="00AA4550" w:rsidRDefault="00AA4550" w:rsidP="002A5283">
      <w:pPr>
        <w:pStyle w:val="Heading1"/>
        <w:rPr>
          <w:sz w:val="36"/>
          <w:szCs w:val="36"/>
        </w:rPr>
      </w:pPr>
      <w:bookmarkStart w:id="133" w:name="_Toc230252260"/>
      <w:r w:rsidRPr="004E48D9">
        <w:rPr>
          <w:sz w:val="36"/>
          <w:szCs w:val="36"/>
        </w:rPr>
        <w:t xml:space="preserve">Technical Architecture </w:t>
      </w:r>
      <w:r w:rsidR="00BE69E0">
        <w:rPr>
          <w:sz w:val="36"/>
          <w:szCs w:val="36"/>
        </w:rPr>
        <w:t>(TA)</w:t>
      </w:r>
      <w:bookmarkEnd w:id="133"/>
    </w:p>
    <w:p w14:paraId="08FD1316" w14:textId="1250C112" w:rsidR="00E57317" w:rsidRPr="0008636C" w:rsidRDefault="00E57317" w:rsidP="00B81207">
      <w:pPr>
        <w:pStyle w:val="Heading2"/>
      </w:pPr>
      <w:bookmarkStart w:id="134" w:name="_Toc230252261"/>
      <w:r w:rsidRPr="0008636C">
        <w:t>Technical Infrastructure Management</w:t>
      </w:r>
      <w:bookmarkEnd w:id="134"/>
      <w:r w:rsidRPr="0008636C">
        <w:t xml:space="preserve"> </w:t>
      </w:r>
    </w:p>
    <w:p w14:paraId="50A066FC" w14:textId="281DDAD8" w:rsidR="00790AB9" w:rsidRPr="00D51612" w:rsidRDefault="00790AB9" w:rsidP="0008636C">
      <w:pPr>
        <w:pStyle w:val="Heading3"/>
      </w:pPr>
      <w:bookmarkStart w:id="135" w:name="_Toc230252262"/>
      <w:r w:rsidRPr="00D51612">
        <w:t xml:space="preserve">Table </w:t>
      </w:r>
      <w:r w:rsidR="00463893">
        <w:t>31</w:t>
      </w:r>
      <w:r w:rsidRPr="00D51612">
        <w:t xml:space="preserve">: Aspect </w:t>
      </w:r>
      <w:r w:rsidR="00C11E31">
        <w:t>–</w:t>
      </w:r>
      <w:r w:rsidRPr="00D51612">
        <w:t xml:space="preserve"> </w:t>
      </w:r>
      <w:r w:rsidR="00C8155D" w:rsidRPr="00D51612">
        <w:t>Compute and Storage</w:t>
      </w:r>
      <w:bookmarkEnd w:id="135"/>
      <w:r w:rsidR="00C8155D" w:rsidRPr="00D51612">
        <w:t> </w:t>
      </w:r>
    </w:p>
    <w:p w14:paraId="349BABFD" w14:textId="1901262E" w:rsidR="00790AB9" w:rsidRDefault="008F14BE" w:rsidP="00790AB9">
      <w:pPr>
        <w:rPr>
          <w:rFonts w:ascii="Aptos Narrow" w:hAnsi="Aptos Narrow"/>
          <w:i/>
          <w:iCs/>
          <w:color w:val="000000"/>
        </w:rPr>
      </w:pPr>
      <w:r w:rsidRPr="008F14BE">
        <w:rPr>
          <w:rFonts w:ascii="Aptos Narrow" w:hAnsi="Aptos Narrow"/>
          <w:i/>
          <w:iCs/>
          <w:color w:val="000000"/>
        </w:rPr>
        <w:t>Does the M</w:t>
      </w:r>
      <w:r>
        <w:rPr>
          <w:rFonts w:ascii="Aptos Narrow" w:hAnsi="Aptos Narrow"/>
          <w:i/>
          <w:iCs/>
          <w:color w:val="000000"/>
        </w:rPr>
        <w:t>edicaid Enterprise System</w:t>
      </w:r>
      <w:r w:rsidRPr="008F14BE">
        <w:rPr>
          <w:rFonts w:ascii="Aptos Narrow" w:hAnsi="Aptos Narrow"/>
          <w:i/>
          <w:iCs/>
          <w:color w:val="000000"/>
        </w:rPr>
        <w:t> have servers on premise, hybrid, or cloud with routine, scheduled backup? </w:t>
      </w:r>
    </w:p>
    <w:tbl>
      <w:tblPr>
        <w:tblW w:w="5409" w:type="pct"/>
        <w:tblLayout w:type="fixed"/>
        <w:tblCellMar>
          <w:left w:w="14" w:type="dxa"/>
          <w:right w:w="14" w:type="dxa"/>
        </w:tblCellMar>
        <w:tblLook w:val="0420" w:firstRow="1" w:lastRow="0" w:firstColumn="0" w:lastColumn="0" w:noHBand="0" w:noVBand="1"/>
        <w:tblCaption w:val="Table 31: Aspect – Compute and Storage"/>
        <w:tblDescription w:val="Table 31 provides five levels of maturity criteria and suggested documentation for the aspect – Compute and Storage, within the Technical Architecture (TA) Maturity Criteria."/>
      </w:tblPr>
      <w:tblGrid>
        <w:gridCol w:w="1699"/>
        <w:gridCol w:w="2462"/>
        <w:gridCol w:w="2462"/>
        <w:gridCol w:w="2462"/>
        <w:gridCol w:w="2462"/>
        <w:gridCol w:w="2462"/>
      </w:tblGrid>
      <w:tr w:rsidR="00790AB9" w:rsidRPr="006A5E60" w14:paraId="63E40730" w14:textId="77777777" w:rsidTr="00EF2B26">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321C59A"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1A683BB"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1: </w:t>
            </w:r>
            <w:r w:rsidRPr="006A5E6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C186E27"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2: </w:t>
            </w:r>
          </w:p>
          <w:p w14:paraId="5046CA79"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6D26AFC"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3: </w:t>
            </w:r>
            <w:r w:rsidRPr="006A5E6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5F1606"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4: </w:t>
            </w:r>
            <w:r w:rsidRPr="006A5E6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7DC9ACE"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5: </w:t>
            </w:r>
          </w:p>
          <w:p w14:paraId="352B9446" w14:textId="77777777" w:rsidR="00790AB9" w:rsidRPr="006A5E60" w:rsidRDefault="00790AB9"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Optimized</w:t>
            </w:r>
          </w:p>
        </w:tc>
      </w:tr>
      <w:tr w:rsidR="00840E8B" w:rsidRPr="006A5E60" w14:paraId="0B27ADAE" w14:textId="77777777" w:rsidTr="00EF2B26">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DF49A66" w14:textId="3D733F76" w:rsidR="00840E8B" w:rsidRPr="00840E8B" w:rsidRDefault="00840E8B" w:rsidP="00840E8B">
            <w:pPr>
              <w:pStyle w:val="TableText"/>
              <w:keepNext/>
              <w:keepLines/>
              <w:rPr>
                <w:rFonts w:ascii="Aptos Narrow" w:hAnsi="Aptos Narrow"/>
                <w:b/>
                <w:sz w:val="24"/>
                <w:szCs w:val="24"/>
              </w:rPr>
            </w:pPr>
            <w:r w:rsidRPr="00840E8B">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D83003" w14:textId="0E48FBB1" w:rsidR="00840E8B" w:rsidRPr="00840E8B" w:rsidRDefault="00840E8B" w:rsidP="00840E8B">
            <w:pPr>
              <w:pStyle w:val="TableText"/>
              <w:rPr>
                <w:ins w:id="136" w:author="Shelley Lucas" w:date="2026-05-07T14:08:00Z" w16du:dateUtc="2026-05-07T19:08:00Z"/>
                <w:rFonts w:ascii="Aptos Narrow" w:hAnsi="Aptos Narrow"/>
                <w:color w:val="000000"/>
                <w:sz w:val="24"/>
                <w:szCs w:val="24"/>
              </w:rPr>
            </w:pPr>
            <w:ins w:id="137" w:author="Sean M Mahoney" w:date="2026-05-06T14:15:00Z">
              <w:r w:rsidRPr="00840E8B">
                <w:rPr>
                  <w:rFonts w:ascii="Aptos Narrow" w:hAnsi="Aptos Narrow"/>
                  <w:color w:val="000000"/>
                  <w:sz w:val="24"/>
                  <w:szCs w:val="24"/>
                </w:rPr>
                <w:t xml:space="preserve">The MES runs on physical servers with no virtualization, no automation, and no defined backup schedule. </w:t>
              </w:r>
            </w:ins>
          </w:p>
          <w:p w14:paraId="01D7D1C2" w14:textId="77777777" w:rsidR="00840E8B" w:rsidRPr="00840E8B" w:rsidRDefault="00840E8B" w:rsidP="00840E8B">
            <w:pPr>
              <w:pStyle w:val="TableText"/>
              <w:rPr>
                <w:ins w:id="138" w:author="Shelley Lucas" w:date="2026-05-07T14:08:00Z" w16du:dateUtc="2026-05-07T19:08:00Z"/>
                <w:rFonts w:ascii="Aptos Narrow" w:hAnsi="Aptos Narrow"/>
                <w:color w:val="000000"/>
                <w:sz w:val="24"/>
                <w:szCs w:val="24"/>
              </w:rPr>
            </w:pPr>
          </w:p>
          <w:p w14:paraId="6BD40C59" w14:textId="7DD224B9" w:rsidR="00840E8B" w:rsidRPr="00840E8B" w:rsidRDefault="00840E8B" w:rsidP="00840E8B">
            <w:pPr>
              <w:pStyle w:val="TableText"/>
              <w:rPr>
                <w:rFonts w:ascii="Aptos Narrow" w:hAnsi="Aptos Narrow"/>
                <w:color w:val="000000"/>
                <w:sz w:val="24"/>
                <w:szCs w:val="24"/>
              </w:rPr>
            </w:pPr>
            <w:ins w:id="139" w:author="Sean M Mahoney" w:date="2026-05-06T14:15:00Z">
              <w:r w:rsidRPr="00840E8B">
                <w:rPr>
                  <w:rFonts w:ascii="Aptos Narrow" w:hAnsi="Aptos Narrow"/>
                  <w:color w:val="000000"/>
                  <w:sz w:val="24"/>
                  <w:szCs w:val="24"/>
                </w:rPr>
                <w:t>Storage and backups are handled ad hoc and manually, with no consistent process for capacity planning or recovery.</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B42B613" w14:textId="6F1541B6" w:rsidR="00840E8B" w:rsidRPr="00840E8B" w:rsidRDefault="00840E8B" w:rsidP="00840E8B">
            <w:pPr>
              <w:pStyle w:val="TableText"/>
              <w:rPr>
                <w:ins w:id="140" w:author="Shelley Lucas" w:date="2026-05-07T14:09:00Z" w16du:dateUtc="2026-05-07T19:09:00Z"/>
                <w:rFonts w:ascii="Aptos Narrow" w:hAnsi="Aptos Narrow"/>
                <w:color w:val="000000"/>
                <w:sz w:val="24"/>
                <w:szCs w:val="24"/>
              </w:rPr>
            </w:pPr>
            <w:ins w:id="141" w:author="Sean M Mahoney" w:date="2026-05-06T14:15:00Z">
              <w:r w:rsidRPr="00840E8B">
                <w:rPr>
                  <w:rFonts w:ascii="Aptos Narrow" w:hAnsi="Aptos Narrow"/>
                  <w:color w:val="000000"/>
                  <w:sz w:val="24"/>
                  <w:szCs w:val="24"/>
                </w:rPr>
                <w:t xml:space="preserve">The MES uses some virtualization, and storage and backups are performed on a defined schedule. </w:t>
              </w:r>
            </w:ins>
          </w:p>
          <w:p w14:paraId="2DB3191C" w14:textId="77777777" w:rsidR="00840E8B" w:rsidRPr="00840E8B" w:rsidRDefault="00840E8B" w:rsidP="00840E8B">
            <w:pPr>
              <w:pStyle w:val="TableText"/>
              <w:rPr>
                <w:ins w:id="142" w:author="Shelley Lucas" w:date="2026-05-07T14:09:00Z" w16du:dateUtc="2026-05-07T19:09:00Z"/>
                <w:rFonts w:ascii="Aptos Narrow" w:hAnsi="Aptos Narrow"/>
                <w:color w:val="000000"/>
                <w:sz w:val="24"/>
                <w:szCs w:val="24"/>
              </w:rPr>
            </w:pPr>
          </w:p>
          <w:p w14:paraId="40EAB59B" w14:textId="327E2DE3" w:rsidR="00840E8B" w:rsidRPr="00840E8B" w:rsidRDefault="00840E8B" w:rsidP="00840E8B">
            <w:pPr>
              <w:pStyle w:val="TableText"/>
              <w:rPr>
                <w:rFonts w:ascii="Aptos Narrow" w:hAnsi="Aptos Narrow"/>
                <w:color w:val="000000"/>
                <w:sz w:val="24"/>
                <w:szCs w:val="24"/>
              </w:rPr>
            </w:pPr>
            <w:ins w:id="143" w:author="Sean M Mahoney" w:date="2026-05-06T14:15:00Z">
              <w:r w:rsidRPr="00840E8B">
                <w:rPr>
                  <w:rFonts w:ascii="Aptos Narrow" w:hAnsi="Aptos Narrow"/>
                  <w:color w:val="000000"/>
                  <w:sz w:val="24"/>
                  <w:szCs w:val="24"/>
                </w:rPr>
                <w:t>However, servers are still provisioned manually, configurations are not standardized, and there is no automation to manage growth or enforce consistency.</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6F08568" w14:textId="6DB5DFDE" w:rsidR="00840E8B" w:rsidRPr="00840E8B" w:rsidRDefault="00840E8B" w:rsidP="00840E8B">
            <w:pPr>
              <w:pStyle w:val="TableText"/>
              <w:rPr>
                <w:ins w:id="144" w:author="Shelley Lucas" w:date="2026-05-07T14:10:00Z" w16du:dateUtc="2026-05-07T19:10:00Z"/>
                <w:rFonts w:ascii="Aptos Narrow" w:hAnsi="Aptos Narrow"/>
                <w:color w:val="000000"/>
                <w:sz w:val="24"/>
                <w:szCs w:val="24"/>
              </w:rPr>
            </w:pPr>
            <w:ins w:id="145" w:author="Sean M Mahoney" w:date="2026-05-06T14:15:00Z">
              <w:r w:rsidRPr="00840E8B">
                <w:rPr>
                  <w:rFonts w:ascii="Aptos Narrow" w:hAnsi="Aptos Narrow"/>
                  <w:color w:val="000000"/>
                  <w:sz w:val="24"/>
                  <w:szCs w:val="24"/>
                </w:rPr>
                <w:t xml:space="preserve">The majority of the MES runs in cloud environments, with resources provisioned through standard configurations and scripting and backups automated. </w:t>
              </w:r>
            </w:ins>
          </w:p>
          <w:p w14:paraId="3E08D215" w14:textId="77777777" w:rsidR="00840E8B" w:rsidRPr="00840E8B" w:rsidRDefault="00840E8B" w:rsidP="00840E8B">
            <w:pPr>
              <w:pStyle w:val="TableText"/>
              <w:rPr>
                <w:ins w:id="146" w:author="Shelley Lucas" w:date="2026-05-07T14:10:00Z" w16du:dateUtc="2026-05-07T19:10:00Z"/>
                <w:rFonts w:ascii="Aptos Narrow" w:hAnsi="Aptos Narrow"/>
                <w:color w:val="000000"/>
                <w:sz w:val="24"/>
                <w:szCs w:val="24"/>
              </w:rPr>
            </w:pPr>
          </w:p>
          <w:p w14:paraId="0745DE25" w14:textId="52F938E7" w:rsidR="00840E8B" w:rsidRPr="00840E8B" w:rsidRDefault="00840E8B" w:rsidP="00840E8B">
            <w:pPr>
              <w:pStyle w:val="TableText"/>
              <w:rPr>
                <w:rFonts w:ascii="Aptos Narrow" w:hAnsi="Aptos Narrow"/>
                <w:color w:val="000000"/>
                <w:sz w:val="24"/>
                <w:szCs w:val="24"/>
              </w:rPr>
            </w:pPr>
            <w:ins w:id="147" w:author="Sean M Mahoney" w:date="2026-05-06T14:15:00Z">
              <w:r w:rsidRPr="00840E8B">
                <w:rPr>
                  <w:rFonts w:ascii="Aptos Narrow" w:hAnsi="Aptos Narrow"/>
                  <w:color w:val="000000"/>
                  <w:sz w:val="24"/>
                  <w:szCs w:val="24"/>
                </w:rPr>
                <w:t>Governance over those configurations is not yet formalized, and storage growth, retention, and cost are not actively managed against defined thresholds.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D9FEFF4" w14:textId="2534852B" w:rsidR="00840E8B" w:rsidRPr="00840E8B" w:rsidRDefault="00840E8B" w:rsidP="00840E8B">
            <w:pPr>
              <w:pStyle w:val="TableText"/>
              <w:rPr>
                <w:ins w:id="148" w:author="Shelley Lucas" w:date="2026-05-07T14:21:00Z" w16du:dateUtc="2026-05-07T19:21:00Z"/>
                <w:rFonts w:ascii="Aptos Narrow" w:hAnsi="Aptos Narrow"/>
                <w:color w:val="000000"/>
                <w:sz w:val="24"/>
                <w:szCs w:val="24"/>
              </w:rPr>
            </w:pPr>
            <w:ins w:id="149" w:author="Sean M Mahoney" w:date="2026-05-06T14:15:00Z">
              <w:r w:rsidRPr="00840E8B">
                <w:rPr>
                  <w:rFonts w:ascii="Aptos Narrow" w:hAnsi="Aptos Narrow"/>
                  <w:color w:val="000000"/>
                  <w:sz w:val="24"/>
                  <w:szCs w:val="24"/>
                </w:rPr>
                <w:t xml:space="preserve">The MES operates in cloud environments governed through standardized processes, with automation managing storage and backups for growth, volume, and retention. </w:t>
              </w:r>
            </w:ins>
          </w:p>
          <w:p w14:paraId="3E2B6FD3" w14:textId="77777777" w:rsidR="00840E8B" w:rsidRPr="00840E8B" w:rsidRDefault="00840E8B" w:rsidP="00840E8B">
            <w:pPr>
              <w:pStyle w:val="TableText"/>
              <w:rPr>
                <w:ins w:id="150" w:author="Shelley Lucas" w:date="2026-05-07T14:21:00Z" w16du:dateUtc="2026-05-07T19:21:00Z"/>
                <w:rFonts w:ascii="Aptos Narrow" w:hAnsi="Aptos Narrow"/>
                <w:color w:val="000000"/>
                <w:sz w:val="24"/>
                <w:szCs w:val="24"/>
              </w:rPr>
            </w:pPr>
          </w:p>
          <w:p w14:paraId="1E67D4F6" w14:textId="2A9913F9" w:rsidR="00840E8B" w:rsidRPr="00840E8B" w:rsidRDefault="00840E8B" w:rsidP="00840E8B">
            <w:pPr>
              <w:pStyle w:val="TableText"/>
              <w:rPr>
                <w:rFonts w:ascii="Aptos Narrow" w:hAnsi="Aptos Narrow"/>
                <w:color w:val="000000"/>
                <w:sz w:val="24"/>
                <w:szCs w:val="24"/>
              </w:rPr>
            </w:pPr>
            <w:ins w:id="151" w:author="Sean M Mahoney" w:date="2026-05-06T14:15:00Z">
              <w:r w:rsidRPr="00840E8B">
                <w:rPr>
                  <w:rFonts w:ascii="Aptos Narrow" w:hAnsi="Aptos Narrow"/>
                  <w:color w:val="000000"/>
                  <w:sz w:val="24"/>
                  <w:szCs w:val="24"/>
                </w:rPr>
                <w:t>Backups are not yet immutable by default, and cost and capacity thresholds are not formally defined or reviewed on a regular cadence.</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4163434" w14:textId="50043D70" w:rsidR="00840E8B" w:rsidRPr="00840E8B" w:rsidRDefault="00840E8B" w:rsidP="00840E8B">
            <w:pPr>
              <w:pStyle w:val="TableText"/>
              <w:rPr>
                <w:ins w:id="152" w:author="Shelley Lucas" w:date="2026-05-07T14:21:00Z" w16du:dateUtc="2026-05-07T19:21:00Z"/>
                <w:rFonts w:ascii="Aptos Narrow" w:hAnsi="Aptos Narrow"/>
                <w:color w:val="000000"/>
                <w:sz w:val="24"/>
                <w:szCs w:val="24"/>
              </w:rPr>
            </w:pPr>
            <w:ins w:id="153" w:author="Sean M Mahoney" w:date="2026-05-06T14:15:00Z">
              <w:r w:rsidRPr="00840E8B">
                <w:rPr>
                  <w:rFonts w:ascii="Aptos Narrow" w:hAnsi="Aptos Narrow"/>
                  <w:color w:val="000000"/>
                  <w:sz w:val="24"/>
                  <w:szCs w:val="24"/>
                </w:rPr>
                <w:t xml:space="preserve">The MES runs on cloud compute and hosting infrastructure across environments, with immutable backups retained per a defined schedule and compute and storage usage governed by cost and capacity thresholds that are regularly reviewed. </w:t>
              </w:r>
            </w:ins>
          </w:p>
          <w:p w14:paraId="70E90517" w14:textId="77777777" w:rsidR="00840E8B" w:rsidRPr="00840E8B" w:rsidRDefault="00840E8B" w:rsidP="00840E8B">
            <w:pPr>
              <w:pStyle w:val="TableText"/>
              <w:rPr>
                <w:ins w:id="154" w:author="Shelley Lucas" w:date="2026-05-07T14:21:00Z" w16du:dateUtc="2026-05-07T19:21:00Z"/>
                <w:rFonts w:ascii="Aptos Narrow" w:hAnsi="Aptos Narrow"/>
                <w:color w:val="000000"/>
                <w:sz w:val="24"/>
                <w:szCs w:val="24"/>
              </w:rPr>
            </w:pPr>
          </w:p>
          <w:p w14:paraId="10619898" w14:textId="4219C00A" w:rsidR="00840E8B" w:rsidRPr="00840E8B" w:rsidRDefault="00840E8B" w:rsidP="00840E8B">
            <w:pPr>
              <w:pStyle w:val="TableText"/>
              <w:rPr>
                <w:rFonts w:ascii="Aptos Narrow" w:hAnsi="Aptos Narrow"/>
                <w:color w:val="000000"/>
                <w:sz w:val="24"/>
                <w:szCs w:val="24"/>
              </w:rPr>
            </w:pPr>
            <w:ins w:id="155" w:author="Sean M Mahoney" w:date="2026-05-06T14:15:00Z">
              <w:r w:rsidRPr="00840E8B">
                <w:rPr>
                  <w:rFonts w:ascii="Aptos Narrow" w:hAnsi="Aptos Narrow"/>
                  <w:color w:val="000000"/>
                  <w:sz w:val="24"/>
                  <w:szCs w:val="24"/>
                </w:rPr>
                <w:t>There are no manual provisioning dependencies, no ungoverned configurations, and no unmonitored consumption — capacity, cost, and recoverability are continuously managed.</w:t>
              </w:r>
            </w:ins>
          </w:p>
        </w:tc>
      </w:tr>
      <w:tr w:rsidR="00840E8B" w:rsidRPr="006A5E60" w14:paraId="568789F2" w14:textId="77777777" w:rsidTr="00EF2B26">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A2708F7" w14:textId="77777777" w:rsidR="00923D87" w:rsidRDefault="00840E8B" w:rsidP="00840E8B">
            <w:pPr>
              <w:pStyle w:val="TableText"/>
              <w:rPr>
                <w:rFonts w:ascii="Aptos Narrow" w:hAnsi="Aptos Narrow"/>
                <w:b/>
                <w:sz w:val="24"/>
                <w:szCs w:val="24"/>
              </w:rPr>
            </w:pPr>
            <w:commentRangeStart w:id="156"/>
            <w:del w:id="157" w:author="Shelley Lucas" w:date="2026-05-06T14:29:00Z" w16du:dateUtc="2026-05-06T19:29:00Z">
              <w:r w:rsidRPr="00840E8B">
                <w:rPr>
                  <w:rFonts w:ascii="Aptos Narrow" w:hAnsi="Aptos Narrow"/>
                  <w:b/>
                  <w:sz w:val="24"/>
                  <w:szCs w:val="24"/>
                </w:rPr>
                <w:delText>Suggested Evidence</w:delText>
              </w:r>
            </w:del>
            <w:r w:rsidRPr="00840E8B">
              <w:rPr>
                <w:rFonts w:ascii="Aptos Narrow" w:hAnsi="Aptos Narrow"/>
                <w:b/>
                <w:sz w:val="24"/>
                <w:szCs w:val="24"/>
              </w:rPr>
              <w:t xml:space="preserve">Suggested Documentation </w:t>
            </w:r>
          </w:p>
          <w:p w14:paraId="767A9216" w14:textId="77777777" w:rsidR="00923D87" w:rsidRDefault="00923D87" w:rsidP="00840E8B">
            <w:pPr>
              <w:pStyle w:val="TableText"/>
              <w:rPr>
                <w:rFonts w:ascii="Aptos Narrow" w:hAnsi="Aptos Narrow"/>
                <w:b/>
                <w:sz w:val="24"/>
                <w:szCs w:val="24"/>
              </w:rPr>
            </w:pPr>
            <w:r>
              <w:rPr>
                <w:rFonts w:ascii="Aptos Narrow" w:hAnsi="Aptos Narrow"/>
                <w:b/>
                <w:sz w:val="24"/>
                <w:szCs w:val="24"/>
              </w:rPr>
              <w:t xml:space="preserve"> </w:t>
            </w:r>
          </w:p>
          <w:commentRangeEnd w:id="156"/>
          <w:p w14:paraId="78944776" w14:textId="468FE9AF" w:rsidR="001D673F" w:rsidRDefault="00840E8B" w:rsidP="00840E8B">
            <w:pPr>
              <w:pStyle w:val="TableText"/>
              <w:rPr>
                <w:rFonts w:ascii="Aptos Narrow" w:hAnsi="Aptos Narrow"/>
                <w:b/>
                <w:sz w:val="24"/>
                <w:szCs w:val="24"/>
              </w:rPr>
            </w:pPr>
            <w:r>
              <w:rPr>
                <w:rStyle w:val="CommentReference"/>
                <w:rFonts w:ascii="Aptos Narrow" w:hAnsi="Aptos Narrow"/>
                <w:b/>
                <w:sz w:val="24"/>
                <w:szCs w:val="24"/>
              </w:rPr>
              <w:lastRenderedPageBreak/>
              <w:commentReference w:id="156"/>
            </w:r>
            <w:r w:rsidR="00923D87">
              <w:rPr>
                <w:rFonts w:ascii="Aptos Narrow" w:hAnsi="Aptos Narrow"/>
                <w:b/>
                <w:sz w:val="24"/>
                <w:szCs w:val="24"/>
              </w:rPr>
              <w:t xml:space="preserve"> </w:t>
            </w:r>
            <w:ins w:id="158" w:author="Shelley Lucas" w:date="2026-05-07T14:19:00Z" w16du:dateUtc="2026-05-07T19:19:00Z">
              <w:r w:rsidRPr="00840E8B">
                <w:rPr>
                  <w:rFonts w:ascii="Aptos Narrow" w:hAnsi="Aptos Narrow"/>
                  <w:b/>
                  <w:sz w:val="24"/>
                  <w:szCs w:val="24"/>
                </w:rPr>
                <w:t xml:space="preserve"> </w:t>
              </w:r>
            </w:ins>
          </w:p>
          <w:p w14:paraId="31994A86" w14:textId="77777777" w:rsidR="001D673F" w:rsidRDefault="001D673F" w:rsidP="00840E8B">
            <w:pPr>
              <w:pStyle w:val="TableText"/>
              <w:rPr>
                <w:rFonts w:ascii="Aptos Narrow" w:hAnsi="Aptos Narrow"/>
                <w:b/>
                <w:sz w:val="24"/>
                <w:szCs w:val="24"/>
              </w:rPr>
            </w:pPr>
          </w:p>
          <w:p w14:paraId="253CA19C" w14:textId="70273867" w:rsidR="00840E8B" w:rsidRPr="00840E8B" w:rsidRDefault="00840E8B" w:rsidP="00840E8B">
            <w:pPr>
              <w:pStyle w:val="TableText"/>
              <w:rPr>
                <w:rFonts w:ascii="Aptos Narrow" w:hAnsi="Aptos Narrow"/>
                <w:b/>
                <w:sz w:val="24"/>
                <w:szCs w:val="24"/>
              </w:rPr>
            </w:pPr>
          </w:p>
          <w:p w14:paraId="2210AA53" w14:textId="77777777" w:rsidR="00840E8B" w:rsidRPr="00840E8B" w:rsidRDefault="00840E8B" w:rsidP="00840E8B">
            <w:pPr>
              <w:jc w:val="center"/>
              <w:rPr>
                <w:rFonts w:ascii="Aptos Narrow" w:hAnsi="Aptos Narrow"/>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9E4CB9B" w14:textId="4BC10597" w:rsidR="00840E8B" w:rsidRPr="00840E8B" w:rsidRDefault="00840E8B" w:rsidP="00840E8B">
            <w:pPr>
              <w:pStyle w:val="Tablebullet1"/>
              <w:rPr>
                <w:del w:id="159" w:author="Sean M Mahoney" w:date="2026-05-06T13:08:00Z" w16du:dateUtc="2026-05-06T17:08:00Z"/>
                <w:rFonts w:ascii="Aptos Narrow" w:hAnsi="Aptos Narrow"/>
                <w:sz w:val="24"/>
                <w:szCs w:val="24"/>
              </w:rPr>
            </w:pPr>
            <w:del w:id="160" w:author="Sean M Mahoney" w:date="2026-05-06T13:08:00Z" w16du:dateUtc="2026-05-06T17:08:00Z">
              <w:r w:rsidRPr="00840E8B">
                <w:rPr>
                  <w:rFonts w:ascii="Aptos Narrow" w:hAnsi="Aptos Narrow"/>
                  <w:sz w:val="24"/>
                  <w:szCs w:val="24"/>
                </w:rPr>
                <w:lastRenderedPageBreak/>
                <w:delText>Infrastructure diagrams</w:delText>
              </w:r>
            </w:del>
          </w:p>
          <w:p w14:paraId="21E81D1A"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Server inventory</w:t>
            </w:r>
          </w:p>
          <w:p w14:paraId="1CFCB8C1" w14:textId="07D95C1D"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Operations documentation</w:t>
            </w:r>
          </w:p>
          <w:p w14:paraId="4C81ABC1"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Backup Logs</w:t>
            </w:r>
          </w:p>
          <w:p w14:paraId="74630505" w14:textId="4BE30768"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Backup procedures.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A202DE1" w14:textId="77777777" w:rsidR="00840E8B" w:rsidRPr="00840E8B" w:rsidRDefault="00840E8B" w:rsidP="00840E8B">
            <w:pPr>
              <w:pStyle w:val="Tablebullet1"/>
              <w:rPr>
                <w:del w:id="161" w:author="Sean M Mahoney" w:date="2026-05-06T13:08:00Z" w16du:dateUtc="2026-05-06T17:08:00Z"/>
                <w:rFonts w:ascii="Aptos Narrow" w:hAnsi="Aptos Narrow"/>
                <w:sz w:val="24"/>
                <w:szCs w:val="24"/>
              </w:rPr>
            </w:pPr>
            <w:del w:id="162" w:author="Sean M Mahoney" w:date="2026-05-06T13:08:00Z" w16du:dateUtc="2026-05-06T17:08:00Z">
              <w:r w:rsidRPr="00840E8B">
                <w:rPr>
                  <w:rFonts w:ascii="Aptos Narrow" w:hAnsi="Aptos Narrow"/>
                  <w:sz w:val="24"/>
                  <w:szCs w:val="24"/>
                </w:rPr>
                <w:lastRenderedPageBreak/>
                <w:delText>Infrastructure diagrams</w:delText>
              </w:r>
            </w:del>
          </w:p>
          <w:p w14:paraId="327A4F53"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Server inventory</w:t>
            </w:r>
          </w:p>
          <w:p w14:paraId="61DB6655" w14:textId="1941FEA4"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Operations documentation</w:t>
            </w:r>
          </w:p>
          <w:p w14:paraId="69C52C8C"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Storage/Backup schedules</w:t>
            </w:r>
          </w:p>
          <w:p w14:paraId="15C48CFA" w14:textId="71DB3F28"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Operations procedures /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B806EBE" w14:textId="564BFA2D"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Architecture Diagram</w:t>
            </w:r>
          </w:p>
          <w:p w14:paraId="3A4BAEB4" w14:textId="0733ED7C" w:rsidR="00840E8B" w:rsidRPr="00840E8B" w:rsidRDefault="00840E8B" w:rsidP="00840E8B">
            <w:pPr>
              <w:pStyle w:val="Tablebullet1"/>
              <w:rPr>
                <w:rFonts w:ascii="Aptos Narrow" w:hAnsi="Aptos Narrow"/>
                <w:sz w:val="24"/>
                <w:szCs w:val="24"/>
              </w:rPr>
            </w:pPr>
            <w:ins w:id="163" w:author="Sean M Mahoney" w:date="2026-05-06T13:53:00Z" w16du:dateUtc="2026-05-06T17:53:00Z">
              <w:r w:rsidRPr="00840E8B">
                <w:rPr>
                  <w:rFonts w:ascii="Aptos Narrow" w:hAnsi="Aptos Narrow"/>
                  <w:sz w:val="24"/>
                  <w:szCs w:val="24"/>
                </w:rPr>
                <w:t xml:space="preserve">Backup </w:t>
              </w:r>
            </w:ins>
            <w:r w:rsidRPr="00840E8B">
              <w:rPr>
                <w:rFonts w:ascii="Aptos Narrow" w:hAnsi="Aptos Narrow"/>
                <w:sz w:val="24"/>
                <w:szCs w:val="24"/>
              </w:rPr>
              <w:t xml:space="preserve">Retention </w:t>
            </w:r>
            <w:del w:id="164" w:author="Sean M Mahoney" w:date="2026-05-06T13:53:00Z" w16du:dateUtc="2026-05-06T17:53:00Z">
              <w:r w:rsidRPr="00840E8B">
                <w:rPr>
                  <w:rFonts w:ascii="Aptos Narrow" w:hAnsi="Aptos Narrow"/>
                  <w:sz w:val="24"/>
                  <w:szCs w:val="24"/>
                </w:rPr>
                <w:delText>Documentation</w:delText>
              </w:r>
            </w:del>
            <w:ins w:id="165" w:author="Sean M Mahoney" w:date="2026-05-06T13:53:00Z" w16du:dateUtc="2026-05-06T17:53:00Z">
              <w:r w:rsidRPr="00840E8B">
                <w:rPr>
                  <w:rFonts w:ascii="Aptos Narrow" w:hAnsi="Aptos Narrow"/>
                  <w:sz w:val="24"/>
                  <w:szCs w:val="24"/>
                </w:rPr>
                <w:t>Policy</w:t>
              </w:r>
            </w:ins>
          </w:p>
          <w:p w14:paraId="20899F4B" w14:textId="375CC9B8"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Operations procedures / documentation</w:t>
            </w:r>
          </w:p>
          <w:p w14:paraId="3061058C" w14:textId="3B143129" w:rsidR="00840E8B" w:rsidRPr="00840E8B" w:rsidRDefault="00840E8B" w:rsidP="00840E8B">
            <w:pPr>
              <w:pStyle w:val="Tablebullet1"/>
              <w:numPr>
                <w:ilvl w:val="0"/>
                <w:numId w:val="0"/>
              </w:numPr>
              <w:ind w:left="360"/>
              <w:rPr>
                <w:rFonts w:ascii="Aptos Narrow" w:hAnsi="Aptos Narrow"/>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8D17FA9"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Automation documentation</w:t>
            </w:r>
          </w:p>
          <w:p w14:paraId="1D596AA3"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Cost / Utilization metrics</w:t>
            </w:r>
          </w:p>
          <w:p w14:paraId="764A9D0D" w14:textId="203EA1F0"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Documentation of reviews and decisions made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6D5E764"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Architecture Diagrams</w:t>
            </w:r>
          </w:p>
          <w:p w14:paraId="55EF638B" w14:textId="28072533"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 xml:space="preserve">System documentation </w:t>
            </w:r>
          </w:p>
          <w:p w14:paraId="5B7B0936" w14:textId="77777777"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lastRenderedPageBreak/>
              <w:t xml:space="preserve">Storage and backup documentation </w:t>
            </w:r>
          </w:p>
          <w:p w14:paraId="13187A99" w14:textId="07E964A4" w:rsidR="00840E8B" w:rsidRPr="00840E8B" w:rsidRDefault="00840E8B" w:rsidP="00840E8B">
            <w:pPr>
              <w:pStyle w:val="Tablebullet1"/>
              <w:rPr>
                <w:rFonts w:ascii="Aptos Narrow" w:hAnsi="Aptos Narrow"/>
                <w:sz w:val="24"/>
                <w:szCs w:val="24"/>
              </w:rPr>
            </w:pPr>
            <w:r w:rsidRPr="00840E8B">
              <w:rPr>
                <w:rFonts w:ascii="Aptos Narrow" w:hAnsi="Aptos Narrow"/>
                <w:sz w:val="24"/>
                <w:szCs w:val="24"/>
              </w:rPr>
              <w:t>Automation processes</w:t>
            </w:r>
          </w:p>
          <w:p w14:paraId="6CE98B07" w14:textId="37CB7CB9" w:rsidR="00840E8B" w:rsidRPr="00840E8B" w:rsidRDefault="00840E8B" w:rsidP="00840E8B">
            <w:pPr>
              <w:pStyle w:val="Tablebullet1"/>
              <w:numPr>
                <w:ilvl w:val="0"/>
                <w:numId w:val="0"/>
              </w:numPr>
              <w:ind w:left="360"/>
              <w:rPr>
                <w:rFonts w:ascii="Aptos Narrow" w:hAnsi="Aptos Narrow"/>
                <w:sz w:val="24"/>
                <w:szCs w:val="24"/>
              </w:rPr>
            </w:pPr>
          </w:p>
        </w:tc>
      </w:tr>
    </w:tbl>
    <w:p w14:paraId="28C3F33D" w14:textId="77777777" w:rsidR="00790AB9" w:rsidRPr="006A5E60" w:rsidRDefault="00790AB9" w:rsidP="00790AB9"/>
    <w:p w14:paraId="00573B56" w14:textId="524FE29F" w:rsidR="00790AB9" w:rsidRPr="003F1CF8" w:rsidRDefault="00790AB9" w:rsidP="0008636C">
      <w:pPr>
        <w:pStyle w:val="Heading3"/>
      </w:pPr>
      <w:bookmarkStart w:id="166" w:name="_Toc230252263"/>
      <w:r w:rsidRPr="003F1CF8">
        <w:t xml:space="preserve">Table </w:t>
      </w:r>
      <w:r w:rsidR="00463893">
        <w:t>32</w:t>
      </w:r>
      <w:r w:rsidRPr="003F1CF8">
        <w:t xml:space="preserve">: Aspect </w:t>
      </w:r>
      <w:r w:rsidR="00913D38">
        <w:t>–</w:t>
      </w:r>
      <w:r w:rsidRPr="003F1CF8">
        <w:t xml:space="preserve"> </w:t>
      </w:r>
      <w:r w:rsidR="00913D38">
        <w:t xml:space="preserve">Networking and Technical </w:t>
      </w:r>
      <w:r w:rsidR="009920F1">
        <w:t>Recovery</w:t>
      </w:r>
      <w:bookmarkEnd w:id="166"/>
      <w:r w:rsidR="009920F1">
        <w:t xml:space="preserve"> </w:t>
      </w:r>
    </w:p>
    <w:p w14:paraId="2D8C135B" w14:textId="062C32E7" w:rsidR="00790AB9" w:rsidRDefault="00697B4F" w:rsidP="00790AB9">
      <w:pPr>
        <w:rPr>
          <w:i/>
          <w:iCs/>
        </w:rPr>
      </w:pPr>
      <w:r w:rsidRPr="002678C0">
        <w:rPr>
          <w:i/>
          <w:iCs/>
        </w:rPr>
        <w:t>Does the MES have network segmentation that is regularly tested for outages and recovery?</w:t>
      </w:r>
    </w:p>
    <w:tbl>
      <w:tblPr>
        <w:tblW w:w="5409" w:type="pct"/>
        <w:tblLayout w:type="fixed"/>
        <w:tblCellMar>
          <w:left w:w="14" w:type="dxa"/>
          <w:right w:w="14" w:type="dxa"/>
        </w:tblCellMar>
        <w:tblLook w:val="0420" w:firstRow="1" w:lastRow="0" w:firstColumn="0" w:lastColumn="0" w:noHBand="0" w:noVBand="1"/>
        <w:tblCaption w:val="Table 32: Aspect – Networking and Technical Recovery"/>
        <w:tblDescription w:val="Table 32 provides five levels of maturity criteria and suggested documentation for the aspect – Networking and Technical Recovery, within the Technical Architecture (TA) Maturity Criteria."/>
      </w:tblPr>
      <w:tblGrid>
        <w:gridCol w:w="1699"/>
        <w:gridCol w:w="2462"/>
        <w:gridCol w:w="2462"/>
        <w:gridCol w:w="2462"/>
        <w:gridCol w:w="2462"/>
        <w:gridCol w:w="2462"/>
      </w:tblGrid>
      <w:tr w:rsidR="008B1A7F" w:rsidRPr="00B7613F" w14:paraId="1EAC7648" w14:textId="77777777" w:rsidTr="00EF2B26">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57A3A6F"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D207A75"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1: </w:t>
            </w:r>
            <w:r w:rsidRPr="006A5E6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206B4F2"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2: </w:t>
            </w:r>
          </w:p>
          <w:p w14:paraId="7658649A"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8186D18"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3: </w:t>
            </w:r>
            <w:r w:rsidRPr="006A5E6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C1E0305"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4: </w:t>
            </w:r>
            <w:r w:rsidRPr="006A5E6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6668D5D"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5: </w:t>
            </w:r>
          </w:p>
          <w:p w14:paraId="674A0B9D" w14:textId="77777777" w:rsidR="008B1A7F" w:rsidRPr="006A5E60" w:rsidRDefault="008B1A7F" w:rsidP="00F42950">
            <w:pPr>
              <w:pStyle w:val="TableColumnHeading"/>
              <w:keepNext/>
              <w:keepLines/>
              <w:spacing w:before="60" w:after="60"/>
              <w:rPr>
                <w:rFonts w:ascii="Aptos Narrow" w:hAnsi="Aptos Narrow"/>
                <w:sz w:val="24"/>
                <w:szCs w:val="24"/>
              </w:rPr>
            </w:pPr>
            <w:r w:rsidRPr="006A5E60">
              <w:rPr>
                <w:rFonts w:ascii="Aptos Narrow" w:hAnsi="Aptos Narrow"/>
                <w:sz w:val="24"/>
                <w:szCs w:val="24"/>
              </w:rPr>
              <w:t>Optimized</w:t>
            </w:r>
          </w:p>
        </w:tc>
      </w:tr>
      <w:tr w:rsidR="00C73A76" w:rsidRPr="00B7613F" w14:paraId="6785F6B8" w14:textId="77777777" w:rsidTr="00EF2B26">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59425F61" w14:textId="50AD0C98" w:rsidR="00C73A76" w:rsidRPr="00C73A76" w:rsidRDefault="00C73A76" w:rsidP="00C73A76">
            <w:pPr>
              <w:pStyle w:val="TableText"/>
              <w:keepNext/>
              <w:keepLines/>
              <w:rPr>
                <w:rFonts w:ascii="Aptos Narrow" w:hAnsi="Aptos Narrow"/>
                <w:b/>
                <w:sz w:val="24"/>
                <w:szCs w:val="24"/>
              </w:rPr>
            </w:pPr>
            <w:r w:rsidRPr="00C73A76">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251E10E" w14:textId="25DCC3DA" w:rsidR="00C73A76" w:rsidRPr="00C73A76" w:rsidRDefault="00C73A76" w:rsidP="00C73A76">
            <w:pPr>
              <w:pStyle w:val="TableText"/>
              <w:rPr>
                <w:rFonts w:ascii="Aptos Narrow" w:hAnsi="Aptos Narrow"/>
                <w:color w:val="000000"/>
                <w:sz w:val="24"/>
                <w:szCs w:val="24"/>
              </w:rPr>
            </w:pPr>
            <w:ins w:id="167" w:author="Sean M Mahoney" w:date="2026-05-06T14:08:00Z">
              <w:r w:rsidRPr="00C73A76">
                <w:rPr>
                  <w:rFonts w:ascii="Aptos Narrow" w:hAnsi="Aptos Narrow"/>
                  <w:color w:val="000000"/>
                  <w:sz w:val="24"/>
                  <w:szCs w:val="24"/>
                </w:rPr>
                <w:t>The MES operates on a flat network with no segmentation and minimal traffic visibility. There are no defined recovery objectives, no failover capability, and no proactive monitoring — outages are discovered only when users report them and resolved manually.</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A33C799" w14:textId="6CAE3D32" w:rsidR="00C73A76" w:rsidRPr="00C73A76" w:rsidRDefault="00C73A76" w:rsidP="00C73A76">
            <w:pPr>
              <w:pStyle w:val="TableText"/>
              <w:rPr>
                <w:rFonts w:ascii="Aptos Narrow" w:hAnsi="Aptos Narrow"/>
                <w:color w:val="000000"/>
                <w:sz w:val="24"/>
                <w:szCs w:val="24"/>
              </w:rPr>
            </w:pPr>
            <w:ins w:id="168" w:author="Sean M Mahoney" w:date="2026-05-06T14:08:00Z">
              <w:r w:rsidRPr="00C73A76">
                <w:rPr>
                  <w:rFonts w:ascii="Aptos Narrow" w:hAnsi="Aptos Narrow"/>
                  <w:sz w:val="24"/>
                  <w:szCs w:val="24"/>
                </w:rPr>
                <w:t>The MES has basic segmentation separating major workloads, and traffic logs are collected and reviewed periodically. Failover and restoration procedures exist but are not scheduled, not formally tracked, and not tied to defined recovery objectives, leaving recovery times unpredictable.</w:t>
              </w:r>
            </w:ins>
            <w:del w:id="169" w:author="Sean M Mahoney" w:date="2026-05-06T14:08:00Z" w16du:dateUtc="2026-05-06T18:08:00Z">
              <w:r w:rsidRPr="00C73A76" w:rsidDel="00F66F8F">
                <w:rPr>
                  <w:rFonts w:ascii="Aptos Narrow" w:hAnsi="Aptos Narrow"/>
                  <w:sz w:val="24"/>
                  <w:szCs w:val="24"/>
                </w:rPr>
                <w:delText xml:space="preserve"> </w:delText>
              </w:r>
            </w:del>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F7D3FE7" w14:textId="029A138A" w:rsidR="00C73A76" w:rsidRPr="00C73A76" w:rsidRDefault="00C73A76" w:rsidP="00C73A76">
            <w:pPr>
              <w:pStyle w:val="TableText"/>
              <w:rPr>
                <w:rFonts w:ascii="Aptos Narrow" w:hAnsi="Aptos Narrow"/>
                <w:sz w:val="24"/>
                <w:szCs w:val="24"/>
              </w:rPr>
            </w:pPr>
            <w:ins w:id="170" w:author="Sean M Mahoney" w:date="2026-05-06T14:09:00Z">
              <w:r w:rsidRPr="00C73A76">
                <w:rPr>
                  <w:rFonts w:ascii="Aptos Narrow" w:hAnsi="Aptos Narrow"/>
                  <w:sz w:val="24"/>
                  <w:szCs w:val="24"/>
                </w:rPr>
                <w:t>The MES network follows defined design patterns that segment workloads by sensitivity and function, and Recovery Time and Recovery Point Objectives are documented in SLAs. However, monitoring is not continuous, anomaly detection is not in place, and testing is performed only initially rather than on an ongoing schedule.</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095C8D" w14:textId="66EE7AD5" w:rsidR="00C73A76" w:rsidRPr="00C73A76" w:rsidRDefault="00C73A76" w:rsidP="00C73A76">
            <w:pPr>
              <w:pStyle w:val="TableText"/>
              <w:rPr>
                <w:rFonts w:ascii="Aptos Narrow" w:hAnsi="Aptos Narrow"/>
                <w:sz w:val="24"/>
                <w:szCs w:val="24"/>
              </w:rPr>
            </w:pPr>
            <w:ins w:id="171" w:author="Sean M Mahoney" w:date="2026-05-06T14:09:00Z">
              <w:r w:rsidRPr="00C73A76">
                <w:rPr>
                  <w:rFonts w:ascii="Aptos Narrow" w:hAnsi="Aptos Narrow"/>
                  <w:sz w:val="24"/>
                  <w:szCs w:val="24"/>
                </w:rPr>
                <w:t>The MES continuously monitors network traffic against established baselines with anomaly detection, enforces standardized network patterns through governance, and tests failover and restoration on a scheduled basis with SLA performance reported and consistently met. Failover and remediation, however, are not yet automated and still require manual intervention, and the network is not designed around zero-trust principles.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930930B" w14:textId="609FE93E" w:rsidR="00C73A76" w:rsidRPr="00C73A76" w:rsidRDefault="00C73A76" w:rsidP="00C73A76">
            <w:pPr>
              <w:pStyle w:val="TableText"/>
              <w:rPr>
                <w:rFonts w:ascii="Aptos Narrow" w:hAnsi="Aptos Narrow"/>
                <w:sz w:val="24"/>
                <w:szCs w:val="24"/>
              </w:rPr>
            </w:pPr>
            <w:ins w:id="172" w:author="Sean M Mahoney" w:date="2026-05-06T14:09:00Z">
              <w:r w:rsidRPr="00C73A76">
                <w:rPr>
                  <w:rFonts w:ascii="Aptos Narrow" w:hAnsi="Aptos Narrow"/>
                  <w:sz w:val="24"/>
                  <w:szCs w:val="24"/>
                </w:rPr>
                <w:t>The MES network applies micro-segmentation and zero-trust principles, with continuous observability and proactive optimization sustaining performance during peak demand. There are no manual recovery dependencies, no untested failure paths, and no unmonitored segments — automated failover, self-healing, and redundant environments deliver recovery with little to no user impact, validated through regular resilience exercises.</w:t>
              </w:r>
            </w:ins>
          </w:p>
        </w:tc>
      </w:tr>
      <w:tr w:rsidR="00903D09" w:rsidRPr="00B7613F" w14:paraId="510D09CD" w14:textId="77777777" w:rsidTr="00EF2B26">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49F7DE0" w14:textId="77777777" w:rsidR="00923D87" w:rsidRDefault="00903D09" w:rsidP="00903D09">
            <w:pPr>
              <w:pStyle w:val="TableText"/>
              <w:rPr>
                <w:rFonts w:ascii="Aptos Narrow" w:hAnsi="Aptos Narrow"/>
                <w:b/>
                <w:sz w:val="24"/>
                <w:szCs w:val="24"/>
              </w:rPr>
            </w:pPr>
            <w:commentRangeStart w:id="173"/>
            <w:r w:rsidRPr="00FC6FF2">
              <w:rPr>
                <w:rFonts w:ascii="Aptos Narrow" w:hAnsi="Aptos Narrow"/>
                <w:b/>
                <w:sz w:val="24"/>
                <w:szCs w:val="24"/>
              </w:rPr>
              <w:t xml:space="preserve">Suggested Documentation </w:t>
            </w:r>
            <w:commentRangeEnd w:id="173"/>
            <w:r>
              <w:rPr>
                <w:rStyle w:val="CommentReference"/>
                <w:rFonts w:ascii="Aptos Narrow" w:hAnsi="Aptos Narrow"/>
                <w:b/>
                <w:sz w:val="24"/>
                <w:szCs w:val="24"/>
              </w:rPr>
              <w:commentReference w:id="173"/>
            </w:r>
          </w:p>
          <w:p w14:paraId="4B8B4224" w14:textId="77777777" w:rsidR="00923D87" w:rsidRDefault="00923D87" w:rsidP="00903D09">
            <w:pPr>
              <w:pStyle w:val="TableText"/>
              <w:rPr>
                <w:rFonts w:ascii="Aptos Narrow" w:hAnsi="Aptos Narrow"/>
                <w:b/>
                <w:sz w:val="24"/>
                <w:szCs w:val="24"/>
              </w:rPr>
            </w:pPr>
            <w:r>
              <w:rPr>
                <w:rFonts w:ascii="Aptos Narrow" w:hAnsi="Aptos Narrow"/>
                <w:b/>
                <w:sz w:val="24"/>
                <w:szCs w:val="24"/>
              </w:rPr>
              <w:t xml:space="preserve"> </w:t>
            </w:r>
          </w:p>
          <w:p w14:paraId="6BCF3BF9" w14:textId="55ACDAF5" w:rsidR="00903D09" w:rsidRPr="00FC6FF2" w:rsidRDefault="00923D87" w:rsidP="00903D09">
            <w:pPr>
              <w:pStyle w:val="TableText"/>
              <w:rPr>
                <w:rFonts w:ascii="Aptos Narrow" w:hAnsi="Aptos Narrow"/>
                <w:b/>
                <w:sz w:val="24"/>
                <w:szCs w:val="24"/>
              </w:rPr>
            </w:pPr>
            <w:r>
              <w:rPr>
                <w:rFonts w:ascii="Aptos Narrow" w:hAnsi="Aptos Narrow"/>
                <w:b/>
                <w:sz w:val="24"/>
                <w:szCs w:val="24"/>
              </w:rPr>
              <w:t xml:space="preserve"> </w:t>
            </w:r>
            <w:r w:rsidR="00903D09" w:rsidRPr="00FC6FF2">
              <w:rPr>
                <w:rFonts w:ascii="Aptos Narrow" w:hAnsi="Aptos Narrow"/>
                <w:b/>
                <w:sz w:val="24"/>
                <w:szCs w:val="24"/>
              </w:rPr>
              <w:t xml:space="preserve"> </w:t>
            </w:r>
          </w:p>
          <w:p w14:paraId="258D0721" w14:textId="77777777" w:rsidR="00903D09" w:rsidRPr="00FC6FF2" w:rsidRDefault="00903D09" w:rsidP="00903D09">
            <w:pPr>
              <w:jc w:val="center"/>
              <w:rPr>
                <w:rFonts w:ascii="Aptos Narrow" w:hAnsi="Aptos Narrow"/>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8F6CDB0"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Network architecture diagram</w:t>
            </w:r>
          </w:p>
          <w:p w14:paraId="63834489" w14:textId="0F3DB8ED"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Technical Recovery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249C127"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Network architecture diagram</w:t>
            </w:r>
          </w:p>
          <w:p w14:paraId="1283E21E"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Network access documentation</w:t>
            </w:r>
          </w:p>
          <w:p w14:paraId="3DE931C8" w14:textId="68865091"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lastRenderedPageBreak/>
              <w:t>Technical Recovery Testing Schedule and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3CDC94F"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lastRenderedPageBreak/>
              <w:t>Network architecture patterns/diagram</w:t>
            </w:r>
          </w:p>
          <w:p w14:paraId="3627A2B8" w14:textId="32DEC8B1" w:rsidR="00903D09" w:rsidRPr="00903D09" w:rsidRDefault="00DB02C3" w:rsidP="00903D09">
            <w:pPr>
              <w:pStyle w:val="Tablebullet1"/>
              <w:rPr>
                <w:rFonts w:ascii="Aptos Narrow" w:hAnsi="Aptos Narrow"/>
                <w:sz w:val="24"/>
                <w:szCs w:val="24"/>
              </w:rPr>
            </w:pPr>
            <w:r>
              <w:rPr>
                <w:rFonts w:ascii="Aptos Narrow" w:hAnsi="Aptos Narrow"/>
                <w:sz w:val="24"/>
                <w:szCs w:val="24"/>
              </w:rPr>
              <w:t>Recovery Time Objective (</w:t>
            </w:r>
            <w:commentRangeStart w:id="174"/>
            <w:commentRangeStart w:id="175"/>
            <w:r w:rsidR="00903D09" w:rsidRPr="00903D09">
              <w:rPr>
                <w:rFonts w:ascii="Aptos Narrow" w:hAnsi="Aptos Narrow"/>
                <w:sz w:val="24"/>
                <w:szCs w:val="24"/>
              </w:rPr>
              <w:t>RTO</w:t>
            </w:r>
            <w:r>
              <w:rPr>
                <w:rFonts w:ascii="Aptos Narrow" w:hAnsi="Aptos Narrow"/>
                <w:sz w:val="24"/>
                <w:szCs w:val="24"/>
              </w:rPr>
              <w:t>)</w:t>
            </w:r>
            <w:r w:rsidR="00903D09" w:rsidRPr="00903D09">
              <w:rPr>
                <w:rFonts w:ascii="Aptos Narrow" w:hAnsi="Aptos Narrow"/>
                <w:sz w:val="24"/>
                <w:szCs w:val="24"/>
              </w:rPr>
              <w:t xml:space="preserve">, </w:t>
            </w:r>
            <w:r>
              <w:rPr>
                <w:rFonts w:ascii="Aptos Narrow" w:hAnsi="Aptos Narrow"/>
                <w:sz w:val="24"/>
                <w:szCs w:val="24"/>
              </w:rPr>
              <w:t xml:space="preserve">Recovery Point </w:t>
            </w:r>
            <w:r>
              <w:rPr>
                <w:rFonts w:ascii="Aptos Narrow" w:hAnsi="Aptos Narrow"/>
                <w:sz w:val="24"/>
                <w:szCs w:val="24"/>
              </w:rPr>
              <w:lastRenderedPageBreak/>
              <w:t>Objective (</w:t>
            </w:r>
            <w:r w:rsidR="00903D09" w:rsidRPr="00903D09">
              <w:rPr>
                <w:rFonts w:ascii="Aptos Narrow" w:hAnsi="Aptos Narrow"/>
                <w:sz w:val="24"/>
                <w:szCs w:val="24"/>
              </w:rPr>
              <w:t>RPO</w:t>
            </w:r>
            <w:r>
              <w:rPr>
                <w:rFonts w:ascii="Aptos Narrow" w:hAnsi="Aptos Narrow"/>
                <w:sz w:val="24"/>
                <w:szCs w:val="24"/>
              </w:rPr>
              <w:t>)</w:t>
            </w:r>
            <w:r w:rsidR="00903D09" w:rsidRPr="00903D09">
              <w:rPr>
                <w:rFonts w:ascii="Aptos Narrow" w:hAnsi="Aptos Narrow"/>
                <w:sz w:val="24"/>
                <w:szCs w:val="24"/>
              </w:rPr>
              <w:t>,</w:t>
            </w:r>
            <w:r>
              <w:rPr>
                <w:rFonts w:ascii="Aptos Narrow" w:hAnsi="Aptos Narrow"/>
                <w:sz w:val="24"/>
                <w:szCs w:val="24"/>
              </w:rPr>
              <w:t xml:space="preserve"> Service Level Agreements (</w:t>
            </w:r>
            <w:r w:rsidR="00903D09" w:rsidRPr="00903D09">
              <w:rPr>
                <w:rFonts w:ascii="Aptos Narrow" w:hAnsi="Aptos Narrow"/>
                <w:sz w:val="24"/>
                <w:szCs w:val="24"/>
              </w:rPr>
              <w:t>SLA</w:t>
            </w:r>
            <w:r>
              <w:rPr>
                <w:rFonts w:ascii="Aptos Narrow" w:hAnsi="Aptos Narrow"/>
                <w:sz w:val="24"/>
                <w:szCs w:val="24"/>
              </w:rPr>
              <w:t>)</w:t>
            </w:r>
            <w:r w:rsidR="00903D09" w:rsidRPr="00903D09">
              <w:rPr>
                <w:rFonts w:ascii="Aptos Narrow" w:hAnsi="Aptos Narrow"/>
                <w:sz w:val="24"/>
                <w:szCs w:val="24"/>
              </w:rPr>
              <w:t>s</w:t>
            </w:r>
            <w:commentRangeEnd w:id="174"/>
            <w:r w:rsidR="00903D09" w:rsidRPr="00903D09">
              <w:rPr>
                <w:rStyle w:val="CommentReference"/>
                <w:rFonts w:ascii="Aptos Narrow" w:hAnsi="Aptos Narrow"/>
                <w:sz w:val="24"/>
                <w:szCs w:val="24"/>
              </w:rPr>
              <w:commentReference w:id="174"/>
            </w:r>
            <w:commentRangeEnd w:id="175"/>
            <w:r w:rsidR="00C61C38" w:rsidRPr="00903D09">
              <w:rPr>
                <w:rStyle w:val="CommentReference"/>
                <w:rFonts w:ascii="Aptos Narrow" w:hAnsi="Aptos Narrow"/>
                <w:sz w:val="24"/>
                <w:szCs w:val="24"/>
              </w:rPr>
              <w:commentReference w:id="175"/>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165CCB7"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lastRenderedPageBreak/>
              <w:t>Network monitoring and alerting patterns</w:t>
            </w:r>
          </w:p>
          <w:p w14:paraId="299A3740" w14:textId="196B6625"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Technical Recovery Testing Schedule and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83A4EDD"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Network analytics</w:t>
            </w:r>
          </w:p>
          <w:p w14:paraId="7FF061AD"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t>Routing documentation</w:t>
            </w:r>
          </w:p>
          <w:p w14:paraId="43E0318B" w14:textId="77777777" w:rsidR="00903D09" w:rsidRPr="00903D09" w:rsidRDefault="00903D09" w:rsidP="00903D09">
            <w:pPr>
              <w:pStyle w:val="Tablebullet1"/>
              <w:rPr>
                <w:rFonts w:ascii="Aptos Narrow" w:hAnsi="Aptos Narrow"/>
                <w:sz w:val="24"/>
                <w:szCs w:val="24"/>
              </w:rPr>
            </w:pPr>
            <w:r w:rsidRPr="00903D09">
              <w:rPr>
                <w:rFonts w:ascii="Aptos Narrow" w:hAnsi="Aptos Narrow"/>
                <w:sz w:val="24"/>
                <w:szCs w:val="24"/>
              </w:rPr>
              <w:lastRenderedPageBreak/>
              <w:t>Downtime/outage mitigation documentation</w:t>
            </w:r>
          </w:p>
          <w:p w14:paraId="1C4653E4" w14:textId="77777777" w:rsidR="00903D09" w:rsidRPr="00903D09" w:rsidRDefault="00903D09" w:rsidP="00903D09">
            <w:pPr>
              <w:pStyle w:val="Tablebullet1"/>
              <w:numPr>
                <w:ilvl w:val="0"/>
                <w:numId w:val="0"/>
              </w:numPr>
              <w:ind w:left="360"/>
              <w:rPr>
                <w:rFonts w:ascii="Aptos Narrow" w:hAnsi="Aptos Narrow"/>
                <w:sz w:val="24"/>
                <w:szCs w:val="24"/>
              </w:rPr>
            </w:pPr>
          </w:p>
        </w:tc>
      </w:tr>
    </w:tbl>
    <w:p w14:paraId="57C33CC5" w14:textId="77777777" w:rsidR="00697B4F" w:rsidRPr="00B7613F" w:rsidRDefault="00697B4F" w:rsidP="00790AB9">
      <w:pPr>
        <w:rPr>
          <w:rFonts w:ascii="Aptos Narrow" w:hAnsi="Aptos Narrow"/>
          <w:i/>
        </w:rPr>
      </w:pPr>
    </w:p>
    <w:p w14:paraId="2ADCDF0B" w14:textId="6BFD5E36" w:rsidR="00697B4F" w:rsidRPr="003F1CF8" w:rsidRDefault="00697B4F" w:rsidP="0008636C">
      <w:pPr>
        <w:pStyle w:val="Heading3"/>
      </w:pPr>
      <w:bookmarkStart w:id="176" w:name="_Toc230252264"/>
      <w:r w:rsidRPr="003F1CF8">
        <w:t xml:space="preserve">Table </w:t>
      </w:r>
      <w:r w:rsidR="00463893">
        <w:t>33</w:t>
      </w:r>
      <w:r w:rsidRPr="003F1CF8">
        <w:t xml:space="preserve">: Aspect </w:t>
      </w:r>
      <w:r>
        <w:t>–</w:t>
      </w:r>
      <w:r w:rsidRPr="003F1CF8">
        <w:t xml:space="preserve"> </w:t>
      </w:r>
      <w:r w:rsidR="00CC2DFF">
        <w:t>Identify, Access and Consent</w:t>
      </w:r>
      <w:bookmarkEnd w:id="176"/>
      <w:r w:rsidR="00CC2DFF">
        <w:t xml:space="preserve"> </w:t>
      </w:r>
      <w:r>
        <w:t xml:space="preserve"> </w:t>
      </w:r>
    </w:p>
    <w:p w14:paraId="175B767A" w14:textId="4FFDB695" w:rsidR="00697B4F" w:rsidRDefault="00B079D2" w:rsidP="00790AB9">
      <w:pPr>
        <w:rPr>
          <w:i/>
          <w:iCs/>
        </w:rPr>
      </w:pPr>
      <w:r w:rsidRPr="002678C0">
        <w:rPr>
          <w:i/>
          <w:iCs/>
        </w:rPr>
        <w:t>Does the MES have identity, access, and consent services for internal and external users?</w:t>
      </w:r>
    </w:p>
    <w:tbl>
      <w:tblPr>
        <w:tblW w:w="5409" w:type="pct"/>
        <w:tblLayout w:type="fixed"/>
        <w:tblCellMar>
          <w:left w:w="14" w:type="dxa"/>
          <w:right w:w="14" w:type="dxa"/>
        </w:tblCellMar>
        <w:tblLook w:val="0420" w:firstRow="1" w:lastRow="0" w:firstColumn="0" w:lastColumn="0" w:noHBand="0" w:noVBand="1"/>
        <w:tblCaption w:val="Table 33: Aspect – Identify, Access, and Consent"/>
        <w:tblDescription w:val="Table 33 provides five levels of maturity criteria and suggested documentation for the aspect – Identify, Access, and Consent, within the Technical Architecture (TA) Maturity Criteria."/>
      </w:tblPr>
      <w:tblGrid>
        <w:gridCol w:w="1451"/>
        <w:gridCol w:w="2093"/>
        <w:gridCol w:w="2093"/>
        <w:gridCol w:w="2093"/>
        <w:gridCol w:w="2093"/>
        <w:gridCol w:w="2093"/>
        <w:gridCol w:w="2093"/>
      </w:tblGrid>
      <w:tr w:rsidR="00BC588F" w:rsidRPr="005703D5" w14:paraId="52F955A2" w14:textId="77777777" w:rsidTr="0081096A">
        <w:trPr>
          <w:trHeight w:val="446"/>
        </w:trPr>
        <w:tc>
          <w:tcPr>
            <w:tcW w:w="16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4E1C0237" w14:textId="4F50B937" w:rsidR="00BC588F" w:rsidRPr="00BD006D"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38DC409" w14:textId="77A937CE" w:rsidR="00BC588F" w:rsidRPr="0038328E"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1: </w:t>
            </w:r>
            <w:r w:rsidRPr="006A5E60">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667B8FCB" w14:textId="77777777" w:rsidR="00BC588F" w:rsidRPr="006A5E60"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2: </w:t>
            </w:r>
          </w:p>
          <w:p w14:paraId="10A64EC3" w14:textId="2D484B18" w:rsidR="00BC588F" w:rsidRPr="0038328E"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572838E0" w14:textId="4129E3A4" w:rsidR="00BC588F" w:rsidRPr="0038328E"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3: </w:t>
            </w:r>
            <w:r w:rsidRPr="006A5E60">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3D1ABF65" w14:textId="79FEA74C" w:rsidR="00BC588F" w:rsidRPr="0038328E"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4: </w:t>
            </w:r>
            <w:r w:rsidRPr="006A5E60">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74D394DC" w14:textId="77777777" w:rsidR="00BC588F" w:rsidRPr="006A5E60"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 xml:space="preserve">Level 5: </w:t>
            </w:r>
          </w:p>
          <w:p w14:paraId="462D4D3F" w14:textId="7402A75E" w:rsidR="00BC588F" w:rsidRPr="0038328E" w:rsidRDefault="00BC588F" w:rsidP="00BD006D">
            <w:pPr>
              <w:pStyle w:val="TableColumnHeading"/>
              <w:keepNext/>
              <w:keepLines/>
              <w:spacing w:before="60" w:after="60"/>
              <w:rPr>
                <w:rFonts w:ascii="Aptos Narrow" w:hAnsi="Aptos Narrow"/>
                <w:sz w:val="24"/>
                <w:szCs w:val="24"/>
              </w:rPr>
            </w:pPr>
            <w:r w:rsidRPr="006A5E60">
              <w:rPr>
                <w:rFonts w:ascii="Aptos Narrow" w:hAnsi="Aptos Narrow"/>
                <w:sz w:val="24"/>
                <w:szCs w:val="24"/>
              </w:rPr>
              <w:t>Optimized</w:t>
            </w:r>
          </w:p>
        </w:tc>
      </w:tr>
      <w:tr w:rsidR="00BC588F" w:rsidRPr="005703D5" w14:paraId="71A5E6DD" w14:textId="77777777" w:rsidTr="00BC588F">
        <w:trPr>
          <w:trHeight w:val="1328"/>
        </w:trPr>
        <w:tc>
          <w:tcPr>
            <w:tcW w:w="16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915EA5" w14:textId="6E2CD692" w:rsidR="00BC588F" w:rsidRDefault="0081096A" w:rsidP="0038328E">
            <w:pPr>
              <w:pStyle w:val="TableText"/>
              <w:rPr>
                <w:rFonts w:ascii="Aptos Narrow" w:hAnsi="Aptos Narrow"/>
                <w:b/>
                <w:sz w:val="24"/>
              </w:rPr>
            </w:pPr>
            <w:r>
              <w:rPr>
                <w:rFonts w:ascii="Aptos Narrow" w:hAnsi="Aptos Narrow"/>
                <w:b/>
                <w:sz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7E8CC6F" w14:textId="0C273750" w:rsidR="00BC588F" w:rsidRPr="0038328E" w:rsidRDefault="005361C6" w:rsidP="00001D31">
            <w:pPr>
              <w:pStyle w:val="Tablebullet1"/>
              <w:numPr>
                <w:ilvl w:val="0"/>
                <w:numId w:val="0"/>
              </w:numPr>
              <w:rPr>
                <w:rFonts w:ascii="Aptos Narrow" w:hAnsi="Aptos Narrow"/>
                <w:sz w:val="24"/>
                <w:szCs w:val="24"/>
              </w:rPr>
            </w:pPr>
            <w:r w:rsidRPr="005361C6">
              <w:rPr>
                <w:rFonts w:ascii="Aptos Narrow" w:hAnsi="Aptos Narrow"/>
                <w:sz w:val="24"/>
                <w:szCs w:val="24"/>
              </w:rPr>
              <w:t>The MES has limited ability to manage user identity and access, with no centralized system and no role-based controls. Consent for Medicaid applicants and members is captured manually, with no audit trail and no defined process for revocation.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8F7BF20" w14:textId="3598A8C7" w:rsidR="00BC588F" w:rsidRPr="0038328E" w:rsidRDefault="00DD1DCF" w:rsidP="00001D31">
            <w:pPr>
              <w:pStyle w:val="Tablebullet1"/>
              <w:numPr>
                <w:ilvl w:val="0"/>
                <w:numId w:val="0"/>
              </w:numPr>
              <w:rPr>
                <w:rFonts w:ascii="Aptos Narrow" w:hAnsi="Aptos Narrow"/>
                <w:sz w:val="24"/>
                <w:szCs w:val="24"/>
              </w:rPr>
            </w:pPr>
            <w:r w:rsidRPr="00DD1DCF">
              <w:rPr>
                <w:rFonts w:ascii="Aptos Narrow" w:hAnsi="Aptos Narrow"/>
                <w:sz w:val="24"/>
                <w:szCs w:val="24"/>
              </w:rPr>
              <w:t xml:space="preserve">The MES has standardized identity and access management for new systems, and some applications capture consent from Medicaid applicants and members. However, legacy systems are not yet integrated, consent is not consistently captured across the MES, and revocation </w:t>
            </w:r>
            <w:r w:rsidRPr="00DD1DCF">
              <w:rPr>
                <w:rFonts w:ascii="Aptos Narrow" w:hAnsi="Aptos Narrow"/>
                <w:sz w:val="24"/>
                <w:szCs w:val="24"/>
              </w:rPr>
              <w:lastRenderedPageBreak/>
              <w:t>still requires manual intervention.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36C11AF" w14:textId="537EA31B" w:rsidR="00BC588F" w:rsidRPr="0038328E" w:rsidRDefault="00D64844" w:rsidP="00001D31">
            <w:pPr>
              <w:pStyle w:val="Tablebullet1"/>
              <w:numPr>
                <w:ilvl w:val="0"/>
                <w:numId w:val="0"/>
              </w:numPr>
              <w:rPr>
                <w:rFonts w:ascii="Aptos Narrow" w:hAnsi="Aptos Narrow"/>
                <w:sz w:val="24"/>
                <w:szCs w:val="24"/>
              </w:rPr>
            </w:pPr>
            <w:r w:rsidRPr="00D64844">
              <w:rPr>
                <w:rFonts w:ascii="Aptos Narrow" w:hAnsi="Aptos Narrow"/>
                <w:sz w:val="24"/>
                <w:szCs w:val="24"/>
              </w:rPr>
              <w:lastRenderedPageBreak/>
              <w:t xml:space="preserve">The MES uses centralized identity and access management for most applications with Role-Based Access Control (RBAC), and Medicaid applicant and member consent, preferences, and revocation are collected and auditable within most applications. </w:t>
            </w:r>
            <w:r w:rsidRPr="00D64844">
              <w:rPr>
                <w:rFonts w:ascii="Aptos Narrow" w:hAnsi="Aptos Narrow"/>
                <w:sz w:val="24"/>
                <w:szCs w:val="24"/>
              </w:rPr>
              <w:lastRenderedPageBreak/>
              <w:t>Coverage is not yet complete across all systems, and access activity is not consistently logged or centrally 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3EF1EFE" w14:textId="40C7C8DA" w:rsidR="00BC588F" w:rsidRPr="0038328E" w:rsidRDefault="00DB2472" w:rsidP="00001D31">
            <w:pPr>
              <w:pStyle w:val="Tablebullet1"/>
              <w:numPr>
                <w:ilvl w:val="0"/>
                <w:numId w:val="0"/>
              </w:numPr>
              <w:rPr>
                <w:rFonts w:ascii="Aptos Narrow" w:hAnsi="Aptos Narrow"/>
                <w:sz w:val="24"/>
                <w:szCs w:val="24"/>
              </w:rPr>
            </w:pPr>
            <w:r w:rsidRPr="00DB2472">
              <w:rPr>
                <w:rFonts w:ascii="Aptos Narrow" w:hAnsi="Aptos Narrow"/>
                <w:sz w:val="24"/>
                <w:szCs w:val="24"/>
              </w:rPr>
              <w:lastRenderedPageBreak/>
              <w:t xml:space="preserve">The MES uses centralized identity and access management with RBAC across all applications, and access activities are logged and auditable. Medicaid applicant and member consent, preferences, and revocation are centrally managed, though they are not yet user-managed or </w:t>
            </w:r>
            <w:r w:rsidRPr="00DB2472">
              <w:rPr>
                <w:rFonts w:ascii="Aptos Narrow" w:hAnsi="Aptos Narrow"/>
                <w:sz w:val="24"/>
                <w:szCs w:val="24"/>
              </w:rPr>
              <w:lastRenderedPageBreak/>
              <w:t>shared across external systems and partner organizations.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784EDDB" w14:textId="3C1FE668" w:rsidR="00BC588F" w:rsidRPr="0038328E" w:rsidRDefault="00001D31" w:rsidP="00001D31">
            <w:pPr>
              <w:pStyle w:val="Tablebullet1"/>
              <w:numPr>
                <w:ilvl w:val="0"/>
                <w:numId w:val="0"/>
              </w:numPr>
              <w:ind w:hanging="360"/>
              <w:rPr>
                <w:rFonts w:ascii="Aptos Narrow" w:hAnsi="Aptos Narrow"/>
                <w:sz w:val="24"/>
                <w:szCs w:val="24"/>
              </w:rPr>
            </w:pPr>
            <w:r w:rsidRPr="00001D31">
              <w:rPr>
                <w:rFonts w:ascii="Aptos Narrow" w:hAnsi="Aptos Narrow"/>
                <w:sz w:val="24"/>
                <w:szCs w:val="24"/>
              </w:rPr>
              <w:lastRenderedPageBreak/>
              <w:t xml:space="preserve">The MES integrates identity and access management across internal and external systems and organizations, with continuous improvement and automation governing access decisions. There are no siloed identity stores, no manually tracked consent records, and no barriers to </w:t>
            </w:r>
            <w:r w:rsidRPr="00001D31">
              <w:rPr>
                <w:rFonts w:ascii="Aptos Narrow" w:hAnsi="Aptos Narrow"/>
                <w:sz w:val="24"/>
                <w:szCs w:val="24"/>
              </w:rPr>
              <w:lastRenderedPageBreak/>
              <w:t>revocation — Medicaid applicant and member consent, preferences, and revocation are user-managed and shared seamlessly across internal and external MES systems and Medicaid organizations.</w:t>
            </w:r>
          </w:p>
        </w:tc>
      </w:tr>
      <w:tr w:rsidR="00C50BD1" w:rsidRPr="005703D5" w14:paraId="0D323852" w14:textId="77777777" w:rsidTr="00BC588F">
        <w:trPr>
          <w:gridAfter w:val="1"/>
          <w:wAfter w:w="220" w:type="dxa"/>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3F1B4C2" w14:textId="77777777" w:rsidR="000B124C" w:rsidRDefault="000B124C" w:rsidP="0038328E">
            <w:pPr>
              <w:pStyle w:val="TableText"/>
              <w:rPr>
                <w:rFonts w:ascii="Aptos Narrow" w:hAnsi="Aptos Narrow"/>
                <w:b/>
                <w:sz w:val="24"/>
                <w:rPrChange w:id="177" w:author="Microsoft Word" w:date="2026-05-20T09:40:00Z" w16du:dateUtc="2026-05-20T13:40:00Z">
                  <w:rPr>
                    <w:rFonts w:ascii="Aptos Narrow" w:hAnsi="Aptos Narrow"/>
                    <w:b/>
                  </w:rPr>
                </w:rPrChange>
              </w:rPr>
            </w:pPr>
            <w:r>
              <w:rPr>
                <w:rFonts w:ascii="Aptos Narrow" w:hAnsi="Aptos Narrow"/>
                <w:b/>
                <w:sz w:val="24"/>
                <w:rPrChange w:id="178" w:author="Microsoft Word" w:date="2026-05-20T09:40:00Z" w16du:dateUtc="2026-05-20T13:40:00Z">
                  <w:rPr>
                    <w:rFonts w:ascii="Aptos Narrow" w:hAnsi="Aptos Narrow"/>
                    <w:b/>
                  </w:rPr>
                </w:rPrChange>
              </w:rPr>
              <w:lastRenderedPageBreak/>
              <w:t xml:space="preserve">Suggested Documentation </w:t>
            </w:r>
          </w:p>
          <w:p w14:paraId="6F8766E4" w14:textId="77777777" w:rsidR="00A3594E" w:rsidRDefault="00A3594E" w:rsidP="0038328E">
            <w:pPr>
              <w:pStyle w:val="TableText"/>
              <w:rPr>
                <w:del w:id="179" w:author="Microsoft Word" w:date="2026-05-20T09:43:00Z" w16du:dateUtc="2026-05-20T13:43:00Z"/>
                <w:rFonts w:ascii="Aptos Narrow" w:hAnsi="Aptos Narrow"/>
                <w:b/>
                <w:sz w:val="24"/>
                <w:rPrChange w:id="180" w:author="Microsoft Word" w:date="2026-05-20T09:36:00Z" w16du:dateUtc="2026-05-20T13:36:00Z">
                  <w:rPr>
                    <w:del w:id="181" w:author="Microsoft Word" w:date="2026-05-20T09:43:00Z" w16du:dateUtc="2026-05-20T13:43:00Z"/>
                    <w:rFonts w:ascii="Aptos Narrow" w:hAnsi="Aptos Narrow"/>
                    <w:b/>
                  </w:rPr>
                </w:rPrChange>
              </w:rPr>
            </w:pPr>
            <w:del w:id="182" w:author="Microsoft Word" w:date="2026-05-20T09:43:00Z" w16du:dateUtc="2026-05-20T13:43:00Z">
              <w:r>
                <w:rPr>
                  <w:rFonts w:ascii="Aptos Narrow" w:hAnsi="Aptos Narrow"/>
                  <w:b/>
                  <w:sz w:val="24"/>
                  <w:rPrChange w:id="183" w:author="Microsoft Word" w:date="2026-05-20T09:36:00Z" w16du:dateUtc="2026-05-20T13:36:00Z">
                    <w:rPr>
                      <w:rFonts w:ascii="Aptos Narrow" w:hAnsi="Aptos Narrow"/>
                      <w:b/>
                    </w:rPr>
                  </w:rPrChange>
                </w:rPr>
                <w:delText xml:space="preserve"> </w:delText>
              </w:r>
            </w:del>
          </w:p>
          <w:p w14:paraId="2AB0593C" w14:textId="77777777" w:rsidR="000B124C" w:rsidRDefault="00A3594E" w:rsidP="0038328E">
            <w:pPr>
              <w:pStyle w:val="TableText"/>
              <w:rPr>
                <w:ins w:id="184" w:author="Microsoft Word" w:date="2026-05-20T09:43:00Z" w16du:dateUtc="2026-05-20T13:43:00Z"/>
                <w:rFonts w:ascii="Aptos Narrow" w:hAnsi="Aptos Narrow"/>
                <w:b/>
                <w:sz w:val="24"/>
                <w:rPrChange w:id="185" w:author="Microsoft Word" w:date="2026-05-20T09:40:00Z" w16du:dateUtc="2026-05-20T13:40:00Z">
                  <w:rPr>
                    <w:ins w:id="186" w:author="Microsoft Word" w:date="2026-05-20T09:43:00Z" w16du:dateUtc="2026-05-20T13:43:00Z"/>
                    <w:rFonts w:ascii="Aptos Narrow" w:hAnsi="Aptos Narrow"/>
                    <w:b/>
                  </w:rPr>
                </w:rPrChange>
              </w:rPr>
            </w:pPr>
            <w:del w:id="187" w:author="Microsoft Word" w:date="2026-05-20T09:43:00Z" w16du:dateUtc="2026-05-20T13:43:00Z">
              <w:r>
                <w:rPr>
                  <w:rFonts w:ascii="Aptos Narrow" w:hAnsi="Aptos Narrow"/>
                  <w:b/>
                  <w:sz w:val="24"/>
                  <w:rPrChange w:id="188" w:author="Microsoft Word" w:date="2026-05-20T09:36:00Z" w16du:dateUtc="2026-05-20T13:36:00Z">
                    <w:rPr>
                      <w:rFonts w:ascii="Aptos Narrow" w:hAnsi="Aptos Narrow"/>
                      <w:b/>
                    </w:rPr>
                  </w:rPrChange>
                </w:rPr>
                <w:delText xml:space="preserve"> </w:delText>
              </w:r>
            </w:del>
            <w:ins w:id="189" w:author="Microsoft Word" w:date="2026-05-20T09:43:00Z" w16du:dateUtc="2026-05-20T13:43:00Z">
              <w:r w:rsidR="000B124C">
                <w:rPr>
                  <w:rFonts w:ascii="Aptos Narrow" w:hAnsi="Aptos Narrow"/>
                  <w:b/>
                  <w:sz w:val="24"/>
                  <w:rPrChange w:id="190" w:author="Microsoft Word" w:date="2026-05-20T09:40:00Z" w16du:dateUtc="2026-05-20T13:40:00Z">
                    <w:rPr>
                      <w:rFonts w:ascii="Aptos Narrow" w:hAnsi="Aptos Narrow"/>
                      <w:b/>
                    </w:rPr>
                  </w:rPrChange>
                </w:rPr>
                <w:t xml:space="preserve"> </w:t>
              </w:r>
            </w:ins>
          </w:p>
          <w:p w14:paraId="3883343C" w14:textId="24941793" w:rsidR="00A3594E" w:rsidRPr="006E7D1A" w:rsidRDefault="00A3594E" w:rsidP="0038328E">
            <w:pPr>
              <w:pStyle w:val="TableText"/>
              <w:rPr>
                <w:del w:id="191" w:author="Microsoft Word" w:date="2026-05-20T09:43:00Z" w16du:dateUtc="2026-05-20T13:43:00Z"/>
                <w:rFonts w:ascii="Aptos Narrow" w:hAnsi="Aptos Narrow"/>
                <w:b/>
                <w:sz w:val="24"/>
                <w:rPrChange w:id="192" w:author="Microsoft Word" w:date="2026-05-20T09:36:00Z" w16du:dateUtc="2026-05-20T13:36:00Z">
                  <w:rPr>
                    <w:del w:id="193" w:author="Microsoft Word" w:date="2026-05-20T09:43:00Z" w16du:dateUtc="2026-05-20T13:43:00Z"/>
                    <w:rFonts w:ascii="Aptos Narrow" w:hAnsi="Aptos Narrow"/>
                    <w:b/>
                  </w:rPr>
                </w:rPrChange>
              </w:rPr>
            </w:pPr>
          </w:p>
          <w:p w14:paraId="49B9A276" w14:textId="77777777" w:rsidR="000B124C" w:rsidRPr="006E7D1A" w:rsidRDefault="000B124C" w:rsidP="0038328E">
            <w:pPr>
              <w:pStyle w:val="TableText"/>
              <w:rPr>
                <w:ins w:id="194" w:author="Microsoft Word" w:date="2026-05-20T09:43:00Z" w16du:dateUtc="2026-05-20T13:43:00Z"/>
                <w:rFonts w:ascii="Aptos Narrow" w:hAnsi="Aptos Narrow"/>
                <w:b/>
                <w:sz w:val="24"/>
                <w:rPrChange w:id="195" w:author="Microsoft Word" w:date="2026-05-20T09:40:00Z" w16du:dateUtc="2026-05-20T13:40:00Z">
                  <w:rPr>
                    <w:ins w:id="196" w:author="Microsoft Word" w:date="2026-05-20T09:43:00Z" w16du:dateUtc="2026-05-20T13:43:00Z"/>
                    <w:rFonts w:ascii="Aptos Narrow" w:hAnsi="Aptos Narrow"/>
                    <w:b/>
                  </w:rPr>
                </w:rPrChange>
              </w:rPr>
            </w:pPr>
            <w:ins w:id="197" w:author="Microsoft Word" w:date="2026-05-20T09:43:00Z" w16du:dateUtc="2026-05-20T13:43:00Z">
              <w:r>
                <w:rPr>
                  <w:rFonts w:ascii="Aptos Narrow" w:hAnsi="Aptos Narrow"/>
                  <w:b/>
                  <w:sz w:val="24"/>
                  <w:rPrChange w:id="198" w:author="Microsoft Word" w:date="2026-05-20T09:40:00Z" w16du:dateUtc="2026-05-20T13:40:00Z">
                    <w:rPr>
                      <w:rFonts w:ascii="Aptos Narrow" w:hAnsi="Aptos Narrow"/>
                      <w:b/>
                    </w:rPr>
                  </w:rPrChange>
                </w:rPr>
                <w:t xml:space="preserve"> </w:t>
              </w:r>
            </w:ins>
          </w:p>
          <w:p w14:paraId="1EE7F6BF" w14:textId="77777777" w:rsidR="000B124C" w:rsidRPr="00C6217C" w:rsidRDefault="000B124C" w:rsidP="0038328E">
            <w:pPr>
              <w:pStyle w:val="TableText"/>
              <w:rPr>
                <w:rFonts w:ascii="Aptos Narrow" w:hAnsi="Aptos Narrow"/>
                <w:b/>
                <w:sz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1C9B5A3" w14:textId="1098F68D"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Identity Management documentation</w:t>
            </w:r>
          </w:p>
          <w:p w14:paraId="6C3D8DC4" w14:textId="744486FD"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Consent Form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B8E74F3" w14:textId="1D11502C"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Identity management, verification, and access request process documentation</w:t>
            </w:r>
          </w:p>
          <w:p w14:paraId="107488AC" w14:textId="4C5D9FC5"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Revocation Form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C971CFB" w14:textId="3E5BBDBD" w:rsidR="0038328E" w:rsidRPr="0038328E" w:rsidRDefault="0038328E" w:rsidP="0038328E">
            <w:pPr>
              <w:pStyle w:val="Tablebullet1"/>
              <w:rPr>
                <w:rFonts w:ascii="Aptos Narrow" w:hAnsi="Aptos Narrow"/>
                <w:sz w:val="24"/>
                <w:szCs w:val="24"/>
              </w:rPr>
            </w:pPr>
            <w:commentRangeStart w:id="199"/>
            <w:r w:rsidRPr="0038328E">
              <w:rPr>
                <w:rFonts w:ascii="Aptos Narrow" w:hAnsi="Aptos Narrow"/>
                <w:sz w:val="24"/>
                <w:szCs w:val="24"/>
              </w:rPr>
              <w:t>RBAC</w:t>
            </w:r>
            <w:commentRangeEnd w:id="199"/>
            <w:r w:rsidR="0078546A" w:rsidRPr="0038328E">
              <w:rPr>
                <w:rStyle w:val="CommentReference"/>
                <w:rFonts w:ascii="Aptos Narrow" w:hAnsi="Aptos Narrow"/>
                <w:sz w:val="24"/>
                <w:szCs w:val="24"/>
              </w:rPr>
              <w:commentReference w:id="199"/>
            </w:r>
            <w:r w:rsidRPr="0038328E">
              <w:rPr>
                <w:rFonts w:ascii="Aptos Narrow" w:hAnsi="Aptos Narrow"/>
                <w:sz w:val="24"/>
                <w:szCs w:val="24"/>
              </w:rPr>
              <w:t xml:space="preserve"> documentation, identity management architecture diagram</w:t>
            </w:r>
          </w:p>
          <w:p w14:paraId="61ABFAAF" w14:textId="64731AE2"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Consent and Revocation workflow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3EC689A" w14:textId="0A128554"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Identity management architecture diagram</w:t>
            </w:r>
          </w:p>
          <w:p w14:paraId="1DBD015D" w14:textId="63389B8B"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Consent service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0315B1F" w14:textId="1D8C4286"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Identity integration diagrams</w:t>
            </w:r>
          </w:p>
          <w:p w14:paraId="76EA14F0" w14:textId="04AEBCE1" w:rsidR="0038328E" w:rsidRPr="0038328E" w:rsidRDefault="0038328E" w:rsidP="0038328E">
            <w:pPr>
              <w:pStyle w:val="Tablebullet1"/>
              <w:rPr>
                <w:rFonts w:ascii="Aptos Narrow" w:hAnsi="Aptos Narrow"/>
                <w:sz w:val="24"/>
                <w:szCs w:val="24"/>
              </w:rPr>
            </w:pPr>
            <w:r w:rsidRPr="0038328E">
              <w:rPr>
                <w:rFonts w:ascii="Aptos Narrow" w:hAnsi="Aptos Narrow"/>
                <w:sz w:val="24"/>
                <w:szCs w:val="24"/>
              </w:rPr>
              <w:t>Consent service documentation</w:t>
            </w:r>
          </w:p>
        </w:tc>
      </w:tr>
    </w:tbl>
    <w:p w14:paraId="06B0AB47" w14:textId="77777777" w:rsidR="00B079D2" w:rsidRDefault="00B079D2" w:rsidP="00790AB9">
      <w:pPr>
        <w:rPr>
          <w:i/>
          <w:iCs/>
        </w:rPr>
      </w:pPr>
    </w:p>
    <w:p w14:paraId="790A10A5" w14:textId="54555422" w:rsidR="00171515" w:rsidRPr="00171515" w:rsidRDefault="00B079D2" w:rsidP="0008636C">
      <w:pPr>
        <w:pStyle w:val="Heading3"/>
      </w:pPr>
      <w:bookmarkStart w:id="200" w:name="_Toc230252265"/>
      <w:r w:rsidRPr="003F1CF8">
        <w:t xml:space="preserve">Table </w:t>
      </w:r>
      <w:r w:rsidR="00463893">
        <w:t>34</w:t>
      </w:r>
      <w:r w:rsidRPr="003F1CF8">
        <w:t xml:space="preserve">: Aspect </w:t>
      </w:r>
      <w:r>
        <w:t>–</w:t>
      </w:r>
      <w:r w:rsidRPr="003F1CF8">
        <w:t xml:space="preserve"> </w:t>
      </w:r>
      <w:r w:rsidR="00171515" w:rsidRPr="00171515">
        <w:t>Security Protection and Monitoring</w:t>
      </w:r>
      <w:bookmarkEnd w:id="200"/>
    </w:p>
    <w:p w14:paraId="2F766F76" w14:textId="1441ACF4" w:rsidR="00B079D2" w:rsidRDefault="000818CD" w:rsidP="00790AB9">
      <w:pPr>
        <w:rPr>
          <w:i/>
          <w:iCs/>
        </w:rPr>
      </w:pPr>
      <w:r>
        <w:rPr>
          <w:i/>
          <w:iCs/>
        </w:rPr>
        <w:t>Does the MES have security controls, with incident logging and monitoring?</w:t>
      </w:r>
    </w:p>
    <w:tbl>
      <w:tblPr>
        <w:tblW w:w="5409" w:type="pct"/>
        <w:tblLayout w:type="fixed"/>
        <w:tblCellMar>
          <w:left w:w="14" w:type="dxa"/>
          <w:right w:w="14" w:type="dxa"/>
        </w:tblCellMar>
        <w:tblLook w:val="0420" w:firstRow="1" w:lastRow="0" w:firstColumn="0" w:lastColumn="0" w:noHBand="0" w:noVBand="1"/>
        <w:tblCaption w:val="Table 34: Aspect – Security Protection and Monitoring"/>
        <w:tblDescription w:val="Table 34 provides five levels of maturity criteria and suggested documentation for the aspect – Security Protection and Monitoring, within the Technical Architecture (TA) Maturity Criteria."/>
      </w:tblPr>
      <w:tblGrid>
        <w:gridCol w:w="1699"/>
        <w:gridCol w:w="2462"/>
        <w:gridCol w:w="2462"/>
        <w:gridCol w:w="2462"/>
        <w:gridCol w:w="2462"/>
        <w:gridCol w:w="2462"/>
      </w:tblGrid>
      <w:tr w:rsidR="002C75C3" w:rsidRPr="000D78CE" w14:paraId="329C0C8D" w14:textId="77777777" w:rsidTr="0067309E">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1BE8A72"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5D20D5B"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1: </w:t>
            </w:r>
            <w:r w:rsidRPr="006E7D1A">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6574303"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2: </w:t>
            </w:r>
          </w:p>
          <w:p w14:paraId="2CB293BF"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DACF11"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3: </w:t>
            </w:r>
            <w:r w:rsidRPr="006E7D1A">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A46A05C"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4: </w:t>
            </w:r>
            <w:r w:rsidRPr="006E7D1A">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282B374"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2B2B2E4D" w14:textId="77777777" w:rsidR="002C75C3" w:rsidRPr="006E7D1A" w:rsidRDefault="002C75C3"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A76CC3" w:rsidRPr="000D78CE" w14:paraId="7EDEEC13" w14:textId="77777777" w:rsidTr="0067309E">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79A4920" w14:textId="4BCE1F9B" w:rsidR="00A76CC3" w:rsidRPr="00A76CC3" w:rsidRDefault="00A76CC3" w:rsidP="00A76CC3">
            <w:pPr>
              <w:pStyle w:val="TableText"/>
              <w:keepNext/>
              <w:keepLines/>
              <w:rPr>
                <w:rFonts w:ascii="Aptos Narrow" w:hAnsi="Aptos Narrow"/>
                <w:b/>
                <w:sz w:val="24"/>
                <w:szCs w:val="24"/>
              </w:rPr>
            </w:pPr>
            <w:r w:rsidRPr="00A76CC3">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4F42A89" w14:textId="7B95C0C3" w:rsidR="00A76CC3" w:rsidRPr="00A76CC3" w:rsidRDefault="00A76CC3" w:rsidP="00A76CC3">
            <w:pPr>
              <w:pStyle w:val="TableText"/>
              <w:rPr>
                <w:rFonts w:ascii="Aptos Narrow" w:hAnsi="Aptos Narrow"/>
                <w:color w:val="000000"/>
                <w:sz w:val="24"/>
                <w:szCs w:val="24"/>
              </w:rPr>
            </w:pPr>
            <w:ins w:id="201" w:author="Sean M Mahoney" w:date="2026-05-06T14:19:00Z">
              <w:r w:rsidRPr="00A76CC3">
                <w:rPr>
                  <w:rFonts w:ascii="Aptos Narrow" w:hAnsi="Aptos Narrow"/>
                  <w:color w:val="000000"/>
                  <w:sz w:val="24"/>
                  <w:szCs w:val="24"/>
                </w:rPr>
                <w:t>The MES applies security controls inconsistently across systems, with no enforced standards. Monitoring is limited, alerting is minimal, and there is no centralized visibility into security events, leaving gaps where threats can go undetected.</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610C8C7" w14:textId="12352633" w:rsidR="00A76CC3" w:rsidRPr="00A76CC3" w:rsidRDefault="00A76CC3" w:rsidP="00A76CC3">
            <w:pPr>
              <w:pStyle w:val="TableText"/>
              <w:rPr>
                <w:rFonts w:ascii="Aptos Narrow" w:hAnsi="Aptos Narrow"/>
                <w:color w:val="000000"/>
                <w:sz w:val="24"/>
                <w:szCs w:val="24"/>
              </w:rPr>
            </w:pPr>
            <w:ins w:id="202" w:author="Sean M Mahoney" w:date="2026-05-06T14:19:00Z">
              <w:r w:rsidRPr="00A76CC3">
                <w:rPr>
                  <w:rFonts w:ascii="Aptos Narrow" w:hAnsi="Aptos Narrow"/>
                  <w:color w:val="000000"/>
                  <w:sz w:val="24"/>
                  <w:szCs w:val="24"/>
                </w:rPr>
                <w:t>The MES has security controls defined and partially implemented across applications. Monitoring exists but alerts are reviewed manually, with no automation, no consistent coverage across all systems, and no formal process for measuring control effectiveness.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F32933" w14:textId="092F1639" w:rsidR="00A76CC3" w:rsidRPr="00A76CC3" w:rsidRDefault="00A76CC3" w:rsidP="00A76CC3">
            <w:pPr>
              <w:pStyle w:val="TableText"/>
              <w:rPr>
                <w:rFonts w:ascii="Aptos Narrow" w:hAnsi="Aptos Narrow"/>
                <w:sz w:val="24"/>
                <w:szCs w:val="24"/>
              </w:rPr>
            </w:pPr>
            <w:ins w:id="203" w:author="Sean M Mahoney" w:date="2026-05-06T14:20:00Z">
              <w:r w:rsidRPr="00A76CC3">
                <w:rPr>
                  <w:rFonts w:ascii="Aptos Narrow" w:hAnsi="Aptos Narrow"/>
                  <w:sz w:val="24"/>
                  <w:szCs w:val="24"/>
                </w:rPr>
                <w:t>The MES has security controls implemented across Medicaid applications, with data encrypted in transit and at rest, and monitoring and logs reviewed on a regular cadence. Reviews are not yet automated, auditing is not continuous, and incident detection still depends on manual analysis.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7805821" w14:textId="0BD7618F" w:rsidR="00A76CC3" w:rsidRPr="00A76CC3" w:rsidRDefault="00A76CC3" w:rsidP="00A76CC3">
            <w:pPr>
              <w:pStyle w:val="TableText"/>
              <w:rPr>
                <w:rFonts w:ascii="Aptos Narrow" w:hAnsi="Aptos Narrow"/>
                <w:sz w:val="24"/>
                <w:szCs w:val="24"/>
              </w:rPr>
            </w:pPr>
            <w:ins w:id="204" w:author="Sean M Mahoney" w:date="2026-05-06T14:20:00Z">
              <w:r w:rsidRPr="00A76CC3">
                <w:rPr>
                  <w:rFonts w:ascii="Aptos Narrow" w:hAnsi="Aptos Narrow"/>
                  <w:sz w:val="24"/>
                  <w:szCs w:val="24"/>
                </w:rPr>
                <w:t>The MES has consistently implemented security controls with regular auditing, automated control checks, and automated alerting on security events and incidents. Controls are not yet continuously optimized, validation against evolving threats is periodic rather than ongoing, and the program is not yet positioned to exceed baseline regulatory expectations.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1C1B239" w14:textId="33400810" w:rsidR="00A76CC3" w:rsidRPr="00A76CC3" w:rsidRDefault="00A76CC3" w:rsidP="00A76CC3">
            <w:pPr>
              <w:pStyle w:val="TableText"/>
              <w:rPr>
                <w:rFonts w:ascii="Aptos Narrow" w:hAnsi="Aptos Narrow"/>
                <w:sz w:val="24"/>
                <w:szCs w:val="24"/>
              </w:rPr>
            </w:pPr>
            <w:ins w:id="205" w:author="Sean M Mahoney" w:date="2026-05-06T14:20:00Z">
              <w:r w:rsidRPr="00A76CC3">
                <w:rPr>
                  <w:rFonts w:ascii="Aptos Narrow" w:hAnsi="Aptos Narrow"/>
                  <w:sz w:val="24"/>
                  <w:szCs w:val="24"/>
                </w:rPr>
                <w:t>The MES has security controls that are continuously optimized, audited, and validated, with monitoring fully supporting compliance and audit readiness. There are no unmonitored systems, no unreviewed controls, and no reactive-only processes — the security posture is proactive, evidence-based, and consistently exceeds federal and state regulatory expectations.</w:t>
              </w:r>
            </w:ins>
          </w:p>
        </w:tc>
      </w:tr>
      <w:tr w:rsidR="006336AD" w:rsidRPr="005703D5" w14:paraId="79E69969" w14:textId="77777777" w:rsidTr="0067309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0C45679" w14:textId="77777777" w:rsidR="00923D87" w:rsidRDefault="006336AD" w:rsidP="006336AD">
            <w:pPr>
              <w:pStyle w:val="TableText"/>
              <w:rPr>
                <w:rFonts w:ascii="Aptos Narrow" w:hAnsi="Aptos Narrow"/>
                <w:b/>
                <w:sz w:val="24"/>
                <w:szCs w:val="24"/>
              </w:rPr>
            </w:pPr>
            <w:r w:rsidRPr="006E7D1A">
              <w:rPr>
                <w:rFonts w:ascii="Aptos Narrow" w:hAnsi="Aptos Narrow"/>
                <w:b/>
                <w:sz w:val="24"/>
                <w:szCs w:val="24"/>
              </w:rPr>
              <w:t>Suggested Documentation</w:t>
            </w:r>
            <w:r w:rsidR="00923D87">
              <w:rPr>
                <w:rFonts w:ascii="Aptos Narrow" w:hAnsi="Aptos Narrow"/>
                <w:b/>
                <w:sz w:val="24"/>
                <w:szCs w:val="24"/>
              </w:rPr>
              <w:t xml:space="preserve"> </w:t>
            </w:r>
          </w:p>
          <w:p w14:paraId="28FE8B89" w14:textId="77777777" w:rsidR="00923D87" w:rsidRDefault="00923D87" w:rsidP="006336AD">
            <w:pPr>
              <w:pStyle w:val="TableText"/>
              <w:rPr>
                <w:del w:id="206" w:author="Microsoft Word" w:date="2026-05-20T09:43:00Z" w16du:dateUtc="2026-05-20T13:43:00Z"/>
                <w:rFonts w:ascii="Aptos Narrow" w:hAnsi="Aptos Narrow"/>
                <w:b/>
                <w:sz w:val="24"/>
                <w:szCs w:val="24"/>
              </w:rPr>
            </w:pPr>
            <w:del w:id="207" w:author="Microsoft Word" w:date="2026-05-20T09:43:00Z" w16du:dateUtc="2026-05-20T13:43:00Z">
              <w:r>
                <w:rPr>
                  <w:rFonts w:ascii="Aptos Narrow" w:hAnsi="Aptos Narrow"/>
                  <w:b/>
                  <w:sz w:val="24"/>
                  <w:szCs w:val="24"/>
                </w:rPr>
                <w:delText xml:space="preserve"> </w:delText>
              </w:r>
            </w:del>
          </w:p>
          <w:p w14:paraId="473625F1" w14:textId="77777777" w:rsidR="00923D87" w:rsidRDefault="00923D87" w:rsidP="006336AD">
            <w:pPr>
              <w:pStyle w:val="TableText"/>
              <w:rPr>
                <w:ins w:id="208" w:author="Microsoft Word" w:date="2026-05-20T09:43:00Z" w16du:dateUtc="2026-05-20T13:43:00Z"/>
                <w:rFonts w:ascii="Aptos Narrow" w:hAnsi="Aptos Narrow"/>
                <w:b/>
                <w:sz w:val="24"/>
                <w:szCs w:val="24"/>
              </w:rPr>
            </w:pPr>
            <w:del w:id="209" w:author="Microsoft Word" w:date="2026-05-20T09:43:00Z" w16du:dateUtc="2026-05-20T13:43:00Z">
              <w:r>
                <w:rPr>
                  <w:rFonts w:ascii="Aptos Narrow" w:hAnsi="Aptos Narrow"/>
                  <w:b/>
                  <w:sz w:val="24"/>
                  <w:szCs w:val="24"/>
                </w:rPr>
                <w:delText xml:space="preserve"> </w:delText>
              </w:r>
            </w:del>
            <w:ins w:id="210" w:author="Microsoft Word" w:date="2026-05-20T09:43:00Z" w16du:dateUtc="2026-05-20T13:43:00Z">
              <w:r>
                <w:rPr>
                  <w:rFonts w:ascii="Aptos Narrow" w:hAnsi="Aptos Narrow"/>
                  <w:b/>
                  <w:sz w:val="24"/>
                  <w:szCs w:val="24"/>
                </w:rPr>
                <w:t xml:space="preserve"> </w:t>
              </w:r>
            </w:ins>
          </w:p>
          <w:p w14:paraId="035A5B0E" w14:textId="60592310" w:rsidR="00923D87" w:rsidRDefault="00923D87" w:rsidP="006336AD">
            <w:pPr>
              <w:pStyle w:val="TableText"/>
              <w:rPr>
                <w:rFonts w:ascii="Aptos Narrow" w:hAnsi="Aptos Narrow"/>
                <w:b/>
                <w:sz w:val="24"/>
                <w:szCs w:val="24"/>
              </w:rPr>
            </w:pPr>
            <w:ins w:id="211" w:author="Microsoft Word" w:date="2026-05-20T09:43:00Z" w16du:dateUtc="2026-05-20T13:43:00Z">
              <w:r>
                <w:rPr>
                  <w:rFonts w:ascii="Aptos Narrow" w:hAnsi="Aptos Narrow"/>
                  <w:b/>
                  <w:sz w:val="24"/>
                  <w:szCs w:val="24"/>
                </w:rPr>
                <w:t xml:space="preserve"> </w:t>
              </w:r>
            </w:ins>
          </w:p>
          <w:p w14:paraId="19DF02B3" w14:textId="4FFEFF84" w:rsidR="006336AD" w:rsidRPr="006E7D1A" w:rsidRDefault="00923D87" w:rsidP="006336AD">
            <w:pPr>
              <w:pStyle w:val="TableText"/>
              <w:rPr>
                <w:rFonts w:ascii="Aptos Narrow" w:hAnsi="Aptos Narrow"/>
                <w:b/>
                <w:sz w:val="24"/>
                <w:szCs w:val="24"/>
              </w:rPr>
            </w:pPr>
            <w:r>
              <w:rPr>
                <w:rFonts w:ascii="Aptos Narrow" w:hAnsi="Aptos Narrow"/>
                <w:b/>
                <w:sz w:val="24"/>
                <w:szCs w:val="24"/>
              </w:rPr>
              <w:t xml:space="preserve"> </w:t>
            </w:r>
          </w:p>
          <w:p w14:paraId="1B773AF6" w14:textId="77777777" w:rsidR="006336AD" w:rsidRDefault="006336AD" w:rsidP="006336AD">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49E6584" w14:textId="4DC3273A"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controls documentation</w:t>
            </w:r>
          </w:p>
          <w:p w14:paraId="481DB01B" w14:textId="48AAB748"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Monitoring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B18C377" w14:textId="610CE10D"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process documentation</w:t>
            </w:r>
          </w:p>
          <w:p w14:paraId="35F9D340" w14:textId="4290B4F3"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Monitoring, Logging, and Alerting guidelines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82FB854" w14:textId="77777777"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diagrams</w:t>
            </w:r>
          </w:p>
          <w:p w14:paraId="206771EE" w14:textId="7BA92CD2"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control inventory</w:t>
            </w:r>
          </w:p>
          <w:p w14:paraId="179F7968" w14:textId="77777777"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Audit process</w:t>
            </w:r>
          </w:p>
          <w:p w14:paraId="4C2A171D" w14:textId="0745EC96"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Logging/Alerting Rules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D15AB94" w14:textId="77777777"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Diagrams</w:t>
            </w:r>
          </w:p>
          <w:p w14:paraId="50AE18E6" w14:textId="1625D852"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control monitoring logs</w:t>
            </w:r>
          </w:p>
          <w:p w14:paraId="05C59DB6" w14:textId="2BC27861"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Test Planning and Results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EC2DA7E" w14:textId="6EFD4769"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Security control inventory and monitoring logs</w:t>
            </w:r>
          </w:p>
          <w:p w14:paraId="0940115C" w14:textId="64C366AD" w:rsidR="006336AD" w:rsidRPr="006336AD" w:rsidRDefault="006336AD" w:rsidP="006336AD">
            <w:pPr>
              <w:pStyle w:val="Tablebullet1"/>
              <w:rPr>
                <w:rFonts w:ascii="Aptos Narrow" w:hAnsi="Aptos Narrow"/>
                <w:sz w:val="24"/>
                <w:szCs w:val="24"/>
              </w:rPr>
            </w:pPr>
            <w:r w:rsidRPr="006336AD">
              <w:rPr>
                <w:rFonts w:ascii="Aptos Narrow" w:hAnsi="Aptos Narrow"/>
                <w:sz w:val="24"/>
                <w:szCs w:val="24"/>
              </w:rPr>
              <w:t>Metrics and Reporting</w:t>
            </w:r>
          </w:p>
        </w:tc>
      </w:tr>
    </w:tbl>
    <w:p w14:paraId="6B15788C" w14:textId="77777777" w:rsidR="002C75C3" w:rsidRDefault="002C75C3" w:rsidP="00790AB9">
      <w:pPr>
        <w:rPr>
          <w:i/>
          <w:iCs/>
        </w:rPr>
      </w:pPr>
    </w:p>
    <w:p w14:paraId="5FC117B9" w14:textId="77777777" w:rsidR="00F16298" w:rsidRDefault="00F16298" w:rsidP="0008636C">
      <w:pPr>
        <w:rPr>
          <w:i/>
          <w:iCs/>
        </w:rPr>
      </w:pPr>
    </w:p>
    <w:p w14:paraId="17466DE0" w14:textId="6D5D5D66" w:rsidR="00B12CC0" w:rsidRPr="00B12CC0" w:rsidRDefault="00F16298" w:rsidP="0008636C">
      <w:pPr>
        <w:pStyle w:val="Heading3"/>
      </w:pPr>
      <w:bookmarkStart w:id="212" w:name="_Toc230252266"/>
      <w:r w:rsidRPr="003F1CF8">
        <w:lastRenderedPageBreak/>
        <w:t xml:space="preserve">Table </w:t>
      </w:r>
      <w:r w:rsidR="00463893">
        <w:t>35</w:t>
      </w:r>
      <w:r w:rsidRPr="003F1CF8">
        <w:t xml:space="preserve">: Aspect </w:t>
      </w:r>
      <w:r>
        <w:t>–</w:t>
      </w:r>
      <w:r w:rsidRPr="003F1CF8">
        <w:t xml:space="preserve"> </w:t>
      </w:r>
      <w:r w:rsidR="00B12CC0" w:rsidRPr="00B12CC0">
        <w:t>System Operations and Monitoring</w:t>
      </w:r>
      <w:bookmarkEnd w:id="212"/>
    </w:p>
    <w:p w14:paraId="69167BC6" w14:textId="49613BC7" w:rsidR="00F16298" w:rsidRDefault="00875CAE" w:rsidP="00790AB9">
      <w:pPr>
        <w:rPr>
          <w:i/>
          <w:iCs/>
        </w:rPr>
      </w:pPr>
      <w:r w:rsidRPr="001E3C99">
        <w:rPr>
          <w:i/>
          <w:iCs/>
        </w:rPr>
        <w:t xml:space="preserve">Does the MES have </w:t>
      </w:r>
      <w:r>
        <w:rPr>
          <w:i/>
          <w:iCs/>
        </w:rPr>
        <w:t>standard operating practices and monitoring of performance?</w:t>
      </w:r>
    </w:p>
    <w:tbl>
      <w:tblPr>
        <w:tblW w:w="5408" w:type="pct"/>
        <w:tblLayout w:type="fixed"/>
        <w:tblCellMar>
          <w:left w:w="14" w:type="dxa"/>
          <w:right w:w="14" w:type="dxa"/>
        </w:tblCellMar>
        <w:tblLook w:val="0420" w:firstRow="1" w:lastRow="0" w:firstColumn="0" w:lastColumn="0" w:noHBand="0" w:noVBand="1"/>
        <w:tblCaption w:val="Table 35: Aspect – Security Operations and Monitoring"/>
        <w:tblDescription w:val="Table 35 provides five levels of maturity criteria and suggested documentation for the aspect – Security Operations and Monitoring, within the Technical Architecture (TA) Maturity Criteria."/>
      </w:tblPr>
      <w:tblGrid>
        <w:gridCol w:w="1450"/>
        <w:gridCol w:w="2092"/>
        <w:gridCol w:w="2093"/>
        <w:gridCol w:w="2093"/>
        <w:gridCol w:w="2093"/>
        <w:gridCol w:w="2093"/>
        <w:gridCol w:w="2093"/>
      </w:tblGrid>
      <w:tr w:rsidR="00017EA2" w:rsidRPr="006E7D1A" w14:paraId="6BC0EA0A" w14:textId="77777777" w:rsidTr="00017EA2">
        <w:trPr>
          <w:trHeight w:val="446"/>
        </w:trPr>
        <w:tc>
          <w:tcPr>
            <w:tcW w:w="16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DD554F8" w14:textId="489356E3" w:rsidR="00017EA2" w:rsidRPr="00017EA2"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6C298801" w14:textId="57790D18" w:rsidR="00017EA2" w:rsidRPr="00017EA2"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1: </w:t>
            </w:r>
            <w:r w:rsidRPr="006E7D1A">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59F82842" w14:textId="77777777" w:rsidR="00017EA2" w:rsidRPr="006E7D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2: </w:t>
            </w:r>
          </w:p>
          <w:p w14:paraId="10538D5F" w14:textId="202D6450" w:rsidR="00017EA2" w:rsidRPr="00C63E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7063247D" w14:textId="086E1FF7" w:rsidR="00017EA2" w:rsidRPr="00C63E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3: </w:t>
            </w:r>
            <w:r w:rsidRPr="006E7D1A">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267BCB58" w14:textId="03CD047A" w:rsidR="00017EA2" w:rsidRPr="00C63E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4: </w:t>
            </w:r>
            <w:r w:rsidRPr="006E7D1A">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29" w:type="dxa"/>
              <w:right w:w="72" w:type="dxa"/>
            </w:tcMar>
          </w:tcPr>
          <w:p w14:paraId="6B316335" w14:textId="77777777" w:rsidR="00017EA2" w:rsidRPr="006E7D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7634B33A" w14:textId="60B7CC82" w:rsidR="00017EA2" w:rsidRPr="00C63E1A" w:rsidRDefault="00017EA2" w:rsidP="00017EA2">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017EA2" w:rsidRPr="006E7D1A" w14:paraId="7CE50F98" w14:textId="77777777" w:rsidTr="00017EA2">
        <w:trPr>
          <w:trHeight w:val="1328"/>
        </w:trPr>
        <w:tc>
          <w:tcPr>
            <w:tcW w:w="169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DE0E220" w14:textId="2722FA76" w:rsidR="00017EA2" w:rsidRDefault="00017EA2" w:rsidP="00017EA2">
            <w:pPr>
              <w:pStyle w:val="TableText"/>
              <w:rPr>
                <w:rFonts w:ascii="Aptos Narrow" w:hAnsi="Aptos Narrow"/>
                <w:b/>
                <w:sz w:val="24"/>
                <w:szCs w:val="24"/>
              </w:rPr>
            </w:pPr>
            <w:r w:rsidRPr="00A76CC3">
              <w:rPr>
                <w:rFonts w:ascii="Aptos Narrow" w:hAnsi="Aptos Narrow"/>
                <w:b/>
                <w:sz w:val="24"/>
                <w:szCs w:val="24"/>
              </w:rPr>
              <w:t>Maturity Criteria</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74FA17E" w14:textId="7AE84168" w:rsidR="00017EA2" w:rsidRPr="00C63E1A" w:rsidRDefault="008E1CC6" w:rsidP="009D7D40">
            <w:pPr>
              <w:pStyle w:val="Tablebullet1"/>
              <w:numPr>
                <w:ilvl w:val="0"/>
                <w:numId w:val="0"/>
              </w:numPr>
              <w:rPr>
                <w:rFonts w:ascii="Aptos Narrow" w:hAnsi="Aptos Narrow"/>
                <w:sz w:val="24"/>
                <w:szCs w:val="24"/>
              </w:rPr>
            </w:pPr>
            <w:r w:rsidRPr="008E1CC6">
              <w:rPr>
                <w:rFonts w:ascii="Aptos Narrow" w:hAnsi="Aptos Narrow"/>
                <w:sz w:val="24"/>
                <w:szCs w:val="24"/>
              </w:rPr>
              <w:t>The MES is operated manually with limited documentation, and system logs are reviewed reactively for performance issues. There are no defined procedures, no monitoring standards, and no proactive alerting, leaving operations dependent on individual knowledge.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4F33DA2" w14:textId="5DEA2F51" w:rsidR="00017EA2" w:rsidRPr="00C63E1A" w:rsidRDefault="00D46F52" w:rsidP="009D7D40">
            <w:pPr>
              <w:pStyle w:val="Tablebullet1"/>
              <w:numPr>
                <w:ilvl w:val="0"/>
                <w:numId w:val="0"/>
              </w:numPr>
              <w:rPr>
                <w:rFonts w:ascii="Aptos Narrow" w:hAnsi="Aptos Narrow"/>
                <w:sz w:val="24"/>
                <w:szCs w:val="24"/>
              </w:rPr>
            </w:pPr>
            <w:r w:rsidRPr="00D46F52">
              <w:rPr>
                <w:rFonts w:ascii="Aptos Narrow" w:hAnsi="Aptos Narrow"/>
                <w:sz w:val="24"/>
                <w:szCs w:val="24"/>
              </w:rPr>
              <w:t>The MES is operated manually with partial documentation of processes and procedures, and basic guidelines exist for monitoring performance. Procedures are not yet consistently followed, service levels are not formally defined, and monitoring is not tied to automated alerting.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290480B" w14:textId="61A95928" w:rsidR="00017EA2" w:rsidRPr="00C63E1A" w:rsidRDefault="00BA2145" w:rsidP="009D7D40">
            <w:pPr>
              <w:pStyle w:val="Tablebullet1"/>
              <w:numPr>
                <w:ilvl w:val="0"/>
                <w:numId w:val="0"/>
              </w:numPr>
              <w:rPr>
                <w:rFonts w:ascii="Aptos Narrow" w:hAnsi="Aptos Narrow"/>
                <w:sz w:val="24"/>
                <w:szCs w:val="24"/>
              </w:rPr>
            </w:pPr>
            <w:r w:rsidRPr="00BA2145">
              <w:rPr>
                <w:rFonts w:ascii="Aptos Narrow" w:hAnsi="Aptos Narrow"/>
                <w:sz w:val="24"/>
                <w:szCs w:val="24"/>
              </w:rPr>
              <w:t>The MES operates according to documented internal procedures with defined service level agreements, and monitoring and alerting cover application performance and health. Procedures are internally defined rather than aligned to industry standards, automation is limited, and alerting is not yet integrated with broader systems operations.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4289FD2" w14:textId="22766477" w:rsidR="00017EA2" w:rsidRPr="00C63E1A" w:rsidRDefault="00660B66" w:rsidP="009D7D40">
            <w:pPr>
              <w:pStyle w:val="Tablebullet1"/>
              <w:numPr>
                <w:ilvl w:val="0"/>
                <w:numId w:val="0"/>
              </w:numPr>
              <w:rPr>
                <w:rFonts w:ascii="Aptos Narrow" w:hAnsi="Aptos Narrow"/>
                <w:sz w:val="24"/>
                <w:szCs w:val="24"/>
              </w:rPr>
            </w:pPr>
            <w:r w:rsidRPr="00660B66">
              <w:rPr>
                <w:rFonts w:ascii="Aptos Narrow" w:hAnsi="Aptos Narrow"/>
                <w:sz w:val="24"/>
                <w:szCs w:val="24"/>
              </w:rPr>
              <w:t>The MES operates following industry-standard processes, with automation applied where feasible and monitoring and alerting integrated with systems operations. Performance is not yet benchmarked against external standards, continuous improvement is not formalized, and analytics across operational data are not centralized.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587FC40" w14:textId="37010635" w:rsidR="00017EA2" w:rsidRPr="00C63E1A" w:rsidRDefault="009D7D40" w:rsidP="009D7D40">
            <w:pPr>
              <w:pStyle w:val="Tablebullet1"/>
              <w:numPr>
                <w:ilvl w:val="0"/>
                <w:numId w:val="0"/>
              </w:numPr>
              <w:rPr>
                <w:rFonts w:ascii="Aptos Narrow" w:hAnsi="Aptos Narrow"/>
                <w:sz w:val="24"/>
                <w:szCs w:val="24"/>
              </w:rPr>
            </w:pPr>
            <w:r w:rsidRPr="009D7D40">
              <w:rPr>
                <w:rFonts w:ascii="Aptos Narrow" w:hAnsi="Aptos Narrow"/>
                <w:sz w:val="24"/>
                <w:szCs w:val="24"/>
              </w:rPr>
              <w:t>The MES operations are benchmarked against industry standards and continuously improved, with centralized monitoring and alerting analytics providing a unified view of application performance and health. There are no undocumented procedures, no manual operations where automation is feasible, and no siloed monitoring — operations are proactive, data-driven, and continuously refined.</w:t>
            </w:r>
          </w:p>
        </w:tc>
      </w:tr>
      <w:tr w:rsidR="00C50BD1" w:rsidRPr="006E7D1A" w14:paraId="0B912629" w14:textId="77777777" w:rsidTr="00017EA2">
        <w:trPr>
          <w:gridAfter w:val="1"/>
          <w:wAfter w:w="247" w:type="dxa"/>
          <w:trHeight w:val="1328"/>
        </w:trPr>
        <w:tc>
          <w:tcPr>
            <w:tcW w:w="1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478C1D6" w14:textId="77777777" w:rsidR="00923D87" w:rsidRDefault="00923D87" w:rsidP="00C63E1A">
            <w:pPr>
              <w:pStyle w:val="TableText"/>
              <w:rPr>
                <w:rFonts w:ascii="Aptos Narrow" w:hAnsi="Aptos Narrow"/>
                <w:b/>
                <w:sz w:val="24"/>
                <w:szCs w:val="24"/>
              </w:rPr>
            </w:pPr>
            <w:r>
              <w:rPr>
                <w:rFonts w:ascii="Aptos Narrow" w:hAnsi="Aptos Narrow"/>
                <w:b/>
                <w:sz w:val="24"/>
                <w:szCs w:val="24"/>
              </w:rPr>
              <w:lastRenderedPageBreak/>
              <w:t xml:space="preserve">Suggested Documentation </w:t>
            </w:r>
          </w:p>
          <w:p w14:paraId="07B113D3" w14:textId="77777777" w:rsidR="00923D87" w:rsidRDefault="00923D87" w:rsidP="00C63E1A">
            <w:pPr>
              <w:pStyle w:val="TableText"/>
              <w:rPr>
                <w:del w:id="213" w:author="Microsoft Word" w:date="2026-05-20T09:43:00Z" w16du:dateUtc="2026-05-20T13:43:00Z"/>
                <w:rFonts w:ascii="Aptos Narrow" w:hAnsi="Aptos Narrow"/>
                <w:b/>
                <w:sz w:val="24"/>
                <w:szCs w:val="24"/>
              </w:rPr>
            </w:pPr>
            <w:del w:id="214" w:author="Microsoft Word" w:date="2026-05-20T09:43:00Z" w16du:dateUtc="2026-05-20T13:43:00Z">
              <w:r>
                <w:rPr>
                  <w:rFonts w:ascii="Aptos Narrow" w:hAnsi="Aptos Narrow"/>
                  <w:b/>
                  <w:sz w:val="24"/>
                  <w:szCs w:val="24"/>
                </w:rPr>
                <w:delText xml:space="preserve"> </w:delText>
              </w:r>
            </w:del>
          </w:p>
          <w:p w14:paraId="48DCCCED" w14:textId="71C8D9C6" w:rsidR="00017EA2" w:rsidRPr="00C63E1A" w:rsidRDefault="00017EA2" w:rsidP="00017EA2">
            <w:pPr>
              <w:pStyle w:val="TableText"/>
              <w:rPr>
                <w:del w:id="215" w:author="Microsoft Word" w:date="2026-05-20T09:43:00Z" w16du:dateUtc="2026-05-20T13:43:00Z"/>
                <w:rFonts w:ascii="Aptos Narrow" w:hAnsi="Aptos Narrow"/>
                <w:b/>
                <w:sz w:val="24"/>
                <w:szCs w:val="24"/>
              </w:rPr>
            </w:pPr>
          </w:p>
          <w:p w14:paraId="59AE74B1" w14:textId="77777777" w:rsidR="00017EA2" w:rsidRPr="00C63E1A" w:rsidRDefault="00017EA2" w:rsidP="00017EA2">
            <w:pPr>
              <w:pStyle w:val="TableText"/>
              <w:rPr>
                <w:ins w:id="216" w:author="Microsoft Word" w:date="2026-05-20T09:43:00Z" w16du:dateUtc="2026-05-20T13:43:00Z"/>
                <w:rFonts w:ascii="Aptos Narrow" w:hAnsi="Aptos Narrow"/>
                <w:b/>
                <w:sz w:val="24"/>
                <w:szCs w:val="24"/>
              </w:rPr>
            </w:pPr>
            <w:ins w:id="217" w:author="Microsoft Word" w:date="2026-05-20T09:43:00Z" w16du:dateUtc="2026-05-20T13:43:00Z">
              <w:r>
                <w:rPr>
                  <w:rFonts w:ascii="Aptos Narrow" w:hAnsi="Aptos Narrow"/>
                  <w:b/>
                  <w:sz w:val="24"/>
                  <w:szCs w:val="24"/>
                </w:rPr>
                <w:t xml:space="preserve"> </w:t>
              </w:r>
            </w:ins>
          </w:p>
          <w:p w14:paraId="64C07191" w14:textId="77777777" w:rsidR="00923D87" w:rsidRDefault="00923D87" w:rsidP="00C63E1A">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4BF9261"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System Operations Documentation</w:t>
            </w:r>
          </w:p>
          <w:p w14:paraId="145F522E"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Logs</w:t>
            </w:r>
          </w:p>
          <w:p w14:paraId="23B1EC13" w14:textId="27E0785E" w:rsidR="00923D87" w:rsidRDefault="00017EA2" w:rsidP="00C63E1A">
            <w:pPr>
              <w:pStyle w:val="TableText"/>
              <w:rPr>
                <w:rFonts w:ascii="Aptos Narrow" w:hAnsi="Aptos Narrow"/>
                <w:b/>
                <w:sz w:val="24"/>
                <w:szCs w:val="24"/>
              </w:rPr>
            </w:pPr>
            <w:r w:rsidRPr="00C63E1A">
              <w:rPr>
                <w:rFonts w:ascii="Aptos Narrow" w:hAnsi="Aptos Narrow"/>
                <w:sz w:val="24"/>
                <w:szCs w:val="24"/>
              </w:rPr>
              <w:t>Alerts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97676D4"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 xml:space="preserve">System operations documentation </w:t>
            </w:r>
          </w:p>
          <w:p w14:paraId="35B24B7F" w14:textId="00B98434" w:rsidR="00C63E1A" w:rsidRPr="00C63E1A" w:rsidRDefault="00017EA2" w:rsidP="00C63E1A">
            <w:pPr>
              <w:pStyle w:val="Tablebullet1"/>
              <w:rPr>
                <w:rFonts w:ascii="Aptos Narrow" w:hAnsi="Aptos Narrow"/>
                <w:sz w:val="24"/>
                <w:szCs w:val="24"/>
              </w:rPr>
            </w:pPr>
            <w:r w:rsidRPr="00C63E1A">
              <w:rPr>
                <w:rFonts w:ascii="Aptos Narrow" w:hAnsi="Aptos Narrow"/>
                <w:sz w:val="24"/>
                <w:szCs w:val="24"/>
              </w:rPr>
              <w:t>Monitoring guidance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811628E"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 xml:space="preserve">System operations documentation, </w:t>
            </w:r>
            <w:commentRangeStart w:id="218"/>
            <w:r w:rsidRPr="00C63E1A">
              <w:rPr>
                <w:rFonts w:ascii="Aptos Narrow" w:hAnsi="Aptos Narrow"/>
                <w:sz w:val="24"/>
                <w:szCs w:val="24"/>
              </w:rPr>
              <w:t>SLAs</w:t>
            </w:r>
            <w:commentRangeEnd w:id="218"/>
            <w:r w:rsidRPr="00C63E1A">
              <w:rPr>
                <w:rStyle w:val="CommentReference"/>
                <w:rFonts w:ascii="Aptos Narrow" w:hAnsi="Aptos Narrow"/>
                <w:sz w:val="24"/>
                <w:szCs w:val="24"/>
              </w:rPr>
              <w:commentReference w:id="218"/>
            </w:r>
            <w:r w:rsidRPr="00C63E1A">
              <w:rPr>
                <w:rFonts w:ascii="Aptos Narrow" w:hAnsi="Aptos Narrow"/>
                <w:sz w:val="24"/>
                <w:szCs w:val="24"/>
              </w:rPr>
              <w:t xml:space="preserve"> with metrics</w:t>
            </w:r>
          </w:p>
          <w:p w14:paraId="140718BD" w14:textId="7DFECD1B" w:rsidR="00C63E1A" w:rsidRPr="00C63E1A" w:rsidRDefault="00017EA2" w:rsidP="00C63E1A">
            <w:pPr>
              <w:pStyle w:val="Tablebullet1"/>
              <w:rPr>
                <w:rFonts w:ascii="Aptos Narrow" w:hAnsi="Aptos Narrow"/>
                <w:sz w:val="24"/>
                <w:szCs w:val="24"/>
              </w:rPr>
            </w:pPr>
            <w:r w:rsidRPr="00C63E1A">
              <w:rPr>
                <w:rFonts w:ascii="Aptos Narrow" w:hAnsi="Aptos Narrow"/>
                <w:sz w:val="24"/>
                <w:szCs w:val="24"/>
              </w:rPr>
              <w:t>Monitoring and alerting rules, documentation, and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52998F0"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System operations documentation, with SLA and metrics</w:t>
            </w:r>
          </w:p>
          <w:p w14:paraId="6F4CB6B7" w14:textId="57DD25B9" w:rsidR="00C63E1A" w:rsidRPr="00C63E1A" w:rsidRDefault="00C63E1A" w:rsidP="00C63E1A">
            <w:pPr>
              <w:pStyle w:val="Tablebullet1"/>
              <w:rPr>
                <w:rFonts w:ascii="Aptos Narrow" w:hAnsi="Aptos Narrow"/>
                <w:sz w:val="24"/>
                <w:szCs w:val="24"/>
              </w:rPr>
            </w:pPr>
            <w:r w:rsidRPr="00C63E1A">
              <w:rPr>
                <w:rFonts w:ascii="Aptos Narrow" w:hAnsi="Aptos Narrow"/>
                <w:sz w:val="24"/>
                <w:szCs w:val="24"/>
              </w:rPr>
              <w:t>Monitoring and alerting rules, documentation, and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9FD11D5" w14:textId="77777777" w:rsidR="00017EA2" w:rsidRPr="00C63E1A" w:rsidRDefault="00017EA2" w:rsidP="00017EA2">
            <w:pPr>
              <w:pStyle w:val="Tablebullet1"/>
              <w:rPr>
                <w:rFonts w:ascii="Aptos Narrow" w:hAnsi="Aptos Narrow"/>
                <w:sz w:val="24"/>
                <w:szCs w:val="24"/>
              </w:rPr>
            </w:pPr>
            <w:r w:rsidRPr="00C63E1A">
              <w:rPr>
                <w:rFonts w:ascii="Aptos Narrow" w:hAnsi="Aptos Narrow"/>
                <w:sz w:val="24"/>
                <w:szCs w:val="24"/>
              </w:rPr>
              <w:t>System operations documentation with SLA and metrics</w:t>
            </w:r>
          </w:p>
          <w:p w14:paraId="6D0A8330" w14:textId="5CA1FA3C" w:rsidR="00C63E1A" w:rsidRPr="00C63E1A" w:rsidRDefault="00C63E1A" w:rsidP="00C63E1A">
            <w:pPr>
              <w:pStyle w:val="Tablebullet1"/>
              <w:rPr>
                <w:rFonts w:ascii="Aptos Narrow" w:hAnsi="Aptos Narrow"/>
                <w:sz w:val="24"/>
                <w:szCs w:val="24"/>
              </w:rPr>
            </w:pPr>
            <w:r w:rsidRPr="00C63E1A">
              <w:rPr>
                <w:rFonts w:ascii="Aptos Narrow" w:hAnsi="Aptos Narrow"/>
                <w:sz w:val="24"/>
                <w:szCs w:val="24"/>
              </w:rPr>
              <w:t>Monitoring and alerting rules, documentation, and diagrams</w:t>
            </w:r>
          </w:p>
        </w:tc>
      </w:tr>
    </w:tbl>
    <w:p w14:paraId="1F5D0060" w14:textId="77777777" w:rsidR="00875CAE" w:rsidRPr="006E7D1A" w:rsidRDefault="00875CAE" w:rsidP="00790AB9">
      <w:pPr>
        <w:rPr>
          <w:i/>
          <w:iCs/>
        </w:rPr>
      </w:pPr>
    </w:p>
    <w:p w14:paraId="30344C74" w14:textId="69B89D1B" w:rsidR="00E14C27" w:rsidRPr="00E14C27" w:rsidRDefault="00875CAE" w:rsidP="0008636C">
      <w:pPr>
        <w:pStyle w:val="Heading3"/>
      </w:pPr>
      <w:bookmarkStart w:id="219" w:name="_Toc230252267"/>
      <w:r w:rsidRPr="003F1CF8">
        <w:t xml:space="preserve">Table </w:t>
      </w:r>
      <w:r w:rsidR="00B15805">
        <w:t>36</w:t>
      </w:r>
      <w:r w:rsidRPr="003F1CF8">
        <w:t xml:space="preserve">: Aspect </w:t>
      </w:r>
      <w:r>
        <w:t>–</w:t>
      </w:r>
      <w:r w:rsidRPr="003F1CF8">
        <w:t xml:space="preserve"> </w:t>
      </w:r>
      <w:r w:rsidR="00E14C27" w:rsidRPr="00E14C27">
        <w:t>Development, Testing, Release and Security Compliance</w:t>
      </w:r>
      <w:bookmarkEnd w:id="219"/>
      <w:r w:rsidR="00E14C27" w:rsidRPr="00E14C27">
        <w:t xml:space="preserve"> </w:t>
      </w:r>
    </w:p>
    <w:p w14:paraId="474AB20B" w14:textId="5CFF4077" w:rsidR="00875CAE" w:rsidRDefault="00612710" w:rsidP="00790AB9">
      <w:pPr>
        <w:rPr>
          <w:i/>
          <w:iCs/>
        </w:rPr>
      </w:pPr>
      <w:r w:rsidRPr="00B21197">
        <w:rPr>
          <w:i/>
          <w:iCs/>
        </w:rPr>
        <w:t>Does the MES have centralized source and script management with testing and security reviews?</w:t>
      </w:r>
    </w:p>
    <w:p w14:paraId="0F7F7729" w14:textId="77777777" w:rsidR="000818CD" w:rsidRDefault="000818CD" w:rsidP="00790AB9">
      <w:pPr>
        <w:rPr>
          <w:i/>
          <w:iCs/>
        </w:rPr>
      </w:pPr>
    </w:p>
    <w:p w14:paraId="4D7CC377" w14:textId="77777777" w:rsidR="000818CD" w:rsidRDefault="000818CD" w:rsidP="00790AB9">
      <w:pPr>
        <w:rPr>
          <w:rFonts w:ascii="Aptos Narrow" w:hAnsi="Aptos Narrow"/>
          <w:i/>
          <w:iCs/>
          <w:color w:val="000000"/>
        </w:rPr>
      </w:pPr>
    </w:p>
    <w:tbl>
      <w:tblPr>
        <w:tblW w:w="5409" w:type="pct"/>
        <w:tblLayout w:type="fixed"/>
        <w:tblCellMar>
          <w:left w:w="14" w:type="dxa"/>
          <w:right w:w="14" w:type="dxa"/>
        </w:tblCellMar>
        <w:tblLook w:val="0420" w:firstRow="1" w:lastRow="0" w:firstColumn="0" w:lastColumn="0" w:noHBand="0" w:noVBand="1"/>
        <w:tblCaption w:val="Table 35: Aspect – Development, Testing, Release and Security Compliance"/>
        <w:tblDescription w:val="Table 36 provides five levels of maturity criteria and suggested documentation for the aspect – Development, Testing, Release and Security Compliance, within the Technical Architecture (TA) Maturity Criteria."/>
      </w:tblPr>
      <w:tblGrid>
        <w:gridCol w:w="1699"/>
        <w:gridCol w:w="2462"/>
        <w:gridCol w:w="2462"/>
        <w:gridCol w:w="2462"/>
        <w:gridCol w:w="2462"/>
        <w:gridCol w:w="2462"/>
      </w:tblGrid>
      <w:tr w:rsidR="00790AB9" w:rsidRPr="000D78CE" w14:paraId="54E70F4E" w14:textId="77777777" w:rsidTr="0067309E">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1CF5DFA"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5538D5"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1: </w:t>
            </w:r>
            <w:r w:rsidRPr="006E7D1A">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F720457"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2: </w:t>
            </w:r>
          </w:p>
          <w:p w14:paraId="641D69F3"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7768224"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3: </w:t>
            </w:r>
            <w:r w:rsidRPr="006E7D1A">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86B8A5F"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4: </w:t>
            </w:r>
            <w:r w:rsidRPr="006E7D1A">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0A862E9"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66E75CFC" w14:textId="77777777" w:rsidR="00790AB9" w:rsidRPr="006E7D1A" w:rsidRDefault="00790AB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9B32A9" w:rsidRPr="000D78CE" w14:paraId="531FDC74" w14:textId="77777777" w:rsidTr="0067309E">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F43026C" w14:textId="6A947333" w:rsidR="009B32A9" w:rsidRPr="0067309E" w:rsidRDefault="009B32A9" w:rsidP="009B32A9">
            <w:pPr>
              <w:pStyle w:val="TableText"/>
              <w:keepNext/>
              <w:keepLines/>
              <w:rPr>
                <w:rFonts w:ascii="Aptos Narrow" w:hAnsi="Aptos Narrow"/>
                <w:b/>
                <w:sz w:val="24"/>
                <w:szCs w:val="24"/>
              </w:rPr>
            </w:pPr>
            <w:r w:rsidRPr="0067309E">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8C0AFF8" w14:textId="67F3D220" w:rsidR="009B32A9" w:rsidRPr="0067309E" w:rsidRDefault="009B32A9" w:rsidP="009B32A9">
            <w:pPr>
              <w:pStyle w:val="TableText"/>
              <w:rPr>
                <w:rFonts w:ascii="Aptos Narrow" w:hAnsi="Aptos Narrow"/>
                <w:color w:val="000000"/>
                <w:sz w:val="24"/>
                <w:szCs w:val="24"/>
              </w:rPr>
            </w:pPr>
            <w:ins w:id="220" w:author="Sean M Mahoney" w:date="2026-05-06T14:23:00Z">
              <w:r w:rsidRPr="0067309E">
                <w:rPr>
                  <w:rFonts w:ascii="Aptos Narrow" w:hAnsi="Aptos Narrow"/>
                  <w:color w:val="000000"/>
                  <w:sz w:val="24"/>
                  <w:szCs w:val="24"/>
                </w:rPr>
                <w:t>The MES has no version control of source code or scripts, testing is performed manually, and security compliance checks are limited or absent. There is no consistent release process, no traceability of changes, and no formal validation before deployment.</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32B828D" w14:textId="5C06D3BF" w:rsidR="009B32A9" w:rsidRPr="0067309E" w:rsidRDefault="009B32A9" w:rsidP="009B32A9">
            <w:pPr>
              <w:pStyle w:val="TableText"/>
              <w:rPr>
                <w:rFonts w:ascii="Aptos Narrow" w:hAnsi="Aptos Narrow"/>
                <w:color w:val="000000"/>
                <w:sz w:val="24"/>
                <w:szCs w:val="24"/>
              </w:rPr>
            </w:pPr>
            <w:ins w:id="221" w:author="Sean M Mahoney" w:date="2026-05-06T14:23:00Z">
              <w:r w:rsidRPr="0067309E">
                <w:rPr>
                  <w:rFonts w:ascii="Aptos Narrow" w:hAnsi="Aptos Narrow"/>
                  <w:color w:val="000000"/>
                  <w:sz w:val="24"/>
                  <w:szCs w:val="24"/>
                </w:rPr>
                <w:t>The MES has basic version control of source code and scripts, releases and testing follow checklists, and security compliance reviews are performed manually. Version control is not consistently enforced, testing is not automated, and security reviews are not integrated into the release process.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73C43AD" w14:textId="7A97CFF0" w:rsidR="009B32A9" w:rsidRPr="0067309E" w:rsidRDefault="009B32A9" w:rsidP="009B32A9">
            <w:pPr>
              <w:pStyle w:val="TableText"/>
              <w:rPr>
                <w:rFonts w:ascii="Aptos Narrow" w:hAnsi="Aptos Narrow"/>
                <w:sz w:val="24"/>
                <w:szCs w:val="24"/>
              </w:rPr>
            </w:pPr>
            <w:ins w:id="222" w:author="Sean M Mahoney" w:date="2026-05-06T14:23:00Z">
              <w:r w:rsidRPr="0067309E">
                <w:rPr>
                  <w:rFonts w:ascii="Aptos Narrow" w:hAnsi="Aptos Narrow"/>
                  <w:sz w:val="24"/>
                  <w:szCs w:val="24"/>
                </w:rPr>
                <w:t>The MES has standardized version control of source code and scripts, pre-production environments are defined, release and testing procedures are documented, and security reviews follow a standardized approach. Releases and testing are not yet automated, testing outcomes are not measured, and security reviews are not aligned with release planning.</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DFCFF43" w14:textId="58C515C1" w:rsidR="009B32A9" w:rsidRPr="0067309E" w:rsidRDefault="009B32A9" w:rsidP="009B32A9">
            <w:pPr>
              <w:pStyle w:val="TableText"/>
              <w:rPr>
                <w:rFonts w:ascii="Aptos Narrow" w:hAnsi="Aptos Narrow"/>
                <w:sz w:val="24"/>
                <w:szCs w:val="24"/>
              </w:rPr>
            </w:pPr>
            <w:ins w:id="223" w:author="Sean M Mahoney" w:date="2026-05-06T14:23:00Z">
              <w:r w:rsidRPr="0067309E">
                <w:rPr>
                  <w:rFonts w:ascii="Aptos Narrow" w:hAnsi="Aptos Narrow"/>
                  <w:sz w:val="24"/>
                  <w:szCs w:val="24"/>
                </w:rPr>
                <w:t>The MES has centralized version control of source code and scripts, with release and testing automated across pre-production environments, testing metrics reviewed, and security reviews integrated into release planning. Production releases are not yet continuous, post-release monitoring is limited, and security validation is not performed on an ongoing basis.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DD9AF1D" w14:textId="2C7FB269" w:rsidR="009B32A9" w:rsidRPr="0067309E" w:rsidRDefault="009B32A9" w:rsidP="009B32A9">
            <w:pPr>
              <w:pStyle w:val="TableText"/>
              <w:rPr>
                <w:rFonts w:ascii="Aptos Narrow" w:hAnsi="Aptos Narrow"/>
                <w:sz w:val="24"/>
                <w:szCs w:val="24"/>
              </w:rPr>
            </w:pPr>
            <w:ins w:id="224" w:author="Sean M Mahoney" w:date="2026-05-06T14:23:00Z">
              <w:r w:rsidRPr="0067309E">
                <w:rPr>
                  <w:rFonts w:ascii="Aptos Narrow" w:hAnsi="Aptos Narrow"/>
                  <w:sz w:val="24"/>
                  <w:szCs w:val="24"/>
                </w:rPr>
                <w:t>The MES has fully automated source code and script management, with continuous releases across pre-production and production environments, monitored deployments, and continuous security reviews and compliance validation. There are no manual release steps, no untested changes reaching production, and no point-in-time-only security checks — development and release operate as a continuous, monitored, and secure pipeline.</w:t>
              </w:r>
            </w:ins>
          </w:p>
        </w:tc>
      </w:tr>
      <w:tr w:rsidR="00B72B1B" w:rsidRPr="005703D5" w14:paraId="1C2A8CA1" w14:textId="77777777" w:rsidTr="0067309E">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8B0750B" w14:textId="77777777" w:rsidR="00923D87" w:rsidRDefault="00B72B1B" w:rsidP="00B72B1B">
            <w:pPr>
              <w:pStyle w:val="TableText"/>
              <w:rPr>
                <w:rFonts w:ascii="Aptos Narrow" w:hAnsi="Aptos Narrow"/>
                <w:b/>
                <w:sz w:val="24"/>
                <w:szCs w:val="24"/>
              </w:rPr>
            </w:pPr>
            <w:r w:rsidRPr="00B72B1B">
              <w:rPr>
                <w:rFonts w:ascii="Aptos Narrow" w:hAnsi="Aptos Narrow"/>
                <w:b/>
                <w:sz w:val="24"/>
                <w:szCs w:val="24"/>
              </w:rPr>
              <w:t>Suggested Documentation</w:t>
            </w:r>
            <w:r w:rsidR="00923D87">
              <w:rPr>
                <w:rFonts w:ascii="Aptos Narrow" w:hAnsi="Aptos Narrow"/>
                <w:b/>
                <w:sz w:val="24"/>
                <w:szCs w:val="24"/>
              </w:rPr>
              <w:t xml:space="preserve"> </w:t>
            </w:r>
          </w:p>
          <w:p w14:paraId="599D95BB" w14:textId="77777777" w:rsidR="00923D87" w:rsidRDefault="00923D87" w:rsidP="00B72B1B">
            <w:pPr>
              <w:pStyle w:val="TableText"/>
              <w:rPr>
                <w:del w:id="225" w:author="Microsoft Word" w:date="2026-05-20T09:43:00Z" w16du:dateUtc="2026-05-20T13:43:00Z"/>
                <w:rFonts w:ascii="Aptos Narrow" w:hAnsi="Aptos Narrow"/>
                <w:b/>
                <w:sz w:val="24"/>
                <w:szCs w:val="24"/>
              </w:rPr>
            </w:pPr>
            <w:del w:id="226" w:author="Microsoft Word" w:date="2026-05-20T09:43:00Z" w16du:dateUtc="2026-05-20T13:43:00Z">
              <w:r>
                <w:rPr>
                  <w:rFonts w:ascii="Aptos Narrow" w:hAnsi="Aptos Narrow"/>
                  <w:b/>
                  <w:sz w:val="24"/>
                  <w:szCs w:val="24"/>
                </w:rPr>
                <w:delText xml:space="preserve"> </w:delText>
              </w:r>
            </w:del>
          </w:p>
          <w:p w14:paraId="3486F5F9" w14:textId="77777777" w:rsidR="00923D87" w:rsidRDefault="00923D87" w:rsidP="00B72B1B">
            <w:pPr>
              <w:pStyle w:val="TableText"/>
              <w:rPr>
                <w:ins w:id="227" w:author="Microsoft Word" w:date="2026-05-20T09:43:00Z" w16du:dateUtc="2026-05-20T13:43:00Z"/>
                <w:rFonts w:ascii="Aptos Narrow" w:hAnsi="Aptos Narrow"/>
                <w:b/>
                <w:sz w:val="24"/>
                <w:szCs w:val="24"/>
              </w:rPr>
            </w:pPr>
            <w:del w:id="228" w:author="Microsoft Word" w:date="2026-05-20T09:43:00Z" w16du:dateUtc="2026-05-20T13:43:00Z">
              <w:r>
                <w:rPr>
                  <w:rFonts w:ascii="Aptos Narrow" w:hAnsi="Aptos Narrow"/>
                  <w:b/>
                  <w:sz w:val="24"/>
                  <w:szCs w:val="24"/>
                </w:rPr>
                <w:delText xml:space="preserve"> </w:delText>
              </w:r>
            </w:del>
            <w:ins w:id="229" w:author="Microsoft Word" w:date="2026-05-20T09:43:00Z" w16du:dateUtc="2026-05-20T13:43:00Z">
              <w:r>
                <w:rPr>
                  <w:rFonts w:ascii="Aptos Narrow" w:hAnsi="Aptos Narrow"/>
                  <w:b/>
                  <w:sz w:val="24"/>
                  <w:szCs w:val="24"/>
                </w:rPr>
                <w:t xml:space="preserve"> </w:t>
              </w:r>
            </w:ins>
          </w:p>
          <w:p w14:paraId="41C1B3C7" w14:textId="0165053A" w:rsidR="00B72B1B" w:rsidRPr="00B72B1B" w:rsidRDefault="00B72B1B" w:rsidP="00B72B1B">
            <w:pPr>
              <w:pStyle w:val="TableText"/>
              <w:rPr>
                <w:rFonts w:ascii="Aptos Narrow" w:hAnsi="Aptos Narrow"/>
                <w:b/>
                <w:sz w:val="24"/>
                <w:szCs w:val="24"/>
              </w:rPr>
            </w:pPr>
          </w:p>
          <w:p w14:paraId="3F1AB9E0" w14:textId="77777777" w:rsidR="00B72B1B" w:rsidRDefault="00B72B1B" w:rsidP="00B72B1B">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E694B06" w14:textId="0717A6BF"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Development and configuration procedures</w:t>
            </w:r>
          </w:p>
          <w:p w14:paraId="6A21B0B0" w14:textId="2E54C076"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Testing process documentation</w:t>
            </w:r>
          </w:p>
          <w:p w14:paraId="7F59A561" w14:textId="4DE4A4C1"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Security review checklist, development documentation including secure coding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F7149CC" w14:textId="2082D35F"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 xml:space="preserve">Development and configuration procedures </w:t>
            </w:r>
          </w:p>
          <w:p w14:paraId="1F1410E4"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 xml:space="preserve">Testing process documentation, </w:t>
            </w:r>
          </w:p>
          <w:p w14:paraId="06CFB91B" w14:textId="7107E28C"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Testing checklists</w:t>
            </w:r>
          </w:p>
          <w:p w14:paraId="36D777AD"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Testing process documentation</w:t>
            </w:r>
          </w:p>
          <w:p w14:paraId="6497A3A3"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 xml:space="preserve">Testing checklists, </w:t>
            </w:r>
          </w:p>
          <w:p w14:paraId="2D2A86BB" w14:textId="32A33051" w:rsidR="00B72B1B" w:rsidRPr="00B72B1B" w:rsidRDefault="00E91DC8" w:rsidP="00B72B1B">
            <w:pPr>
              <w:pStyle w:val="Tablebullet1"/>
              <w:rPr>
                <w:rFonts w:ascii="Aptos Narrow" w:hAnsi="Aptos Narrow"/>
                <w:sz w:val="24"/>
                <w:szCs w:val="24"/>
              </w:rPr>
            </w:pPr>
            <w:r>
              <w:rPr>
                <w:rFonts w:ascii="Aptos Narrow" w:hAnsi="Aptos Narrow"/>
                <w:sz w:val="24"/>
                <w:szCs w:val="24"/>
              </w:rPr>
              <w:t>R</w:t>
            </w:r>
            <w:r w:rsidR="00B72B1B" w:rsidRPr="00B72B1B">
              <w:rPr>
                <w:rFonts w:ascii="Aptos Narrow" w:hAnsi="Aptos Narrow"/>
                <w:sz w:val="24"/>
                <w:szCs w:val="24"/>
              </w:rPr>
              <w:t>ecords from prior application security testing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EFB2368"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Development and configuration procedures</w:t>
            </w:r>
          </w:p>
          <w:p w14:paraId="3C937835" w14:textId="1F1F330C"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Environment architecture</w:t>
            </w:r>
          </w:p>
          <w:p w14:paraId="23A0A3F1" w14:textId="2E9DED1C"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Development and release process documentation</w:t>
            </w:r>
          </w:p>
          <w:p w14:paraId="537F7D96" w14:textId="592A0A66"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Development documentation including secure coding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DDFDE99" w14:textId="0FBEF020"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Development and configuration documentation</w:t>
            </w:r>
          </w:p>
          <w:p w14:paraId="7FDB754E"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 xml:space="preserve">Environment diagrams </w:t>
            </w:r>
          </w:p>
          <w:p w14:paraId="5096CBC5" w14:textId="679CF1DF"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Release workflow documentation</w:t>
            </w:r>
          </w:p>
          <w:p w14:paraId="318BFFA5" w14:textId="0EF20785"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Release process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585D065" w14:textId="6C407AA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Development, configuration, and release process documentation</w:t>
            </w:r>
          </w:p>
          <w:p w14:paraId="6E168B00"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Release process documentation</w:t>
            </w:r>
          </w:p>
          <w:p w14:paraId="3544EE91"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lastRenderedPageBreak/>
              <w:t xml:space="preserve">Environment diagrams </w:t>
            </w:r>
          </w:p>
          <w:p w14:paraId="24DF701F" w14:textId="0CD47A82"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 xml:space="preserve">Workflow documentation </w:t>
            </w:r>
          </w:p>
          <w:p w14:paraId="3A5A5B74" w14:textId="77777777"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Development documentation including secure coding standards</w:t>
            </w:r>
          </w:p>
          <w:p w14:paraId="76C26F08" w14:textId="21228999" w:rsidR="00B72B1B" w:rsidRPr="00B72B1B" w:rsidRDefault="00B72B1B" w:rsidP="00B72B1B">
            <w:pPr>
              <w:pStyle w:val="Tablebullet1"/>
              <w:rPr>
                <w:rFonts w:ascii="Aptos Narrow" w:hAnsi="Aptos Narrow"/>
                <w:sz w:val="24"/>
                <w:szCs w:val="24"/>
              </w:rPr>
            </w:pPr>
            <w:r w:rsidRPr="00B72B1B">
              <w:rPr>
                <w:rFonts w:ascii="Aptos Narrow" w:hAnsi="Aptos Narrow"/>
                <w:sz w:val="24"/>
                <w:szCs w:val="24"/>
              </w:rPr>
              <w:t>Compliance review metrics</w:t>
            </w:r>
          </w:p>
        </w:tc>
      </w:tr>
    </w:tbl>
    <w:p w14:paraId="2761C6BE" w14:textId="77777777" w:rsidR="00790AB9" w:rsidRDefault="00790AB9" w:rsidP="00790AB9"/>
    <w:p w14:paraId="761FDA30" w14:textId="77777777" w:rsidR="00540825" w:rsidRDefault="00540825" w:rsidP="00790AB9"/>
    <w:p w14:paraId="49F859A2" w14:textId="191C7053" w:rsidR="00902D6F" w:rsidRPr="0008636C" w:rsidRDefault="00902D6F" w:rsidP="00B81207">
      <w:pPr>
        <w:pStyle w:val="Heading2"/>
      </w:pPr>
      <w:bookmarkStart w:id="230" w:name="_Toc230252268"/>
      <w:r w:rsidRPr="0008636C">
        <w:t>Application Management</w:t>
      </w:r>
      <w:bookmarkEnd w:id="230"/>
      <w:r w:rsidRPr="0008636C">
        <w:t xml:space="preserve"> </w:t>
      </w:r>
    </w:p>
    <w:p w14:paraId="09577A2B" w14:textId="435F3F9A" w:rsidR="006D083A" w:rsidRPr="006D083A" w:rsidRDefault="00971E0B" w:rsidP="00B81207">
      <w:pPr>
        <w:pStyle w:val="Heading3"/>
      </w:pPr>
      <w:bookmarkStart w:id="231" w:name="_Toc230252269"/>
      <w:commentRangeStart w:id="232"/>
      <w:r w:rsidRPr="003F1CF8">
        <w:t xml:space="preserve">Table </w:t>
      </w:r>
      <w:r w:rsidR="00B15805">
        <w:t>37</w:t>
      </w:r>
      <w:r w:rsidRPr="003F1CF8">
        <w:t>: Aspect</w:t>
      </w:r>
      <w:commentRangeEnd w:id="232"/>
      <w:r w:rsidR="00EE791A">
        <w:rPr>
          <w:rStyle w:val="CommentReference"/>
          <w:sz w:val="28"/>
          <w:szCs w:val="28"/>
        </w:rPr>
        <w:commentReference w:id="232"/>
      </w:r>
      <w:r w:rsidR="000839F3">
        <w:t xml:space="preserve"> </w:t>
      </w:r>
      <w:r>
        <w:t>–</w:t>
      </w:r>
      <w:r w:rsidRPr="003F1CF8">
        <w:t xml:space="preserve"> </w:t>
      </w:r>
      <w:r w:rsidR="006D083A" w:rsidRPr="006D083A">
        <w:t>API, Messaging, and Integration</w:t>
      </w:r>
      <w:bookmarkEnd w:id="231"/>
    </w:p>
    <w:p w14:paraId="5C030AD7" w14:textId="6C0542B8" w:rsidR="00971E0B" w:rsidRPr="009A708D" w:rsidRDefault="00743F56" w:rsidP="00B81207">
      <w:pPr>
        <w:rPr>
          <w:i/>
          <w:iCs/>
        </w:rPr>
      </w:pPr>
      <w:r w:rsidRPr="009A708D">
        <w:rPr>
          <w:i/>
          <w:iCs/>
        </w:rPr>
        <w:t>Does the Medicaid application connect and interface with other internal or external systems or organizations?</w:t>
      </w:r>
    </w:p>
    <w:tbl>
      <w:tblPr>
        <w:tblW w:w="5409" w:type="pct"/>
        <w:tblLayout w:type="fixed"/>
        <w:tblCellMar>
          <w:left w:w="14" w:type="dxa"/>
          <w:right w:w="14" w:type="dxa"/>
        </w:tblCellMar>
        <w:tblLook w:val="0420" w:firstRow="1" w:lastRow="0" w:firstColumn="0" w:lastColumn="0" w:noHBand="0" w:noVBand="1"/>
        <w:tblCaption w:val="Table 37: Aspect aspect – API, Messaging, and Integration"/>
        <w:tblDescription w:val="Table 37 provides five levels of maturity criteria and suggested documentation for the aspect – API, Messaging, and Integration, within the Technical Architecture (TA) Maturity Criteria."/>
      </w:tblPr>
      <w:tblGrid>
        <w:gridCol w:w="1699"/>
        <w:gridCol w:w="2462"/>
        <w:gridCol w:w="2462"/>
        <w:gridCol w:w="2462"/>
        <w:gridCol w:w="2462"/>
        <w:gridCol w:w="2462"/>
      </w:tblGrid>
      <w:tr w:rsidR="00CD3C42" w:rsidRPr="00B7613F" w14:paraId="5FC3B5A6" w14:textId="77777777" w:rsidTr="0072506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732FAD7"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9CDFBEC"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1: </w:t>
            </w:r>
            <w:r w:rsidRPr="006E7D1A">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E466333"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2: </w:t>
            </w:r>
          </w:p>
          <w:p w14:paraId="4D588CE5"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9220036"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3: </w:t>
            </w:r>
            <w:r w:rsidRPr="006E7D1A">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86EFB5A"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4: </w:t>
            </w:r>
            <w:r w:rsidRPr="006E7D1A">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4AD561B"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28CD1C4E" w14:textId="77777777" w:rsidR="00CD3C42" w:rsidRPr="006E7D1A" w:rsidRDefault="00CD3C42"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31054E" w:rsidRPr="00B7613F" w14:paraId="658CD63E" w14:textId="77777777" w:rsidTr="0072506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721C8EEC" w14:textId="0EE9C462" w:rsidR="0031054E" w:rsidRPr="00167F12" w:rsidRDefault="0031054E" w:rsidP="0031054E">
            <w:pPr>
              <w:pStyle w:val="TableText"/>
              <w:keepNext/>
              <w:keepLines/>
              <w:rPr>
                <w:rFonts w:ascii="Aptos Narrow" w:hAnsi="Aptos Narrow"/>
                <w:b/>
                <w:sz w:val="24"/>
                <w:szCs w:val="24"/>
              </w:rPr>
            </w:pPr>
            <w:r w:rsidRPr="00167F12">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CA3E9F9" w14:textId="084AE656" w:rsidR="0031054E" w:rsidRPr="00167F12" w:rsidRDefault="0031054E" w:rsidP="0031054E">
            <w:pPr>
              <w:pStyle w:val="TableText"/>
              <w:rPr>
                <w:rFonts w:ascii="Aptos Narrow" w:hAnsi="Aptos Narrow"/>
                <w:color w:val="000000"/>
                <w:sz w:val="24"/>
                <w:szCs w:val="24"/>
              </w:rPr>
            </w:pPr>
            <w:ins w:id="233" w:author="Sean M Mahoney" w:date="2026-05-06T14:25:00Z">
              <w:r w:rsidRPr="00167F12">
                <w:rPr>
                  <w:rFonts w:ascii="Aptos Narrow" w:hAnsi="Aptos Narrow"/>
                  <w:color w:val="000000"/>
                  <w:sz w:val="24"/>
                  <w:szCs w:val="24"/>
                </w:rPr>
                <w:t>The MES application or module connects to other systems for a single, limited purpose using an API, interface, or manual batch file exchange, with limited documentation. There is no inventory of connections, no defined standards, and no governance over how external integrations are established or maintained.</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753C136" w14:textId="37B1D065" w:rsidR="0031054E" w:rsidRPr="00167F12" w:rsidRDefault="0031054E" w:rsidP="0031054E">
            <w:pPr>
              <w:pStyle w:val="TableText"/>
              <w:rPr>
                <w:rFonts w:ascii="Aptos Narrow" w:hAnsi="Aptos Narrow"/>
                <w:color w:val="000000"/>
                <w:sz w:val="24"/>
                <w:szCs w:val="24"/>
              </w:rPr>
            </w:pPr>
            <w:ins w:id="234" w:author="Sean M Mahoney" w:date="2026-05-06T14:25:00Z">
              <w:r w:rsidRPr="00167F12">
                <w:rPr>
                  <w:rFonts w:ascii="Aptos Narrow" w:hAnsi="Aptos Narrow"/>
                  <w:color w:val="000000"/>
                  <w:sz w:val="24"/>
                  <w:szCs w:val="24"/>
                </w:rPr>
                <w:t>The MES application or module connects through an API, interface, or scheduled batch file exchange that is documented and tracked in an inventory. Connections do not yet follow industry standards, there is no consistent process for establishing new integrations, and event-driven patterns are not in use.</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3280097" w14:textId="64883D6D" w:rsidR="0031054E" w:rsidRPr="00167F12" w:rsidRDefault="0031054E" w:rsidP="0031054E">
            <w:pPr>
              <w:pStyle w:val="TableText"/>
              <w:rPr>
                <w:rFonts w:ascii="Aptos Narrow" w:hAnsi="Aptos Narrow"/>
                <w:sz w:val="24"/>
                <w:szCs w:val="24"/>
              </w:rPr>
            </w:pPr>
            <w:ins w:id="235" w:author="Sean M Mahoney" w:date="2026-05-06T14:25:00Z">
              <w:r w:rsidRPr="00167F12">
                <w:rPr>
                  <w:rFonts w:ascii="Aptos Narrow" w:hAnsi="Aptos Narrow"/>
                  <w:sz w:val="24"/>
                  <w:szCs w:val="24"/>
                </w:rPr>
                <w:t>The MES application or module uses APIs or interfaces that follow industry standards, and all external connections are established through a documented process. APIs are not yet centrally managed or versioned, integrations are not event-driven, and there is no automated way to publish or discover available services.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0ABA819" w14:textId="2A1F07A2" w:rsidR="0031054E" w:rsidRPr="00167F12" w:rsidRDefault="0031054E" w:rsidP="0031054E">
            <w:pPr>
              <w:pStyle w:val="TableText"/>
              <w:rPr>
                <w:rFonts w:ascii="Aptos Narrow" w:hAnsi="Aptos Narrow"/>
                <w:sz w:val="24"/>
                <w:szCs w:val="24"/>
              </w:rPr>
            </w:pPr>
            <w:ins w:id="236" w:author="Sean M Mahoney" w:date="2026-05-06T14:25:00Z">
              <w:r w:rsidRPr="00167F12">
                <w:rPr>
                  <w:rFonts w:ascii="Aptos Narrow" w:hAnsi="Aptos Narrow"/>
                  <w:sz w:val="24"/>
                  <w:szCs w:val="24"/>
                </w:rPr>
                <w:t>The MES application or module uses APIs or interfaces that are event-driven where appropriate, published and versioned through an API management tool, and consistently apply industry standards. Conformance with standards is not yet fully validated, integrations are not continuously optimized, and external connection management is not yet fully automated.</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45CC20A" w14:textId="6C826FD3" w:rsidR="0031054E" w:rsidRPr="00167F12" w:rsidRDefault="0031054E" w:rsidP="0031054E">
            <w:pPr>
              <w:pStyle w:val="TableText"/>
              <w:rPr>
                <w:rFonts w:ascii="Aptos Narrow" w:hAnsi="Aptos Narrow"/>
                <w:sz w:val="24"/>
                <w:szCs w:val="24"/>
              </w:rPr>
            </w:pPr>
            <w:ins w:id="237" w:author="Sean M Mahoney" w:date="2026-05-06T14:25:00Z">
              <w:r w:rsidRPr="00167F12">
                <w:rPr>
                  <w:rFonts w:ascii="Aptos Narrow" w:hAnsi="Aptos Narrow"/>
                  <w:sz w:val="24"/>
                  <w:szCs w:val="24"/>
                </w:rPr>
                <w:t>The MES application or module uses APIs or interfaces that fully conform with industry standards, are continuously optimized through automated adjustments, and have all external connections actively managed. There are no undocumented integrations, no manual file exchanges where APIs are feasible, and no unmonitored connections — interoperability is standards-based, fully governed, and continuously refined.</w:t>
              </w:r>
            </w:ins>
          </w:p>
        </w:tc>
      </w:tr>
      <w:tr w:rsidR="00167F12" w:rsidRPr="00B7613F" w14:paraId="7690648F" w14:textId="77777777" w:rsidTr="0072506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A4EC072" w14:textId="77777777" w:rsidR="00923D87" w:rsidRDefault="00167F12" w:rsidP="00167F12">
            <w:pPr>
              <w:pStyle w:val="TableText"/>
              <w:rPr>
                <w:rFonts w:ascii="Aptos Narrow" w:hAnsi="Aptos Narrow"/>
                <w:b/>
                <w:sz w:val="24"/>
                <w:szCs w:val="24"/>
              </w:rPr>
            </w:pPr>
            <w:r w:rsidRPr="00167F12">
              <w:rPr>
                <w:rFonts w:ascii="Aptos Narrow" w:hAnsi="Aptos Narrow"/>
                <w:b/>
                <w:sz w:val="24"/>
                <w:szCs w:val="24"/>
              </w:rPr>
              <w:t>Suggested Documentation</w:t>
            </w:r>
            <w:r w:rsidR="00923D87">
              <w:rPr>
                <w:rFonts w:ascii="Aptos Narrow" w:hAnsi="Aptos Narrow"/>
                <w:b/>
                <w:sz w:val="24"/>
                <w:szCs w:val="24"/>
              </w:rPr>
              <w:t xml:space="preserve"> </w:t>
            </w:r>
          </w:p>
          <w:p w14:paraId="0D860C9D" w14:textId="77777777" w:rsidR="00923D87" w:rsidRDefault="00923D87" w:rsidP="00167F12">
            <w:pPr>
              <w:pStyle w:val="TableText"/>
              <w:rPr>
                <w:del w:id="238" w:author="Microsoft Word" w:date="2026-05-20T09:43:00Z" w16du:dateUtc="2026-05-20T13:43:00Z"/>
                <w:rFonts w:ascii="Aptos Narrow" w:hAnsi="Aptos Narrow"/>
                <w:b/>
                <w:sz w:val="24"/>
                <w:szCs w:val="24"/>
              </w:rPr>
            </w:pPr>
            <w:del w:id="239" w:author="Microsoft Word" w:date="2026-05-20T09:43:00Z" w16du:dateUtc="2026-05-20T13:43:00Z">
              <w:r>
                <w:rPr>
                  <w:rFonts w:ascii="Aptos Narrow" w:hAnsi="Aptos Narrow"/>
                  <w:b/>
                  <w:sz w:val="24"/>
                  <w:szCs w:val="24"/>
                </w:rPr>
                <w:delText xml:space="preserve"> </w:delText>
              </w:r>
            </w:del>
          </w:p>
          <w:p w14:paraId="691FDD48" w14:textId="7810BE89" w:rsidR="00167F12" w:rsidRPr="00167F12" w:rsidRDefault="00167F12" w:rsidP="00167F12">
            <w:pPr>
              <w:pStyle w:val="TableText"/>
              <w:rPr>
                <w:rFonts w:ascii="Aptos Narrow" w:hAnsi="Aptos Narrow"/>
                <w:b/>
                <w:sz w:val="24"/>
                <w:szCs w:val="24"/>
              </w:rPr>
            </w:pPr>
          </w:p>
          <w:p w14:paraId="0678F098" w14:textId="77777777" w:rsidR="00167F12" w:rsidRDefault="00167F12" w:rsidP="00167F12">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380AA52" w14:textId="02C6501C"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API/Interface Inventory and documentation</w:t>
            </w:r>
          </w:p>
          <w:p w14:paraId="30A5D8B3" w14:textId="55547623"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Operations documentation</w:t>
            </w:r>
          </w:p>
          <w:p w14:paraId="5F0300A3" w14:textId="5CA94C8B"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External Connection Documentation</w:t>
            </w:r>
          </w:p>
          <w:p w14:paraId="2537451D" w14:textId="77777777" w:rsidR="00167F12" w:rsidRPr="00167F12" w:rsidRDefault="00167F12" w:rsidP="00167F12">
            <w:pPr>
              <w:pStyle w:val="TableText"/>
              <w:rPr>
                <w:rFonts w:ascii="Aptos Narrow" w:hAnsi="Aptos Narrow"/>
                <w:sz w:val="24"/>
                <w:szCs w:val="24"/>
              </w:rPr>
            </w:pPr>
          </w:p>
          <w:p w14:paraId="68B2BE19" w14:textId="77777777" w:rsidR="00167F12" w:rsidRPr="00167F12" w:rsidRDefault="00167F12" w:rsidP="00167F12">
            <w:pPr>
              <w:pStyle w:val="TableText"/>
              <w:rPr>
                <w:rFonts w:ascii="Aptos Narrow" w:hAnsi="Aptos Narrow"/>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3C0F028" w14:textId="5982E663"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lastRenderedPageBreak/>
              <w:t>API/Interface Inventory and documentation</w:t>
            </w:r>
          </w:p>
          <w:p w14:paraId="54833095" w14:textId="0D4FDDD4"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Operations documentation</w:t>
            </w:r>
          </w:p>
          <w:p w14:paraId="2C33BED8" w14:textId="10888301"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External Connection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52E7CFB" w14:textId="60B3DC52"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Interface Pattern/Architecture Diagram</w:t>
            </w:r>
          </w:p>
          <w:p w14:paraId="582D1E50" w14:textId="265E37EB"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External Connection Documentation including processes for establishing new connections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37A8422" w14:textId="57AAA41F"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API/Interface Management documentation</w:t>
            </w:r>
          </w:p>
          <w:p w14:paraId="37A398F0"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Architecture diagram</w:t>
            </w:r>
          </w:p>
          <w:p w14:paraId="255097DF"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Business workflow diagrams</w:t>
            </w:r>
          </w:p>
          <w:p w14:paraId="77595EA0"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lastRenderedPageBreak/>
              <w:t>API/Interface Inventory and documentation</w:t>
            </w:r>
          </w:p>
          <w:p w14:paraId="55F0C598" w14:textId="5AF2B4FC" w:rsidR="00167F12" w:rsidRPr="00167F12" w:rsidRDefault="00167F12" w:rsidP="00167F12">
            <w:pPr>
              <w:pStyle w:val="Tablebullet1"/>
              <w:numPr>
                <w:ilvl w:val="0"/>
                <w:numId w:val="0"/>
              </w:numPr>
              <w:ind w:left="360"/>
              <w:rPr>
                <w:rFonts w:ascii="Aptos Narrow" w:hAnsi="Aptos Narrow"/>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3C903C26"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lastRenderedPageBreak/>
              <w:t xml:space="preserve"> API/Interface Inventory and documentation </w:t>
            </w:r>
          </w:p>
          <w:p w14:paraId="4D2ECDB5" w14:textId="7E72F1FB"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Interface performance metrics</w:t>
            </w:r>
          </w:p>
          <w:p w14:paraId="6D6A6A92"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t>Enterprise patterns</w:t>
            </w:r>
          </w:p>
          <w:p w14:paraId="255C43E7" w14:textId="77777777" w:rsidR="00167F12" w:rsidRPr="00167F12" w:rsidRDefault="00167F12" w:rsidP="00167F12">
            <w:pPr>
              <w:pStyle w:val="Tablebullet1"/>
              <w:rPr>
                <w:rFonts w:ascii="Aptos Narrow" w:hAnsi="Aptos Narrow"/>
                <w:sz w:val="24"/>
                <w:szCs w:val="24"/>
              </w:rPr>
            </w:pPr>
            <w:r w:rsidRPr="00167F12">
              <w:rPr>
                <w:rFonts w:ascii="Aptos Narrow" w:hAnsi="Aptos Narrow"/>
                <w:sz w:val="24"/>
                <w:szCs w:val="24"/>
              </w:rPr>
              <w:lastRenderedPageBreak/>
              <w:t>Development and configuration procedures</w:t>
            </w:r>
          </w:p>
          <w:p w14:paraId="10D92C97" w14:textId="3A900534" w:rsidR="00167F12" w:rsidRPr="00167F12" w:rsidRDefault="00167F12" w:rsidP="00167F12">
            <w:pPr>
              <w:pStyle w:val="Tablebullet1"/>
              <w:rPr>
                <w:rFonts w:ascii="Aptos Narrow" w:hAnsi="Aptos Narrow"/>
                <w:sz w:val="24"/>
                <w:szCs w:val="24"/>
              </w:rPr>
            </w:pPr>
          </w:p>
        </w:tc>
      </w:tr>
    </w:tbl>
    <w:p w14:paraId="3943557A" w14:textId="77777777" w:rsidR="00CD3C42" w:rsidRPr="00B7613F" w:rsidRDefault="00CD3C42" w:rsidP="00971E0B">
      <w:pPr>
        <w:rPr>
          <w:rFonts w:ascii="Aptos Narrow" w:hAnsi="Aptos Narrow"/>
          <w:i/>
        </w:rPr>
      </w:pPr>
    </w:p>
    <w:p w14:paraId="7F329A3A" w14:textId="320E6F10" w:rsidR="00D50403" w:rsidRPr="001A21D3" w:rsidRDefault="00971E0B" w:rsidP="001A21D3">
      <w:pPr>
        <w:pStyle w:val="Heading3"/>
      </w:pPr>
      <w:bookmarkStart w:id="240" w:name="_Toc230252270"/>
      <w:r w:rsidRPr="001A21D3">
        <w:t xml:space="preserve">Table </w:t>
      </w:r>
      <w:r w:rsidR="00B15805">
        <w:t>38</w:t>
      </w:r>
      <w:r w:rsidRPr="001A21D3">
        <w:t xml:space="preserve">: Aspect – </w:t>
      </w:r>
      <w:r w:rsidR="00D50403" w:rsidRPr="001A21D3">
        <w:t>Application Hosting and Platform Services</w:t>
      </w:r>
      <w:bookmarkEnd w:id="240"/>
    </w:p>
    <w:p w14:paraId="44506364" w14:textId="77777777" w:rsidR="005E7AA3" w:rsidRPr="00B81207" w:rsidRDefault="001B537C" w:rsidP="00B81207">
      <w:pPr>
        <w:rPr>
          <w:i/>
          <w:iCs/>
        </w:rPr>
      </w:pPr>
      <w:r w:rsidRPr="00B81207">
        <w:rPr>
          <w:i/>
          <w:iCs/>
        </w:rPr>
        <w:t xml:space="preserve">Is the Medicaid application hosted in a dedicated MES environment with common platform services reused? </w:t>
      </w:r>
    </w:p>
    <w:tbl>
      <w:tblPr>
        <w:tblW w:w="5409" w:type="pct"/>
        <w:tblLayout w:type="fixed"/>
        <w:tblCellMar>
          <w:left w:w="14" w:type="dxa"/>
          <w:right w:w="14" w:type="dxa"/>
        </w:tblCellMar>
        <w:tblLook w:val="0420" w:firstRow="1" w:lastRow="0" w:firstColumn="0" w:lastColumn="0" w:noHBand="0" w:noVBand="1"/>
        <w:tblCaption w:val="Table 38: Aspect – Application Hosting and Platform Services"/>
        <w:tblDescription w:val="Table 38 provides five levels of maturity criteria and suggested documentation for the aspect – Application Hosting and Platform Services, within the Technical Architecture (TA) Maturity Criteria."/>
      </w:tblPr>
      <w:tblGrid>
        <w:gridCol w:w="1699"/>
        <w:gridCol w:w="2462"/>
        <w:gridCol w:w="2462"/>
        <w:gridCol w:w="2462"/>
        <w:gridCol w:w="2462"/>
        <w:gridCol w:w="2462"/>
      </w:tblGrid>
      <w:tr w:rsidR="00F60A19" w:rsidRPr="000D78CE" w14:paraId="10F1DFB4" w14:textId="77777777" w:rsidTr="00725067">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25A2490"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739A54C"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1: </w:t>
            </w:r>
            <w:r w:rsidRPr="006E7D1A">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9871E31"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2: </w:t>
            </w:r>
          </w:p>
          <w:p w14:paraId="0F9DFF84"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B6029E5"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3: </w:t>
            </w:r>
            <w:r w:rsidRPr="006E7D1A">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333FFD8"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4: </w:t>
            </w:r>
            <w:r w:rsidRPr="006E7D1A">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CEAF084"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4C19B2EC"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DF6366" w:rsidRPr="000D78CE" w14:paraId="625C2863" w14:textId="77777777" w:rsidTr="00725067">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2A1FB94F" w14:textId="6D1A0C6E" w:rsidR="00DF6366" w:rsidRPr="00DF6366" w:rsidRDefault="00DF6366" w:rsidP="00DF6366">
            <w:pPr>
              <w:pStyle w:val="TableText"/>
              <w:keepNext/>
              <w:keepLines/>
              <w:rPr>
                <w:rFonts w:ascii="Aptos Narrow" w:hAnsi="Aptos Narrow"/>
                <w:b/>
                <w:sz w:val="24"/>
                <w:szCs w:val="24"/>
              </w:rPr>
            </w:pPr>
            <w:r w:rsidRPr="00DF6366">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E14D907" w14:textId="22AFB314" w:rsidR="00725067" w:rsidRPr="00DF6366" w:rsidRDefault="00D93F3D" w:rsidP="00DF6366">
            <w:pPr>
              <w:pStyle w:val="TableText"/>
              <w:rPr>
                <w:rFonts w:ascii="Aptos Narrow" w:hAnsi="Aptos Narrow"/>
                <w:color w:val="000000"/>
                <w:sz w:val="24"/>
                <w:szCs w:val="24"/>
              </w:rPr>
            </w:pPr>
            <w:r w:rsidRPr="00D93F3D">
              <w:rPr>
                <w:rFonts w:ascii="Aptos Narrow" w:hAnsi="Aptos Narrow"/>
                <w:color w:val="000000"/>
                <w:sz w:val="24"/>
                <w:szCs w:val="24"/>
              </w:rPr>
              <w:t>The MES application or module is hosted in an environment with limited documentation and inconsistent configurations. There are no defined hosting standards, no shared services, and no consistency across environments, making the hosting setup difficult to support or replicate.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0D6A668" w14:textId="0A703ADF" w:rsidR="00DF6366" w:rsidRPr="00DF6366" w:rsidRDefault="00DF6366" w:rsidP="00DF6366">
            <w:pPr>
              <w:pStyle w:val="TableText"/>
              <w:rPr>
                <w:rFonts w:ascii="Aptos Narrow" w:hAnsi="Aptos Narrow"/>
                <w:color w:val="000000"/>
                <w:sz w:val="24"/>
                <w:szCs w:val="24"/>
              </w:rPr>
            </w:pPr>
            <w:ins w:id="241" w:author="Sean M Mahoney" w:date="2026-05-06T14:26:00Z">
              <w:r w:rsidRPr="00DF6366">
                <w:rPr>
                  <w:rFonts w:ascii="Aptos Narrow" w:hAnsi="Aptos Narrow"/>
                  <w:color w:val="000000"/>
                  <w:sz w:val="24"/>
                  <w:szCs w:val="24"/>
                </w:rPr>
                <w:t>The MES application or module is hosted in a documented environment, with standardization of MES hosting practices being piloted. Standards are not yet broadly adopted, common services are not available across applications, and configurations still vary between environments.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65BA947C" w14:textId="27AFBE81" w:rsidR="00DF6366" w:rsidRPr="00DF6366" w:rsidRDefault="00DF6366" w:rsidP="00DF6366">
            <w:pPr>
              <w:pStyle w:val="TableText"/>
              <w:rPr>
                <w:rFonts w:ascii="Aptos Narrow" w:hAnsi="Aptos Narrow"/>
                <w:sz w:val="24"/>
                <w:szCs w:val="24"/>
              </w:rPr>
            </w:pPr>
            <w:ins w:id="242" w:author="Sean M Mahoney" w:date="2026-05-06T14:26:00Z">
              <w:r w:rsidRPr="00DF6366">
                <w:rPr>
                  <w:rFonts w:ascii="Aptos Narrow" w:hAnsi="Aptos Narrow"/>
                  <w:sz w:val="24"/>
                  <w:szCs w:val="24"/>
                </w:rPr>
                <w:t>The MES application or module is hosted in an environment that adopts and follows standard hosting patterns, with some common services available across the MES. Standards are not yet enforced to reduce complexity, automation is limited, and resources are not shared across hosting environments.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1DF356F" w14:textId="32F95A23" w:rsidR="00DF6366" w:rsidRPr="00DF6366" w:rsidRDefault="00DF6366" w:rsidP="00DF6366">
            <w:pPr>
              <w:pStyle w:val="TableText"/>
              <w:rPr>
                <w:rFonts w:ascii="Aptos Narrow" w:hAnsi="Aptos Narrow"/>
                <w:sz w:val="24"/>
                <w:szCs w:val="24"/>
              </w:rPr>
            </w:pPr>
            <w:ins w:id="243" w:author="Sean M Mahoney" w:date="2026-05-06T14:26:00Z">
              <w:r w:rsidRPr="00DF6366">
                <w:rPr>
                  <w:rFonts w:ascii="Aptos Narrow" w:hAnsi="Aptos Narrow"/>
                  <w:sz w:val="24"/>
                  <w:szCs w:val="24"/>
                </w:rPr>
                <w:t>The MES application or module is hosted in an environment that applies standards to limit complexity, supports automation, and shares resources across MES hosting environments. Hosting is not yet proactively managed, automation is not used to optimize performance and reliability, and resource reuse is not yet widespread.</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B11BBBE" w14:textId="060D900D" w:rsidR="00DF6366" w:rsidRPr="00DF6366" w:rsidRDefault="00DF6366" w:rsidP="00DF6366">
            <w:pPr>
              <w:pStyle w:val="TableText"/>
              <w:rPr>
                <w:rFonts w:ascii="Aptos Narrow" w:hAnsi="Aptos Narrow"/>
                <w:sz w:val="24"/>
                <w:szCs w:val="24"/>
              </w:rPr>
            </w:pPr>
            <w:ins w:id="244" w:author="Sean M Mahoney" w:date="2026-05-06T14:27:00Z">
              <w:r w:rsidRPr="00DF6366">
                <w:rPr>
                  <w:rFonts w:ascii="Aptos Narrow" w:hAnsi="Aptos Narrow"/>
                  <w:sz w:val="24"/>
                  <w:szCs w:val="24"/>
                </w:rPr>
                <w:t>The MES application or module is hosted in an environment that is proactively managed, uses automation to continuously improve application performance and reliability, and reuses resources widely across MES hosting environments. There are no undocumented configurations, no isolated or duplicated services, and no reactive-only management — hosting is standardized, automated, and continuously optimized.</w:t>
              </w:r>
            </w:ins>
          </w:p>
        </w:tc>
      </w:tr>
      <w:tr w:rsidR="00B865C2" w:rsidRPr="005703D5" w14:paraId="0CC64A36" w14:textId="77777777" w:rsidTr="00725067">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45523AA" w14:textId="77777777" w:rsidR="00923D87" w:rsidRDefault="00B865C2" w:rsidP="00B865C2">
            <w:pPr>
              <w:pStyle w:val="TableText"/>
              <w:rPr>
                <w:rFonts w:ascii="Aptos Narrow" w:hAnsi="Aptos Narrow"/>
                <w:b/>
                <w:sz w:val="24"/>
                <w:szCs w:val="24"/>
              </w:rPr>
            </w:pPr>
            <w:r w:rsidRPr="00B865C2">
              <w:rPr>
                <w:rFonts w:ascii="Aptos Narrow" w:hAnsi="Aptos Narrow"/>
                <w:b/>
                <w:sz w:val="24"/>
                <w:szCs w:val="24"/>
              </w:rPr>
              <w:t>Suggested Documentation</w:t>
            </w:r>
            <w:r w:rsidR="00923D87">
              <w:rPr>
                <w:rFonts w:ascii="Aptos Narrow" w:hAnsi="Aptos Narrow"/>
                <w:b/>
                <w:sz w:val="24"/>
                <w:szCs w:val="24"/>
              </w:rPr>
              <w:t xml:space="preserve"> </w:t>
            </w:r>
          </w:p>
          <w:p w14:paraId="6A9EA92A" w14:textId="77777777" w:rsidR="00923D87" w:rsidRDefault="00923D87" w:rsidP="00B865C2">
            <w:pPr>
              <w:pStyle w:val="TableText"/>
              <w:rPr>
                <w:del w:id="245" w:author="Microsoft Word" w:date="2026-05-20T09:43:00Z" w16du:dateUtc="2026-05-20T13:43:00Z"/>
                <w:rFonts w:ascii="Aptos Narrow" w:hAnsi="Aptos Narrow"/>
                <w:b/>
                <w:sz w:val="24"/>
                <w:szCs w:val="24"/>
              </w:rPr>
            </w:pPr>
            <w:del w:id="246" w:author="Microsoft Word" w:date="2026-05-20T09:43:00Z" w16du:dateUtc="2026-05-20T13:43:00Z">
              <w:r>
                <w:rPr>
                  <w:rFonts w:ascii="Aptos Narrow" w:hAnsi="Aptos Narrow"/>
                  <w:b/>
                  <w:sz w:val="24"/>
                  <w:szCs w:val="24"/>
                </w:rPr>
                <w:delText xml:space="preserve"> </w:delText>
              </w:r>
            </w:del>
          </w:p>
          <w:p w14:paraId="5145D6AC" w14:textId="77777777" w:rsidR="00923D87" w:rsidRDefault="00923D87" w:rsidP="00B865C2">
            <w:pPr>
              <w:pStyle w:val="TableText"/>
              <w:rPr>
                <w:ins w:id="247" w:author="Microsoft Word" w:date="2026-05-20T09:43:00Z" w16du:dateUtc="2026-05-20T13:43:00Z"/>
                <w:rFonts w:ascii="Aptos Narrow" w:hAnsi="Aptos Narrow"/>
                <w:b/>
                <w:sz w:val="24"/>
                <w:szCs w:val="24"/>
              </w:rPr>
            </w:pPr>
            <w:del w:id="248" w:author="Microsoft Word" w:date="2026-05-20T09:43:00Z" w16du:dateUtc="2026-05-20T13:43:00Z">
              <w:r>
                <w:rPr>
                  <w:rFonts w:ascii="Aptos Narrow" w:hAnsi="Aptos Narrow"/>
                  <w:b/>
                  <w:sz w:val="24"/>
                  <w:szCs w:val="24"/>
                </w:rPr>
                <w:delText xml:space="preserve"> </w:delText>
              </w:r>
            </w:del>
            <w:ins w:id="249" w:author="Microsoft Word" w:date="2026-05-20T09:43:00Z" w16du:dateUtc="2026-05-20T13:43:00Z">
              <w:r>
                <w:rPr>
                  <w:rFonts w:ascii="Aptos Narrow" w:hAnsi="Aptos Narrow"/>
                  <w:b/>
                  <w:sz w:val="24"/>
                  <w:szCs w:val="24"/>
                </w:rPr>
                <w:t xml:space="preserve"> </w:t>
              </w:r>
            </w:ins>
          </w:p>
          <w:p w14:paraId="6F167526" w14:textId="18FA6606" w:rsidR="00B865C2" w:rsidRPr="00B865C2" w:rsidRDefault="00B865C2" w:rsidP="00B865C2">
            <w:pPr>
              <w:pStyle w:val="TableText"/>
              <w:rPr>
                <w:rFonts w:ascii="Aptos Narrow" w:hAnsi="Aptos Narrow"/>
                <w:b/>
                <w:sz w:val="24"/>
                <w:szCs w:val="24"/>
              </w:rPr>
            </w:pPr>
          </w:p>
          <w:p w14:paraId="4B9923F2" w14:textId="77777777" w:rsidR="00B865C2" w:rsidRDefault="00B865C2" w:rsidP="00B865C2">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D04DF8B" w14:textId="7BDF9D91"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Application documentation including Inventory and deployment guides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F00AF29" w14:textId="523E9B5B"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Application documentation including Inventory and deployment guides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0DF25A2" w14:textId="77777777"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Architecture Diagram</w:t>
            </w:r>
          </w:p>
          <w:p w14:paraId="6061CB82" w14:textId="77777777"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Internal Service Catalog</w:t>
            </w:r>
          </w:p>
          <w:p w14:paraId="684CA5AA" w14:textId="4B35C50E"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Service use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6FA48571" w14:textId="77777777"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Architecture Diagram</w:t>
            </w:r>
          </w:p>
          <w:p w14:paraId="15ED1313" w14:textId="77777777"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Internal Service Catalog</w:t>
            </w:r>
          </w:p>
          <w:p w14:paraId="5F7C4891" w14:textId="057EF7AD"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Service API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223F68B" w14:textId="77777777"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Application Architecture Diagrams including cloud-native patterns</w:t>
            </w:r>
          </w:p>
          <w:p w14:paraId="51188896" w14:textId="77777777"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t>Internal Service Catalog</w:t>
            </w:r>
          </w:p>
          <w:p w14:paraId="76EDCA7E" w14:textId="171CB133" w:rsidR="00B865C2" w:rsidRPr="00B865C2" w:rsidRDefault="00B865C2" w:rsidP="00B865C2">
            <w:pPr>
              <w:pStyle w:val="Tablebullet1"/>
              <w:rPr>
                <w:rFonts w:ascii="Aptos Narrow" w:hAnsi="Aptos Narrow"/>
                <w:sz w:val="24"/>
                <w:szCs w:val="24"/>
              </w:rPr>
            </w:pPr>
            <w:r w:rsidRPr="00B865C2">
              <w:rPr>
                <w:rFonts w:ascii="Aptos Narrow" w:hAnsi="Aptos Narrow"/>
                <w:sz w:val="24"/>
                <w:szCs w:val="24"/>
              </w:rPr>
              <w:lastRenderedPageBreak/>
              <w:t xml:space="preserve">Service API documentation </w:t>
            </w:r>
          </w:p>
          <w:p w14:paraId="3DF8CC66" w14:textId="77777777" w:rsidR="00B865C2" w:rsidRPr="00B865C2" w:rsidRDefault="00B865C2" w:rsidP="00B865C2">
            <w:pPr>
              <w:pStyle w:val="Tablebullet1"/>
              <w:numPr>
                <w:ilvl w:val="0"/>
                <w:numId w:val="0"/>
              </w:numPr>
              <w:ind w:left="360"/>
              <w:rPr>
                <w:rFonts w:ascii="Aptos Narrow" w:hAnsi="Aptos Narrow"/>
                <w:sz w:val="24"/>
                <w:szCs w:val="24"/>
              </w:rPr>
            </w:pPr>
          </w:p>
        </w:tc>
      </w:tr>
    </w:tbl>
    <w:p w14:paraId="11C0E2AD" w14:textId="77777777" w:rsidR="005E7AA3" w:rsidRPr="005E7AA3" w:rsidRDefault="005E7AA3" w:rsidP="005E7AA3"/>
    <w:p w14:paraId="5E0CE3EB" w14:textId="4F5E809F" w:rsidR="00971E0B" w:rsidRPr="00E14C27" w:rsidRDefault="00971E0B" w:rsidP="001A21D3">
      <w:pPr>
        <w:pStyle w:val="Heading3"/>
      </w:pPr>
      <w:bookmarkStart w:id="250" w:name="_Toc230252271"/>
      <w:r w:rsidRPr="003F1CF8">
        <w:t xml:space="preserve">Table </w:t>
      </w:r>
      <w:r w:rsidR="00B15805">
        <w:t>39</w:t>
      </w:r>
      <w:r w:rsidRPr="003F1CF8">
        <w:t xml:space="preserve">: Aspect </w:t>
      </w:r>
      <w:r>
        <w:t>–</w:t>
      </w:r>
      <w:r w:rsidRPr="003F1CF8">
        <w:t xml:space="preserve"> </w:t>
      </w:r>
      <w:r w:rsidR="00CF1A69">
        <w:t>Business Rules and Workflows</w:t>
      </w:r>
      <w:bookmarkEnd w:id="250"/>
    </w:p>
    <w:p w14:paraId="19A8EC4A" w14:textId="77777777" w:rsidR="00447D82" w:rsidRPr="00B81207" w:rsidRDefault="00447D82" w:rsidP="00B81207">
      <w:pPr>
        <w:rPr>
          <w:i/>
          <w:iCs/>
        </w:rPr>
      </w:pPr>
      <w:r w:rsidRPr="00B81207">
        <w:rPr>
          <w:i/>
          <w:iCs/>
        </w:rPr>
        <w:t>Does the Medicaid application enable and support SMA business processes?</w:t>
      </w:r>
    </w:p>
    <w:tbl>
      <w:tblPr>
        <w:tblW w:w="5409" w:type="pct"/>
        <w:tblLayout w:type="fixed"/>
        <w:tblCellMar>
          <w:left w:w="14" w:type="dxa"/>
          <w:right w:w="14" w:type="dxa"/>
        </w:tblCellMar>
        <w:tblLook w:val="0420" w:firstRow="1" w:lastRow="0" w:firstColumn="0" w:lastColumn="0" w:noHBand="0" w:noVBand="1"/>
        <w:tblCaption w:val="Table 39: Aspect– Business Rules and Workflows"/>
        <w:tblDescription w:val="Table 39 provides five levels of maturity criteria and suggested documentation for the aspect – Business Rules and Workflows, within the Technical Architecture (TA) Maturity Criteria."/>
      </w:tblPr>
      <w:tblGrid>
        <w:gridCol w:w="1699"/>
        <w:gridCol w:w="2462"/>
        <w:gridCol w:w="2462"/>
        <w:gridCol w:w="2462"/>
        <w:gridCol w:w="2462"/>
        <w:gridCol w:w="2462"/>
      </w:tblGrid>
      <w:tr w:rsidR="00F60A19" w:rsidRPr="006E7D1A" w14:paraId="18D6964B" w14:textId="77777777" w:rsidTr="0072506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E19B556"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B4E752B"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1: </w:t>
            </w:r>
            <w:r w:rsidRPr="006E7D1A">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BF1ACB0"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2: </w:t>
            </w:r>
          </w:p>
          <w:p w14:paraId="017AD361"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00BD208"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3: </w:t>
            </w:r>
            <w:r w:rsidRPr="006E7D1A">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8553AD"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4: </w:t>
            </w:r>
            <w:r w:rsidRPr="006E7D1A">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5E7DFD3"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 xml:space="preserve">Level 5: </w:t>
            </w:r>
          </w:p>
          <w:p w14:paraId="3B828289" w14:textId="77777777" w:rsidR="00F60A19" w:rsidRPr="006E7D1A" w:rsidRDefault="00F60A19" w:rsidP="00F42950">
            <w:pPr>
              <w:pStyle w:val="TableColumnHeading"/>
              <w:keepNext/>
              <w:keepLines/>
              <w:spacing w:before="60" w:after="60"/>
              <w:rPr>
                <w:rFonts w:ascii="Aptos Narrow" w:hAnsi="Aptos Narrow"/>
                <w:sz w:val="24"/>
                <w:szCs w:val="24"/>
              </w:rPr>
            </w:pPr>
            <w:r w:rsidRPr="006E7D1A">
              <w:rPr>
                <w:rFonts w:ascii="Aptos Narrow" w:hAnsi="Aptos Narrow"/>
                <w:sz w:val="24"/>
                <w:szCs w:val="24"/>
              </w:rPr>
              <w:t>Optimized</w:t>
            </w:r>
          </w:p>
        </w:tc>
      </w:tr>
      <w:tr w:rsidR="00187437" w:rsidRPr="006E7D1A" w14:paraId="2378CE67" w14:textId="77777777" w:rsidTr="0072506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7B506A86" w14:textId="06E29334" w:rsidR="00187437" w:rsidRPr="00187437" w:rsidRDefault="00187437" w:rsidP="00187437">
            <w:pPr>
              <w:pStyle w:val="TableText"/>
              <w:keepNext/>
              <w:keepLines/>
              <w:rPr>
                <w:rFonts w:ascii="Aptos Narrow" w:hAnsi="Aptos Narrow"/>
                <w:b/>
                <w:sz w:val="24"/>
                <w:szCs w:val="24"/>
              </w:rPr>
            </w:pPr>
            <w:r w:rsidRPr="00187437">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713881F" w14:textId="4CD764FB" w:rsidR="00187437" w:rsidRPr="00187437" w:rsidRDefault="00187437" w:rsidP="00187437">
            <w:pPr>
              <w:pStyle w:val="TableText"/>
              <w:rPr>
                <w:rFonts w:ascii="Aptos Narrow" w:hAnsi="Aptos Narrow"/>
                <w:color w:val="000000"/>
                <w:sz w:val="24"/>
                <w:szCs w:val="24"/>
              </w:rPr>
            </w:pPr>
            <w:r w:rsidRPr="00187437">
              <w:rPr>
                <w:rFonts w:ascii="Aptos Narrow" w:hAnsi="Aptos Narrow"/>
                <w:color w:val="000000"/>
                <w:sz w:val="24"/>
                <w:szCs w:val="24"/>
              </w:rPr>
              <w:t>The MES application or module has business rules and workflows that are hard-coded into source code and require technical staff to change. There is no documentation, no separation between rules and code, and no ability for business users to understand or influence how rules operate.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359E767" w14:textId="0D1BC283" w:rsidR="00187437" w:rsidRPr="00187437" w:rsidRDefault="00187437" w:rsidP="00187437">
            <w:pPr>
              <w:pStyle w:val="TableText"/>
              <w:rPr>
                <w:rFonts w:ascii="Aptos Narrow" w:hAnsi="Aptos Narrow"/>
                <w:color w:val="000000"/>
                <w:sz w:val="24"/>
                <w:szCs w:val="24"/>
              </w:rPr>
            </w:pPr>
            <w:r w:rsidRPr="00187437">
              <w:rPr>
                <w:rFonts w:ascii="Aptos Narrow" w:hAnsi="Aptos Narrow"/>
                <w:color w:val="000000"/>
                <w:sz w:val="24"/>
                <w:szCs w:val="24"/>
              </w:rPr>
              <w:t>The MES application or module has business rules and workflows that remain hard-coded but are documented for internal use by technical staff. Documentation is not in a business-readable format, rules are not separated from code, and changes still depend entirely on technical resources.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B0F2199" w14:textId="59DD7174" w:rsidR="00187437" w:rsidRPr="00187437" w:rsidRDefault="00187437" w:rsidP="00187437">
            <w:pPr>
              <w:pStyle w:val="TableText"/>
              <w:rPr>
                <w:rFonts w:ascii="Aptos Narrow" w:hAnsi="Aptos Narrow"/>
                <w:sz w:val="24"/>
                <w:szCs w:val="24"/>
              </w:rPr>
            </w:pPr>
            <w:r w:rsidRPr="00187437">
              <w:rPr>
                <w:rFonts w:ascii="Aptos Narrow" w:hAnsi="Aptos Narrow"/>
                <w:sz w:val="24"/>
                <w:szCs w:val="24"/>
              </w:rPr>
              <w:t>The MES application or module has business rules and workflows documented in a human-readable format and maintained separately from scripts or code. Rules are not yet externalized from the application itself, are not reused across modules, and still require code changes to update.</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1E88D9DA" w14:textId="361DDF99" w:rsidR="00187437" w:rsidRPr="00187437" w:rsidRDefault="00187437" w:rsidP="00187437">
            <w:pPr>
              <w:pStyle w:val="TableText"/>
              <w:rPr>
                <w:rFonts w:ascii="Aptos Narrow" w:hAnsi="Aptos Narrow"/>
                <w:sz w:val="24"/>
                <w:szCs w:val="24"/>
              </w:rPr>
            </w:pPr>
            <w:r w:rsidRPr="00187437">
              <w:rPr>
                <w:rFonts w:ascii="Aptos Narrow" w:hAnsi="Aptos Narrow"/>
                <w:sz w:val="24"/>
                <w:szCs w:val="24"/>
              </w:rPr>
              <w:t>The MES application or module has business rules and workflows externalized from scripts or source code and reused across multiple applications or modules. Rules are not yet versioned across the MES, governance over reuse is informal, and updates are not driven by automation.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31A4FEC" w14:textId="3F75BFBC" w:rsidR="00187437" w:rsidRPr="00187437" w:rsidRDefault="00187437" w:rsidP="00187437">
            <w:pPr>
              <w:pStyle w:val="TableText"/>
              <w:rPr>
                <w:rFonts w:ascii="Aptos Narrow" w:hAnsi="Aptos Narrow"/>
                <w:sz w:val="24"/>
                <w:szCs w:val="24"/>
              </w:rPr>
            </w:pPr>
            <w:r w:rsidRPr="00187437">
              <w:rPr>
                <w:rFonts w:ascii="Aptos Narrow" w:hAnsi="Aptos Narrow"/>
                <w:sz w:val="24"/>
                <w:szCs w:val="24"/>
              </w:rPr>
              <w:t>The MES application or module has business rules and workflows that are fully externalized, versioned, and reused across the MES, with adjustments made through policy-informed automation. There are no hard-coded rules, no duplicated logic across modules, and no purely manual rule changes — business rules are managed as a governed, reusable asset.</w:t>
            </w:r>
          </w:p>
        </w:tc>
      </w:tr>
      <w:tr w:rsidR="006F538E" w:rsidRPr="006E7D1A" w14:paraId="2800B7D6" w14:textId="77777777" w:rsidTr="0072506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6D05C4D" w14:textId="77777777" w:rsidR="00923D87" w:rsidRDefault="006F538E" w:rsidP="006F538E">
            <w:pPr>
              <w:pStyle w:val="TableText"/>
              <w:rPr>
                <w:rFonts w:ascii="Aptos Narrow" w:hAnsi="Aptos Narrow"/>
                <w:b/>
                <w:sz w:val="24"/>
                <w:szCs w:val="24"/>
              </w:rPr>
            </w:pPr>
            <w:r w:rsidRPr="006F538E">
              <w:rPr>
                <w:rFonts w:ascii="Aptos Narrow" w:hAnsi="Aptos Narrow"/>
                <w:b/>
                <w:sz w:val="24"/>
                <w:szCs w:val="24"/>
              </w:rPr>
              <w:t>Suggested Documentation</w:t>
            </w:r>
            <w:r w:rsidR="00923D87">
              <w:rPr>
                <w:rFonts w:ascii="Aptos Narrow" w:hAnsi="Aptos Narrow"/>
                <w:b/>
                <w:sz w:val="24"/>
                <w:szCs w:val="24"/>
              </w:rPr>
              <w:t xml:space="preserve"> </w:t>
            </w:r>
          </w:p>
          <w:p w14:paraId="7271CD56" w14:textId="52395653" w:rsidR="00923D87" w:rsidRDefault="00923D87" w:rsidP="006F538E">
            <w:pPr>
              <w:pStyle w:val="TableText"/>
              <w:rPr>
                <w:rFonts w:ascii="Aptos Narrow" w:hAnsi="Aptos Narrow"/>
                <w:b/>
                <w:sz w:val="24"/>
                <w:szCs w:val="24"/>
              </w:rPr>
            </w:pPr>
            <w:r>
              <w:rPr>
                <w:rFonts w:ascii="Aptos Narrow" w:hAnsi="Aptos Narrow"/>
                <w:b/>
                <w:sz w:val="24"/>
                <w:szCs w:val="24"/>
              </w:rPr>
              <w:t xml:space="preserve"> </w:t>
            </w:r>
          </w:p>
          <w:p w14:paraId="12DF5481" w14:textId="03EF4655" w:rsidR="00923D87" w:rsidRDefault="00923D87" w:rsidP="006F538E">
            <w:pPr>
              <w:pStyle w:val="TableText"/>
              <w:rPr>
                <w:rFonts w:ascii="Aptos Narrow" w:hAnsi="Aptos Narrow"/>
                <w:b/>
                <w:sz w:val="24"/>
                <w:szCs w:val="24"/>
              </w:rPr>
            </w:pPr>
            <w:r>
              <w:rPr>
                <w:rFonts w:ascii="Aptos Narrow" w:hAnsi="Aptos Narrow"/>
                <w:b/>
                <w:sz w:val="24"/>
                <w:szCs w:val="24"/>
              </w:rPr>
              <w:t xml:space="preserve"> </w:t>
            </w:r>
          </w:p>
          <w:p w14:paraId="6E8E3E4E" w14:textId="33368F36" w:rsidR="006F538E" w:rsidRPr="006F538E" w:rsidRDefault="00923D87" w:rsidP="006F538E">
            <w:pPr>
              <w:pStyle w:val="TableText"/>
              <w:rPr>
                <w:rFonts w:ascii="Aptos Narrow" w:hAnsi="Aptos Narrow"/>
                <w:b/>
                <w:sz w:val="24"/>
                <w:szCs w:val="24"/>
              </w:rPr>
            </w:pPr>
            <w:r>
              <w:rPr>
                <w:rFonts w:ascii="Aptos Narrow" w:hAnsi="Aptos Narrow"/>
                <w:b/>
                <w:sz w:val="24"/>
                <w:szCs w:val="24"/>
              </w:rPr>
              <w:t xml:space="preserve"> </w:t>
            </w:r>
          </w:p>
          <w:p w14:paraId="61F9333D" w14:textId="77777777" w:rsidR="006F538E" w:rsidRDefault="006F538E" w:rsidP="006F538E">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32B67B5" w14:textId="77777777"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Application documentation</w:t>
            </w:r>
          </w:p>
          <w:p w14:paraId="7135E884" w14:textId="6B39602C"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Workflow or Process Diagram</w:t>
            </w:r>
          </w:p>
          <w:p w14:paraId="302FA392" w14:textId="77777777" w:rsidR="006F538E" w:rsidRPr="006F538E" w:rsidRDefault="006F538E" w:rsidP="006F538E">
            <w:pPr>
              <w:pStyle w:val="TableText"/>
              <w:rPr>
                <w:rFonts w:ascii="Aptos Narrow" w:hAnsi="Aptos Narrow"/>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3D5671E" w14:textId="4830999C"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Application documentation</w:t>
            </w:r>
          </w:p>
          <w:p w14:paraId="36AAE511" w14:textId="1E18432A"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Business Rules</w:t>
            </w:r>
          </w:p>
          <w:p w14:paraId="2EA2EDE9" w14:textId="08F53BBD"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Workflow Technical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E2B159A" w14:textId="12BA011D"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 xml:space="preserve">Business Rules and Business Process documentation </w:t>
            </w:r>
          </w:p>
          <w:p w14:paraId="22D76462" w14:textId="6E9698CA"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Application Documentation</w:t>
            </w:r>
          </w:p>
          <w:p w14:paraId="3B8DBD44" w14:textId="5C4A20C1"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Business Rules and Workflow Technical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A59F9A9" w14:textId="0E69020F"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Architecture Diagram and Documentation</w:t>
            </w:r>
          </w:p>
          <w:p w14:paraId="04C7DB5B" w14:textId="47DC315A"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Application Documentation</w:t>
            </w:r>
          </w:p>
          <w:p w14:paraId="47A2A754" w14:textId="0F4FD5C0"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Business Rules and Workflow Technical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1F4FB4B" w14:textId="4D87B6CA"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Business Process and Business Rules Standards and Patterns</w:t>
            </w:r>
          </w:p>
          <w:p w14:paraId="263042F9" w14:textId="12259E85"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Application Documentation</w:t>
            </w:r>
          </w:p>
          <w:p w14:paraId="45FA223F" w14:textId="3F652459" w:rsidR="006F538E" w:rsidRPr="006F538E" w:rsidRDefault="006F538E" w:rsidP="006F538E">
            <w:pPr>
              <w:pStyle w:val="Tablebullet1"/>
              <w:rPr>
                <w:rFonts w:ascii="Aptos Narrow" w:hAnsi="Aptos Narrow"/>
                <w:sz w:val="24"/>
                <w:szCs w:val="24"/>
              </w:rPr>
            </w:pPr>
            <w:r w:rsidRPr="006F538E">
              <w:rPr>
                <w:rFonts w:ascii="Aptos Narrow" w:hAnsi="Aptos Narrow"/>
                <w:sz w:val="24"/>
                <w:szCs w:val="24"/>
              </w:rPr>
              <w:t>Business Rules and Workflow Technical Documentation</w:t>
            </w:r>
          </w:p>
        </w:tc>
      </w:tr>
    </w:tbl>
    <w:p w14:paraId="03F66755" w14:textId="77777777" w:rsidR="00447D82" w:rsidRPr="006E7D1A" w:rsidRDefault="00447D82" w:rsidP="00447D82"/>
    <w:p w14:paraId="577B6924" w14:textId="7D6743DA" w:rsidR="00971E0B" w:rsidRPr="00E14C27" w:rsidRDefault="00971E0B" w:rsidP="001A21D3">
      <w:pPr>
        <w:pStyle w:val="Heading3"/>
      </w:pPr>
      <w:bookmarkStart w:id="251" w:name="_Toc230252272"/>
      <w:r w:rsidRPr="00447D82">
        <w:lastRenderedPageBreak/>
        <w:t>Table</w:t>
      </w:r>
      <w:r w:rsidRPr="003F1CF8">
        <w:t xml:space="preserve"> </w:t>
      </w:r>
      <w:r w:rsidR="00B15805">
        <w:t>40</w:t>
      </w:r>
      <w:r w:rsidRPr="003F1CF8">
        <w:t xml:space="preserve">: Aspect </w:t>
      </w:r>
      <w:r>
        <w:t>–</w:t>
      </w:r>
      <w:r w:rsidR="00AF4EEB">
        <w:t xml:space="preserve"> Modular Architecture</w:t>
      </w:r>
      <w:bookmarkEnd w:id="251"/>
      <w:r w:rsidR="00AF4EEB">
        <w:t xml:space="preserve"> </w:t>
      </w:r>
      <w:r w:rsidRPr="00E14C27">
        <w:t xml:space="preserve"> </w:t>
      </w:r>
    </w:p>
    <w:p w14:paraId="4FFF6629" w14:textId="77777777" w:rsidR="008F7F12" w:rsidRPr="00B81207" w:rsidRDefault="008F7F12" w:rsidP="00B81207">
      <w:pPr>
        <w:rPr>
          <w:i/>
          <w:iCs/>
        </w:rPr>
      </w:pPr>
      <w:r w:rsidRPr="00B81207">
        <w:rPr>
          <w:i/>
          <w:iCs/>
        </w:rPr>
        <w:t>Can the Medicaid application and its services be changed or updated without impacting the system?</w:t>
      </w:r>
    </w:p>
    <w:tbl>
      <w:tblPr>
        <w:tblW w:w="5409" w:type="pct"/>
        <w:tblLayout w:type="fixed"/>
        <w:tblCellMar>
          <w:left w:w="14" w:type="dxa"/>
          <w:right w:w="14" w:type="dxa"/>
        </w:tblCellMar>
        <w:tblLook w:val="0420" w:firstRow="1" w:lastRow="0" w:firstColumn="0" w:lastColumn="0" w:noHBand="0" w:noVBand="1"/>
        <w:tblCaption w:val="Table 40: Aspect– Modular Architecture"/>
        <w:tblDescription w:val="Table 40 provides five levels of maturity criteria and suggested documentation for the aspect – Modular Architecture, within the Technical Architecture (TA) Maturity Criteria."/>
      </w:tblPr>
      <w:tblGrid>
        <w:gridCol w:w="1699"/>
        <w:gridCol w:w="2462"/>
        <w:gridCol w:w="2462"/>
        <w:gridCol w:w="2462"/>
        <w:gridCol w:w="2462"/>
        <w:gridCol w:w="2462"/>
      </w:tblGrid>
      <w:tr w:rsidR="00F60A19" w:rsidRPr="000D78CE" w14:paraId="59ABEE5D" w14:textId="77777777" w:rsidTr="00725067">
        <w:trPr>
          <w:trHeight w:val="449"/>
          <w:tblHeader/>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3E994444"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8DCAF09"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1: </w:t>
            </w:r>
            <w:r w:rsidRPr="003C6E41">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33A6F0"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2: </w:t>
            </w:r>
          </w:p>
          <w:p w14:paraId="099827A6"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2D35B258"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3: </w:t>
            </w:r>
            <w:r w:rsidRPr="003C6E41">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007A5CD"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4: </w:t>
            </w:r>
            <w:r w:rsidRPr="003C6E41">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4070560E"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5: </w:t>
            </w:r>
          </w:p>
          <w:p w14:paraId="30A233DA"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Optimized</w:t>
            </w:r>
          </w:p>
        </w:tc>
      </w:tr>
      <w:tr w:rsidR="008B7DD8" w:rsidRPr="000D78CE" w14:paraId="26047399" w14:textId="77777777" w:rsidTr="00725067">
        <w:trPr>
          <w:trHeight w:val="449"/>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3E43A28" w14:textId="07C0391C" w:rsidR="008B7DD8" w:rsidRPr="008B7DD8" w:rsidRDefault="008B7DD8" w:rsidP="008B7DD8">
            <w:pPr>
              <w:pStyle w:val="TableText"/>
              <w:keepNext/>
              <w:keepLines/>
              <w:rPr>
                <w:rFonts w:ascii="Aptos Narrow" w:hAnsi="Aptos Narrow"/>
                <w:b/>
                <w:sz w:val="24"/>
                <w:szCs w:val="24"/>
              </w:rPr>
            </w:pPr>
            <w:r w:rsidRPr="008B7DD8">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597D83D" w14:textId="0D11C36B" w:rsidR="008B7DD8" w:rsidRPr="008B7DD8" w:rsidRDefault="008B7DD8" w:rsidP="008B7DD8">
            <w:pPr>
              <w:pStyle w:val="TableText"/>
              <w:rPr>
                <w:rFonts w:ascii="Aptos Narrow" w:hAnsi="Aptos Narrow"/>
                <w:color w:val="000000"/>
                <w:sz w:val="24"/>
                <w:szCs w:val="24"/>
              </w:rPr>
            </w:pPr>
            <w:ins w:id="252" w:author="Sean M Mahoney" w:date="2026-05-06T14:29:00Z">
              <w:r w:rsidRPr="008B7DD8">
                <w:rPr>
                  <w:rFonts w:ascii="Aptos Narrow" w:hAnsi="Aptos Narrow"/>
                  <w:color w:val="000000"/>
                  <w:sz w:val="24"/>
                  <w:szCs w:val="24"/>
                </w:rPr>
                <w:t>The MES application or module is a large, complex system where changes require system-level updates. There are no independently deployable services, no separation of common functions, and no ability to modify one capability without affecting the broader system.</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D4F6F7B" w14:textId="2D82AA21" w:rsidR="008B7DD8" w:rsidRPr="008B7DD8" w:rsidRDefault="008B7DD8" w:rsidP="008B7DD8">
            <w:pPr>
              <w:pStyle w:val="TableText"/>
              <w:rPr>
                <w:rFonts w:ascii="Aptos Narrow" w:hAnsi="Aptos Narrow"/>
                <w:color w:val="000000"/>
                <w:sz w:val="24"/>
                <w:szCs w:val="24"/>
              </w:rPr>
            </w:pPr>
            <w:ins w:id="253" w:author="Sean M Mahoney" w:date="2026-05-06T14:29:00Z">
              <w:r w:rsidRPr="008B7DD8">
                <w:rPr>
                  <w:rFonts w:ascii="Aptos Narrow" w:hAnsi="Aptos Narrow"/>
                  <w:color w:val="000000"/>
                  <w:sz w:val="24"/>
                  <w:szCs w:val="24"/>
                </w:rPr>
                <w:t>The MES application or module has identified some services as candidates for modularity. Those services are not yet separated from the core application, cannot be deployed independently, and are not reused by other modules.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2B749AED" w14:textId="64B1AFD6" w:rsidR="008B7DD8" w:rsidRPr="008B7DD8" w:rsidRDefault="008B7DD8" w:rsidP="008B7DD8">
            <w:pPr>
              <w:pStyle w:val="TableText"/>
              <w:rPr>
                <w:rFonts w:ascii="Aptos Narrow" w:hAnsi="Aptos Narrow"/>
                <w:sz w:val="24"/>
                <w:szCs w:val="24"/>
              </w:rPr>
            </w:pPr>
            <w:ins w:id="254" w:author="Sean M Mahoney" w:date="2026-05-06T14:29:00Z">
              <w:r w:rsidRPr="008B7DD8">
                <w:rPr>
                  <w:rFonts w:ascii="Aptos Narrow" w:hAnsi="Aptos Narrow"/>
                  <w:sz w:val="24"/>
                  <w:szCs w:val="24"/>
                </w:rPr>
                <w:t>The MES application or module has common services that can be deployed independently of the application or module. Those services are not yet reused across other MES applications, redundancy still exists between modules, and there is no broader composability strategy.</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3683663" w14:textId="120DF159" w:rsidR="008B7DD8" w:rsidRPr="008B7DD8" w:rsidRDefault="008B7DD8" w:rsidP="008B7DD8">
            <w:pPr>
              <w:pStyle w:val="TableText"/>
              <w:rPr>
                <w:rFonts w:ascii="Aptos Narrow" w:hAnsi="Aptos Narrow"/>
                <w:sz w:val="24"/>
                <w:szCs w:val="24"/>
              </w:rPr>
            </w:pPr>
            <w:ins w:id="255" w:author="Sean M Mahoney" w:date="2026-05-06T14:29:00Z">
              <w:r w:rsidRPr="008B7DD8">
                <w:rPr>
                  <w:rFonts w:ascii="Aptos Narrow" w:hAnsi="Aptos Narrow"/>
                  <w:sz w:val="24"/>
                  <w:szCs w:val="24"/>
                </w:rPr>
                <w:t>The MES application or module has common services that are reused by other MES applications and modules to reduce redundancy. The system is not yet fully composable, services are not all discrete, and changes to individual capabilities can still require coordinated updates across modules.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3FFB47F6" w14:textId="0C6CEE00" w:rsidR="008B7DD8" w:rsidRPr="008B7DD8" w:rsidRDefault="008B7DD8" w:rsidP="008B7DD8">
            <w:pPr>
              <w:pStyle w:val="TableText"/>
              <w:rPr>
                <w:rFonts w:ascii="Aptos Narrow" w:hAnsi="Aptos Narrow"/>
                <w:sz w:val="24"/>
                <w:szCs w:val="24"/>
              </w:rPr>
            </w:pPr>
            <w:ins w:id="256" w:author="Sean M Mahoney" w:date="2026-05-06T14:29:00Z">
              <w:r w:rsidRPr="008B7DD8">
                <w:rPr>
                  <w:rFonts w:ascii="Aptos Narrow" w:hAnsi="Aptos Narrow"/>
                  <w:sz w:val="24"/>
                  <w:szCs w:val="24"/>
                </w:rPr>
                <w:t>The MES application or module is fully composable, with discrete services that allow independent and adaptive changes. There are no monolithic dependencies, no duplicated services across modules, and no system-level updates required for capability changes — the architecture supports independent evolution of each service.</w:t>
              </w:r>
            </w:ins>
          </w:p>
        </w:tc>
      </w:tr>
      <w:tr w:rsidR="00B032B5" w:rsidRPr="005703D5" w14:paraId="37DC2DA3" w14:textId="77777777" w:rsidTr="00725067">
        <w:trPr>
          <w:trHeight w:val="1328"/>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9EEB90E" w14:textId="77777777" w:rsidR="00923D87" w:rsidRDefault="00F60652" w:rsidP="00B032B5">
            <w:pPr>
              <w:pStyle w:val="TableText"/>
              <w:rPr>
                <w:rFonts w:ascii="Aptos Narrow" w:hAnsi="Aptos Narrow"/>
                <w:b/>
                <w:sz w:val="24"/>
                <w:szCs w:val="24"/>
              </w:rPr>
            </w:pPr>
            <w:r w:rsidRPr="003C6E41">
              <w:rPr>
                <w:rFonts w:ascii="Aptos Narrow" w:hAnsi="Aptos Narrow"/>
                <w:b/>
                <w:sz w:val="24"/>
                <w:szCs w:val="24"/>
              </w:rPr>
              <w:t>Suggested Documentation</w:t>
            </w:r>
            <w:r w:rsidR="00923D87">
              <w:rPr>
                <w:rFonts w:ascii="Aptos Narrow" w:hAnsi="Aptos Narrow"/>
                <w:b/>
                <w:sz w:val="24"/>
                <w:szCs w:val="24"/>
              </w:rPr>
              <w:t xml:space="preserve"> </w:t>
            </w:r>
          </w:p>
          <w:p w14:paraId="3EB16F81" w14:textId="77777777" w:rsidR="00923D87" w:rsidRDefault="00923D87" w:rsidP="00B032B5">
            <w:pPr>
              <w:pStyle w:val="TableText"/>
              <w:rPr>
                <w:del w:id="257" w:author="Microsoft Word" w:date="2026-05-20T09:43:00Z" w16du:dateUtc="2026-05-20T13:43:00Z"/>
                <w:rFonts w:ascii="Aptos Narrow" w:hAnsi="Aptos Narrow"/>
                <w:b/>
                <w:sz w:val="24"/>
                <w:szCs w:val="24"/>
              </w:rPr>
            </w:pPr>
            <w:del w:id="258" w:author="Microsoft Word" w:date="2026-05-20T09:43:00Z" w16du:dateUtc="2026-05-20T13:43:00Z">
              <w:r>
                <w:rPr>
                  <w:rFonts w:ascii="Aptos Narrow" w:hAnsi="Aptos Narrow"/>
                  <w:b/>
                  <w:sz w:val="24"/>
                  <w:szCs w:val="24"/>
                </w:rPr>
                <w:delText xml:space="preserve"> </w:delText>
              </w:r>
            </w:del>
          </w:p>
          <w:p w14:paraId="663E2108" w14:textId="77777777" w:rsidR="00923D87" w:rsidRDefault="00923D87" w:rsidP="00B032B5">
            <w:pPr>
              <w:pStyle w:val="TableText"/>
              <w:rPr>
                <w:ins w:id="259" w:author="Microsoft Word" w:date="2026-05-20T09:43:00Z" w16du:dateUtc="2026-05-20T13:43:00Z"/>
                <w:rFonts w:ascii="Aptos Narrow" w:hAnsi="Aptos Narrow"/>
                <w:b/>
                <w:sz w:val="24"/>
                <w:szCs w:val="24"/>
              </w:rPr>
            </w:pPr>
            <w:del w:id="260" w:author="Microsoft Word" w:date="2026-05-20T09:43:00Z" w16du:dateUtc="2026-05-20T13:43:00Z">
              <w:r>
                <w:rPr>
                  <w:rFonts w:ascii="Aptos Narrow" w:hAnsi="Aptos Narrow"/>
                  <w:b/>
                  <w:sz w:val="24"/>
                  <w:szCs w:val="24"/>
                </w:rPr>
                <w:delText xml:space="preserve"> </w:delText>
              </w:r>
            </w:del>
            <w:ins w:id="261" w:author="Microsoft Word" w:date="2026-05-20T09:43:00Z" w16du:dateUtc="2026-05-20T13:43:00Z">
              <w:r>
                <w:rPr>
                  <w:rFonts w:ascii="Aptos Narrow" w:hAnsi="Aptos Narrow"/>
                  <w:b/>
                  <w:sz w:val="24"/>
                  <w:szCs w:val="24"/>
                </w:rPr>
                <w:t xml:space="preserve"> </w:t>
              </w:r>
            </w:ins>
          </w:p>
          <w:p w14:paraId="4567552E" w14:textId="3BB38208" w:rsidR="00B032B5" w:rsidRPr="003C6E41" w:rsidRDefault="00B032B5" w:rsidP="00B032B5">
            <w:pPr>
              <w:pStyle w:val="TableText"/>
              <w:rPr>
                <w:rFonts w:ascii="Aptos Narrow" w:hAnsi="Aptos Narrow"/>
                <w:b/>
                <w:sz w:val="24"/>
                <w:szCs w:val="24"/>
              </w:rPr>
            </w:pPr>
          </w:p>
          <w:p w14:paraId="283B9FDA" w14:textId="77777777" w:rsidR="00B032B5" w:rsidRDefault="00B032B5" w:rsidP="00B032B5">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2703561" w14:textId="37F004D0" w:rsidR="00B032B5" w:rsidRPr="003C6E41" w:rsidRDefault="00A531CF" w:rsidP="001E36B2">
            <w:pPr>
              <w:pStyle w:val="Tablebullet1"/>
              <w:rPr>
                <w:rFonts w:ascii="Aptos Narrow" w:hAnsi="Aptos Narrow"/>
                <w:sz w:val="24"/>
                <w:szCs w:val="24"/>
              </w:rPr>
            </w:pPr>
            <w:r w:rsidRPr="003C6E41">
              <w:rPr>
                <w:rFonts w:ascii="Aptos Narrow" w:hAnsi="Aptos Narrow"/>
                <w:sz w:val="24"/>
                <w:szCs w:val="24"/>
              </w:rPr>
              <w:t>Application Architecture Diagrams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5BC9324" w14:textId="79E3897E"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Modularity Planning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E65C22A" w14:textId="38F073D9"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Architecture Patterns or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0DEA58BC" w14:textId="77777777" w:rsidR="00932776" w:rsidRPr="003C6E41" w:rsidRDefault="00A531CF" w:rsidP="001E36B2">
            <w:pPr>
              <w:pStyle w:val="Tablebullet1"/>
              <w:rPr>
                <w:rFonts w:ascii="Aptos Narrow" w:hAnsi="Aptos Narrow"/>
                <w:sz w:val="24"/>
                <w:szCs w:val="24"/>
              </w:rPr>
            </w:pPr>
            <w:r w:rsidRPr="003C6E41">
              <w:rPr>
                <w:rFonts w:ascii="Aptos Narrow" w:hAnsi="Aptos Narrow"/>
                <w:sz w:val="24"/>
                <w:szCs w:val="24"/>
              </w:rPr>
              <w:t>Resource/Service Inventory</w:t>
            </w:r>
          </w:p>
          <w:p w14:paraId="00D6A94B" w14:textId="2BCA60A5"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Architecture Patterns or Standards</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4629422A" w14:textId="4F5FBBAB" w:rsidR="00B032B5" w:rsidRPr="003C6E41" w:rsidRDefault="00A531CF" w:rsidP="00B032B5">
            <w:pPr>
              <w:pStyle w:val="Tablebullet1"/>
              <w:rPr>
                <w:rFonts w:ascii="Aptos Narrow" w:hAnsi="Aptos Narrow"/>
                <w:sz w:val="24"/>
                <w:szCs w:val="24"/>
              </w:rPr>
            </w:pPr>
            <w:r w:rsidRPr="003C6E41">
              <w:rPr>
                <w:rFonts w:ascii="Aptos Narrow" w:hAnsi="Aptos Narrow"/>
                <w:sz w:val="24"/>
                <w:szCs w:val="24"/>
              </w:rPr>
              <w:t>Architecture Diagrams</w:t>
            </w:r>
          </w:p>
        </w:tc>
      </w:tr>
    </w:tbl>
    <w:p w14:paraId="3936C9E0" w14:textId="77777777" w:rsidR="008F7F12" w:rsidRDefault="008F7F12" w:rsidP="00971E0B">
      <w:pPr>
        <w:pStyle w:val="Heading2"/>
        <w:rPr>
          <w:rFonts w:asciiTheme="minorHAnsi" w:eastAsiaTheme="minorEastAsia" w:hAnsiTheme="minorHAnsi" w:cstheme="minorBidi"/>
          <w:i/>
          <w:iCs/>
          <w:color w:val="auto"/>
          <w:sz w:val="22"/>
          <w:szCs w:val="22"/>
        </w:rPr>
      </w:pPr>
    </w:p>
    <w:p w14:paraId="4AB3D16E" w14:textId="3A91C671" w:rsidR="00971E0B" w:rsidRPr="00E14C27" w:rsidRDefault="00971E0B" w:rsidP="001A21D3">
      <w:pPr>
        <w:pStyle w:val="Heading3"/>
      </w:pPr>
      <w:bookmarkStart w:id="262" w:name="_Toc230252273"/>
      <w:r w:rsidRPr="003F1CF8">
        <w:t xml:space="preserve">Table </w:t>
      </w:r>
      <w:r w:rsidR="00B15805">
        <w:t>41</w:t>
      </w:r>
      <w:r w:rsidRPr="003F1CF8">
        <w:t xml:space="preserve">: Aspect </w:t>
      </w:r>
      <w:r>
        <w:t>–</w:t>
      </w:r>
      <w:r w:rsidRPr="003F1CF8">
        <w:t xml:space="preserve"> </w:t>
      </w:r>
      <w:r w:rsidR="004F49B8">
        <w:t xml:space="preserve">User Interfaces and Session </w:t>
      </w:r>
      <w:r w:rsidR="005F4793">
        <w:t>Management</w:t>
      </w:r>
      <w:bookmarkEnd w:id="262"/>
      <w:r w:rsidR="005F4793">
        <w:t xml:space="preserve"> </w:t>
      </w:r>
      <w:r w:rsidRPr="00E14C27">
        <w:t xml:space="preserve"> </w:t>
      </w:r>
    </w:p>
    <w:p w14:paraId="413C91C4" w14:textId="37E35A4C" w:rsidR="00971E0B" w:rsidRDefault="00E67C53" w:rsidP="00790AB9">
      <w:pPr>
        <w:rPr>
          <w:i/>
          <w:iCs/>
        </w:rPr>
      </w:pPr>
      <w:r w:rsidRPr="006C0283">
        <w:rPr>
          <w:i/>
          <w:iCs/>
        </w:rPr>
        <w:t xml:space="preserve">Does the </w:t>
      </w:r>
      <w:r>
        <w:rPr>
          <w:i/>
          <w:iCs/>
        </w:rPr>
        <w:t xml:space="preserve">Medicaid </w:t>
      </w:r>
      <w:r w:rsidRPr="006C0283">
        <w:rPr>
          <w:i/>
          <w:iCs/>
        </w:rPr>
        <w:t>application have standardized user interfaces, responsive design, accessibility testing</w:t>
      </w:r>
      <w:r>
        <w:rPr>
          <w:i/>
          <w:iCs/>
        </w:rPr>
        <w:t>, and maintain SMA user progress</w:t>
      </w:r>
      <w:r w:rsidRPr="006C0283">
        <w:rPr>
          <w:i/>
          <w:iCs/>
        </w:rPr>
        <w:t>?</w:t>
      </w:r>
    </w:p>
    <w:tbl>
      <w:tblPr>
        <w:tblW w:w="5409" w:type="pct"/>
        <w:tblLayout w:type="fixed"/>
        <w:tblCellMar>
          <w:left w:w="14" w:type="dxa"/>
          <w:right w:w="14" w:type="dxa"/>
        </w:tblCellMar>
        <w:tblLook w:val="0420" w:firstRow="1" w:lastRow="0" w:firstColumn="0" w:lastColumn="0" w:noHBand="0" w:noVBand="1"/>
        <w:tblCaption w:val="Table 41: Aspect – User Interfaces and Session Management"/>
        <w:tblDescription w:val="Table 41 provides five levels of maturity criteria and suggested documentation for the aspect – User Interfaces and Session Management, within the Technical Architecture (TA) Maturity Criteria."/>
      </w:tblPr>
      <w:tblGrid>
        <w:gridCol w:w="1699"/>
        <w:gridCol w:w="2462"/>
        <w:gridCol w:w="2462"/>
        <w:gridCol w:w="2462"/>
        <w:gridCol w:w="2462"/>
        <w:gridCol w:w="2462"/>
      </w:tblGrid>
      <w:tr w:rsidR="00F60A19" w:rsidRPr="003C6E41" w14:paraId="54B85B1E" w14:textId="77777777" w:rsidTr="00FA5571">
        <w:trPr>
          <w:trHeight w:val="449"/>
          <w:tblHeader/>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B4A6FB3"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lastRenderedPageBreak/>
              <w:t xml:space="preserve">Maturity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11ABE5CB"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1: </w:t>
            </w:r>
            <w:r w:rsidRPr="003C6E41">
              <w:rPr>
                <w:rFonts w:ascii="Aptos Narrow" w:hAnsi="Aptos Narrow"/>
                <w:sz w:val="24"/>
                <w:szCs w:val="24"/>
              </w:rPr>
              <w:br/>
              <w:t>Initial</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0A9B6654"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2: </w:t>
            </w:r>
          </w:p>
          <w:p w14:paraId="06B1663B"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Developing</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5EABA45F"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3: </w:t>
            </w:r>
            <w:r w:rsidRPr="003C6E41">
              <w:rPr>
                <w:rFonts w:ascii="Aptos Narrow" w:hAnsi="Aptos Narrow"/>
                <w:sz w:val="24"/>
                <w:szCs w:val="24"/>
              </w:rPr>
              <w:br/>
              <w:t>Defined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79CDC087"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4: </w:t>
            </w:r>
            <w:r w:rsidRPr="003C6E41">
              <w:rPr>
                <w:rFonts w:ascii="Aptos Narrow" w:hAnsi="Aptos Narrow"/>
                <w:sz w:val="24"/>
                <w:szCs w:val="24"/>
              </w:rPr>
              <w:br/>
              <w:t>Managed</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15E99" w:themeFill="text2" w:themeFillTint="BF"/>
            <w:tcMar>
              <w:top w:w="29" w:type="dxa"/>
              <w:left w:w="72" w:type="dxa"/>
              <w:bottom w:w="14" w:type="dxa"/>
              <w:right w:w="72" w:type="dxa"/>
            </w:tcMar>
          </w:tcPr>
          <w:p w14:paraId="655FEA16"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 xml:space="preserve">Level 5: </w:t>
            </w:r>
          </w:p>
          <w:p w14:paraId="2BA42F53" w14:textId="77777777" w:rsidR="00F60A19" w:rsidRPr="003C6E41" w:rsidRDefault="00F60A19" w:rsidP="00F42950">
            <w:pPr>
              <w:pStyle w:val="TableColumnHeading"/>
              <w:keepNext/>
              <w:keepLines/>
              <w:spacing w:before="60" w:after="60"/>
              <w:rPr>
                <w:rFonts w:ascii="Aptos Narrow" w:hAnsi="Aptos Narrow"/>
                <w:sz w:val="24"/>
                <w:szCs w:val="24"/>
              </w:rPr>
            </w:pPr>
            <w:r w:rsidRPr="003C6E41">
              <w:rPr>
                <w:rFonts w:ascii="Aptos Narrow" w:hAnsi="Aptos Narrow"/>
                <w:sz w:val="24"/>
                <w:szCs w:val="24"/>
              </w:rPr>
              <w:t>Optimized</w:t>
            </w:r>
          </w:p>
        </w:tc>
      </w:tr>
      <w:tr w:rsidR="003A4BA8" w:rsidRPr="003C6E41" w14:paraId="0A3A4D2B" w14:textId="77777777" w:rsidTr="00FA5571">
        <w:trPr>
          <w:trHeight w:val="449"/>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14" w:type="dxa"/>
              <w:right w:w="72" w:type="dxa"/>
            </w:tcMar>
          </w:tcPr>
          <w:p w14:paraId="3F8C712E" w14:textId="519E0551" w:rsidR="003A4BA8" w:rsidRPr="003A4BA8" w:rsidRDefault="003A4BA8" w:rsidP="003A4BA8">
            <w:pPr>
              <w:pStyle w:val="TableText"/>
              <w:keepNext/>
              <w:keepLines/>
              <w:rPr>
                <w:rFonts w:ascii="Aptos Narrow" w:hAnsi="Aptos Narrow"/>
                <w:b/>
                <w:sz w:val="24"/>
                <w:szCs w:val="24"/>
              </w:rPr>
            </w:pPr>
            <w:r w:rsidRPr="003A4BA8">
              <w:rPr>
                <w:rFonts w:ascii="Aptos Narrow" w:hAnsi="Aptos Narrow"/>
                <w:b/>
                <w:sz w:val="24"/>
                <w:szCs w:val="24"/>
              </w:rPr>
              <w:t xml:space="preserve">Maturity Criteria </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09DEBF0A" w14:textId="2D7D8470" w:rsidR="003A4BA8" w:rsidRPr="003A4BA8" w:rsidRDefault="003A4BA8" w:rsidP="003A4BA8">
            <w:pPr>
              <w:pStyle w:val="TableText"/>
              <w:rPr>
                <w:rFonts w:ascii="Aptos Narrow" w:hAnsi="Aptos Narrow"/>
                <w:color w:val="000000"/>
                <w:sz w:val="24"/>
                <w:szCs w:val="24"/>
              </w:rPr>
            </w:pPr>
            <w:ins w:id="263" w:author="Sean M Mahoney" w:date="2026-05-06T14:30:00Z">
              <w:r w:rsidRPr="003A4BA8">
                <w:rPr>
                  <w:rFonts w:ascii="Aptos Narrow" w:hAnsi="Aptos Narrow"/>
                  <w:color w:val="000000"/>
                  <w:sz w:val="24"/>
                  <w:szCs w:val="24"/>
                </w:rPr>
                <w:t>The MES application or module has user interfaces that are inconsistently designed with limited accessibility support, and user progress is not maintained between sessions. There are no usability standards, no accessibility testing, and no mechanism for users to save or resume their work.</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153A77E" w14:textId="6E7693E7" w:rsidR="003A4BA8" w:rsidRPr="003A4BA8" w:rsidRDefault="003A4BA8" w:rsidP="003A4BA8">
            <w:pPr>
              <w:pStyle w:val="TableText"/>
              <w:rPr>
                <w:rFonts w:ascii="Aptos Narrow" w:hAnsi="Aptos Narrow"/>
                <w:color w:val="000000"/>
                <w:sz w:val="24"/>
                <w:szCs w:val="24"/>
              </w:rPr>
            </w:pPr>
            <w:ins w:id="264" w:author="Sean M Mahoney" w:date="2026-05-06T14:30:00Z">
              <w:r w:rsidRPr="003A4BA8">
                <w:rPr>
                  <w:rFonts w:ascii="Aptos Narrow" w:hAnsi="Aptos Narrow"/>
                  <w:color w:val="000000"/>
                  <w:sz w:val="24"/>
                  <w:szCs w:val="24"/>
                </w:rPr>
                <w:t>The MES application or module has some standardization of user interfaces and has conducted limited usability testing, with basic ability to maintain user progress. Standards are not yet applied consistently, accessibility testing is not formalized, and user feedback is not systematically collected.</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414D63D7" w14:textId="0AD91BB0" w:rsidR="003A4BA8" w:rsidRPr="003A4BA8" w:rsidRDefault="003A4BA8" w:rsidP="003A4BA8">
            <w:pPr>
              <w:pStyle w:val="TableText"/>
              <w:rPr>
                <w:rFonts w:ascii="Aptos Narrow" w:hAnsi="Aptos Narrow"/>
                <w:sz w:val="24"/>
                <w:szCs w:val="24"/>
              </w:rPr>
            </w:pPr>
            <w:ins w:id="265" w:author="Sean M Mahoney" w:date="2026-05-06T14:30:00Z">
              <w:r w:rsidRPr="003A4BA8">
                <w:rPr>
                  <w:rFonts w:ascii="Aptos Narrow" w:hAnsi="Aptos Narrow"/>
                  <w:sz w:val="24"/>
                  <w:szCs w:val="24"/>
                </w:rPr>
                <w:t>The MES application or module has standardized user interfaces, collects user feedback to inform planned improvements, and allows users to resume their progress. Designs are not yet fully responsive across devices and browsers, accessibility testing is not automated, and progress is not maintained across multiple devices.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50FC0B7E" w14:textId="5AA2DDB7" w:rsidR="003A4BA8" w:rsidRPr="003A4BA8" w:rsidRDefault="003A4BA8" w:rsidP="003A4BA8">
            <w:pPr>
              <w:pStyle w:val="TableText"/>
              <w:rPr>
                <w:rFonts w:ascii="Aptos Narrow" w:hAnsi="Aptos Narrow"/>
                <w:sz w:val="24"/>
                <w:szCs w:val="24"/>
              </w:rPr>
            </w:pPr>
            <w:ins w:id="266" w:author="Sean M Mahoney" w:date="2026-05-06T14:30:00Z">
              <w:r w:rsidRPr="003A4BA8">
                <w:rPr>
                  <w:rFonts w:ascii="Aptos Narrow" w:hAnsi="Aptos Narrow"/>
                  <w:sz w:val="24"/>
                  <w:szCs w:val="24"/>
                </w:rPr>
                <w:t>The MES application or module has responsive design across different devices and browsers, automated accessibility testing in place, and users can maintain progress across devices. Personalization is not supported, user feedback is not yet driving continuous improvement, and sessions are not context-aware across channels.</w:t>
              </w:r>
            </w:ins>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14" w:type="dxa"/>
              <w:right w:w="72" w:type="dxa"/>
            </w:tcMar>
          </w:tcPr>
          <w:p w14:paraId="7051B930" w14:textId="54BEC2CD" w:rsidR="003A4BA8" w:rsidRPr="003A4BA8" w:rsidRDefault="003A4BA8" w:rsidP="003A4BA8">
            <w:pPr>
              <w:pStyle w:val="TableText"/>
              <w:rPr>
                <w:rFonts w:ascii="Aptos Narrow" w:hAnsi="Aptos Narrow"/>
                <w:sz w:val="24"/>
                <w:szCs w:val="24"/>
              </w:rPr>
            </w:pPr>
            <w:ins w:id="267" w:author="Sean M Mahoney" w:date="2026-05-06T14:30:00Z">
              <w:r w:rsidRPr="003A4BA8">
                <w:rPr>
                  <w:rFonts w:ascii="Aptos Narrow" w:hAnsi="Aptos Narrow"/>
                  <w:sz w:val="24"/>
                  <w:szCs w:val="24"/>
                </w:rPr>
                <w:t>The MES application or module supports user interface personalization, uses ongoing user feedback to continuously improve the front-end experience, and preserves user sessions in a context-aware way across devices and browsers. There are no inconsistent designs, no untested accessibility gaps, and no lost user context — the experience is personalized, accessible, and continuously refined.</w:t>
              </w:r>
            </w:ins>
          </w:p>
        </w:tc>
      </w:tr>
      <w:tr w:rsidR="003A6B07" w:rsidRPr="003C6E41" w14:paraId="55D11675" w14:textId="77777777" w:rsidTr="00FA5571">
        <w:trPr>
          <w:trHeight w:val="1328"/>
        </w:trPr>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932AFE7" w14:textId="77777777" w:rsidR="00923D87" w:rsidRDefault="00923D87" w:rsidP="003A6B07">
            <w:pPr>
              <w:pStyle w:val="TableText"/>
              <w:rPr>
                <w:rFonts w:ascii="Aptos Narrow" w:hAnsi="Aptos Narrow"/>
                <w:b/>
                <w:sz w:val="24"/>
                <w:szCs w:val="24"/>
              </w:rPr>
            </w:pPr>
            <w:r>
              <w:rPr>
                <w:rFonts w:ascii="Aptos Narrow" w:hAnsi="Aptos Narrow"/>
                <w:b/>
                <w:sz w:val="24"/>
                <w:szCs w:val="24"/>
              </w:rPr>
              <w:t xml:space="preserve">Suggested Documentation </w:t>
            </w:r>
          </w:p>
          <w:p w14:paraId="1892FB2D" w14:textId="77777777" w:rsidR="00923D87" w:rsidRDefault="00923D87" w:rsidP="003A6B07">
            <w:pPr>
              <w:pStyle w:val="TableText"/>
              <w:rPr>
                <w:rFonts w:ascii="Aptos Narrow" w:hAnsi="Aptos Narrow"/>
                <w:b/>
                <w:sz w:val="24"/>
                <w:szCs w:val="24"/>
              </w:rPr>
            </w:pPr>
            <w:r>
              <w:rPr>
                <w:rFonts w:ascii="Aptos Narrow" w:hAnsi="Aptos Narrow"/>
                <w:b/>
                <w:sz w:val="24"/>
                <w:szCs w:val="24"/>
              </w:rPr>
              <w:t xml:space="preserve"> </w:t>
            </w:r>
          </w:p>
          <w:p w14:paraId="35775185" w14:textId="45B3B8EC" w:rsidR="003A6B07" w:rsidRPr="003C6E41" w:rsidRDefault="003A6B07" w:rsidP="003A6B07">
            <w:pPr>
              <w:pStyle w:val="TableText"/>
              <w:rPr>
                <w:rFonts w:ascii="Aptos Narrow" w:hAnsi="Aptos Narrow"/>
                <w:b/>
                <w:sz w:val="24"/>
                <w:szCs w:val="24"/>
              </w:rPr>
            </w:pPr>
          </w:p>
          <w:p w14:paraId="3D7F35D5" w14:textId="77777777" w:rsidR="00923D87" w:rsidRDefault="00923D87" w:rsidP="003A6B07">
            <w:pPr>
              <w:pStyle w:val="TableText"/>
              <w:rPr>
                <w:rFonts w:ascii="Aptos Narrow" w:hAnsi="Aptos Narrow"/>
                <w:b/>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24283D27" w14:textId="31FE35C3"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User interface documentation and standards</w:t>
            </w:r>
          </w:p>
          <w:p w14:paraId="38C08A4E" w14:textId="6DF05C56"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Accessibility testing results</w:t>
            </w:r>
          </w:p>
          <w:p w14:paraId="4AC9308B" w14:textId="7AF355DD"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 xml:space="preserve">Application documentation </w:t>
            </w:r>
          </w:p>
          <w:p w14:paraId="3B8BEA1A" w14:textId="7F968D64"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lastRenderedPageBreak/>
              <w:t>Presence or lack of user persistence</w:t>
            </w:r>
          </w:p>
          <w:p w14:paraId="5440FB81" w14:textId="77777777" w:rsidR="003A6B07" w:rsidRPr="003A6B07" w:rsidRDefault="003A6B07" w:rsidP="003A6B07">
            <w:pPr>
              <w:pStyle w:val="TableText"/>
              <w:rPr>
                <w:rFonts w:ascii="Aptos Narrow" w:hAnsi="Aptos Narrow"/>
                <w:sz w:val="24"/>
                <w:szCs w:val="24"/>
              </w:rPr>
            </w:pP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D3C5529" w14:textId="6DC31E5C"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lastRenderedPageBreak/>
              <w:t>User interface documentation and standards</w:t>
            </w:r>
          </w:p>
          <w:p w14:paraId="187EEFFC" w14:textId="504964D2"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 xml:space="preserve">Accessibility testing checklists and results </w:t>
            </w:r>
          </w:p>
          <w:p w14:paraId="5BFD5682" w14:textId="348E236D"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 xml:space="preserve">Application documentation, </w:t>
            </w:r>
            <w:r w:rsidRPr="003A6B07">
              <w:rPr>
                <w:rFonts w:ascii="Aptos Narrow" w:hAnsi="Aptos Narrow"/>
                <w:sz w:val="24"/>
                <w:szCs w:val="24"/>
              </w:rPr>
              <w:lastRenderedPageBreak/>
              <w:t>user timeout configuration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7D67C866" w14:textId="47AC37E2"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lastRenderedPageBreak/>
              <w:t>Component inventory</w:t>
            </w:r>
          </w:p>
          <w:p w14:paraId="472AF562" w14:textId="246813E2"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Accessibility testing checklists and results</w:t>
            </w:r>
          </w:p>
          <w:p w14:paraId="20ECA07B" w14:textId="29004E27"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 xml:space="preserve">Application documentation, user session </w:t>
            </w:r>
            <w:r w:rsidRPr="003A6B07">
              <w:rPr>
                <w:rFonts w:ascii="Aptos Narrow" w:hAnsi="Aptos Narrow"/>
                <w:sz w:val="24"/>
                <w:szCs w:val="24"/>
              </w:rPr>
              <w:lastRenderedPageBreak/>
              <w:t>management pattern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16354147" w14:textId="37AEACB0"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lastRenderedPageBreak/>
              <w:t>Application frontend documentation, User interface documentation and standards</w:t>
            </w:r>
          </w:p>
          <w:p w14:paraId="0E451177" w14:textId="664447DE"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 xml:space="preserve">Automated accessibility testing </w:t>
            </w:r>
            <w:r w:rsidRPr="003A6B07">
              <w:rPr>
                <w:rFonts w:ascii="Aptos Narrow" w:hAnsi="Aptos Narrow"/>
                <w:sz w:val="24"/>
                <w:szCs w:val="24"/>
              </w:rPr>
              <w:lastRenderedPageBreak/>
              <w:t>procedures and results</w:t>
            </w:r>
          </w:p>
          <w:p w14:paraId="30D54DB3" w14:textId="734D817E"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 user session management pattern documentation</w:t>
            </w:r>
          </w:p>
        </w:tc>
        <w:tc>
          <w:tcPr>
            <w:tcW w:w="2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29" w:type="dxa"/>
              <w:left w:w="72" w:type="dxa"/>
              <w:bottom w:w="29" w:type="dxa"/>
              <w:right w:w="72" w:type="dxa"/>
            </w:tcMar>
          </w:tcPr>
          <w:p w14:paraId="5C809583" w14:textId="6FC4D865"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lastRenderedPageBreak/>
              <w:t>Application frontend documentation</w:t>
            </w:r>
          </w:p>
          <w:p w14:paraId="54FC9EB4" w14:textId="07047CD8"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frontend design standards and reusable components</w:t>
            </w:r>
          </w:p>
          <w:p w14:paraId="4DC4C9BA" w14:textId="77777777"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 xml:space="preserve">Automated accessibility testing </w:t>
            </w:r>
            <w:r w:rsidRPr="003A6B07">
              <w:rPr>
                <w:rFonts w:ascii="Aptos Narrow" w:hAnsi="Aptos Narrow"/>
                <w:sz w:val="24"/>
                <w:szCs w:val="24"/>
              </w:rPr>
              <w:lastRenderedPageBreak/>
              <w:t xml:space="preserve">procedures and results </w:t>
            </w:r>
          </w:p>
          <w:p w14:paraId="117BCF6C" w14:textId="77777777" w:rsidR="003A6B07" w:rsidRPr="003A6B07" w:rsidRDefault="003A6B07" w:rsidP="003A6B07">
            <w:pPr>
              <w:pStyle w:val="Tablebullet1"/>
              <w:rPr>
                <w:rFonts w:ascii="Aptos Narrow" w:hAnsi="Aptos Narrow"/>
                <w:sz w:val="24"/>
                <w:szCs w:val="24"/>
              </w:rPr>
            </w:pPr>
            <w:r w:rsidRPr="003A6B07">
              <w:rPr>
                <w:rFonts w:ascii="Aptos Narrow" w:hAnsi="Aptos Narrow"/>
                <w:sz w:val="24"/>
                <w:szCs w:val="24"/>
              </w:rPr>
              <w:t>Application documentation, user session management pattern documentation</w:t>
            </w:r>
          </w:p>
        </w:tc>
      </w:tr>
    </w:tbl>
    <w:p w14:paraId="78597780" w14:textId="77777777" w:rsidR="00F60A19" w:rsidRPr="003C6E41" w:rsidRDefault="00F60A19" w:rsidP="00790AB9">
      <w:pPr>
        <w:rPr>
          <w:i/>
          <w:iCs/>
        </w:rPr>
      </w:pPr>
    </w:p>
    <w:sectPr w:rsidR="00F60A19" w:rsidRPr="003C6E41" w:rsidSect="000D78CE">
      <w:footerReference w:type="default" r:id="rId16"/>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M Ludwig" w:date="2026-05-12T10:38:00Z" w:initials="AL">
    <w:p w14:paraId="37042098" w14:textId="77777777" w:rsidR="0026614E" w:rsidRDefault="0026614E" w:rsidP="0026614E">
      <w:pPr>
        <w:pStyle w:val="CommentText"/>
      </w:pPr>
      <w:r>
        <w:rPr>
          <w:rStyle w:val="CommentReference"/>
        </w:rPr>
        <w:annotationRef/>
      </w:r>
      <w:r>
        <w:t>Flagging title and date to update as needed</w:t>
      </w:r>
    </w:p>
  </w:comment>
  <w:comment w:id="1" w:author="Allison M Ludwig" w:date="2026-05-04T11:52:00Z" w:initials="AL">
    <w:p w14:paraId="2FB56426" w14:textId="77777777" w:rsidR="00721311" w:rsidRDefault="00721311" w:rsidP="00721311">
      <w:pPr>
        <w:pStyle w:val="CommentText"/>
      </w:pPr>
      <w:r>
        <w:rPr>
          <w:rStyle w:val="CommentReference"/>
        </w:rPr>
        <w:annotationRef/>
      </w:r>
      <w:r>
        <w:t>Enterprise, BA, IA, TA</w:t>
      </w:r>
    </w:p>
  </w:comment>
  <w:comment w:id="2" w:author="Allison M Ludwig" w:date="2026-05-04T11:53:00Z" w:initials="AL">
    <w:p w14:paraId="0E57C832" w14:textId="77777777" w:rsidR="00AA22C4" w:rsidRDefault="00AA22C4" w:rsidP="00AA22C4">
      <w:pPr>
        <w:pStyle w:val="CommentText"/>
      </w:pPr>
      <w:r>
        <w:rPr>
          <w:rStyle w:val="CommentReference"/>
        </w:rPr>
        <w:annotationRef/>
      </w:r>
      <w:r>
        <w:t>Add cover page...</w:t>
      </w:r>
    </w:p>
  </w:comment>
  <w:comment w:id="5" w:author="Shelley Lucas" w:date="2026-05-07T11:28:00Z" w:initials="SL">
    <w:p w14:paraId="47600A5E" w14:textId="422DBFA5" w:rsidR="00330A36" w:rsidRDefault="00330A36" w:rsidP="00330A36">
      <w:r>
        <w:rPr>
          <w:rStyle w:val="CommentReference"/>
        </w:rPr>
        <w:annotationRef/>
      </w:r>
      <w:r>
        <w:rPr>
          <w:sz w:val="20"/>
          <w:szCs w:val="20"/>
        </w:rPr>
        <w:fldChar w:fldCharType="begin"/>
      </w:r>
      <w:r>
        <w:rPr>
          <w:sz w:val="20"/>
          <w:szCs w:val="20"/>
        </w:rPr>
        <w:instrText>HYPERLINK "mailto:AMLUDWIG@MITRE.ORG"</w:instrText>
      </w:r>
      <w:r>
        <w:rPr>
          <w:sz w:val="20"/>
          <w:szCs w:val="20"/>
        </w:rPr>
      </w:r>
      <w:bookmarkStart w:id="8" w:name="_@_074D53A4938E324F81A00E223BA8EA73Z"/>
      <w:r>
        <w:rPr>
          <w:sz w:val="20"/>
          <w:szCs w:val="20"/>
        </w:rPr>
        <w:fldChar w:fldCharType="separate"/>
      </w:r>
      <w:bookmarkEnd w:id="8"/>
      <w:r w:rsidRPr="00330A36">
        <w:rPr>
          <w:rStyle w:val="Mention"/>
          <w:noProof/>
          <w:sz w:val="20"/>
          <w:szCs w:val="20"/>
        </w:rPr>
        <w:t>@Allison M Ludwig</w:t>
      </w:r>
      <w:r>
        <w:rPr>
          <w:sz w:val="20"/>
          <w:szCs w:val="20"/>
        </w:rPr>
        <w:fldChar w:fldCharType="end"/>
      </w:r>
      <w:r>
        <w:rPr>
          <w:sz w:val="20"/>
          <w:szCs w:val="20"/>
        </w:rPr>
        <w:t xml:space="preserve"> I pulled in the optional Outcomes and Roles criteria. They will need to be added to the TOC and formatted. Once we have direction from the leads feedback and approval today on how we're formatting the other criteria, I can help orient you on how to format these. </w:t>
      </w:r>
    </w:p>
  </w:comment>
  <w:comment w:id="6" w:author="Allison M Ludwig" w:date="2026-05-12T14:21:00Z" w:initials="AL">
    <w:p w14:paraId="20850880" w14:textId="65556627" w:rsidR="008864D1" w:rsidRDefault="008864D1" w:rsidP="008864D1">
      <w:pPr>
        <w:pStyle w:val="CommentText"/>
      </w:pPr>
      <w:r>
        <w:rPr>
          <w:rStyle w:val="CommentReference"/>
        </w:rPr>
        <w:annotationRef/>
      </w:r>
      <w:r>
        <w:fldChar w:fldCharType="begin"/>
      </w:r>
      <w:r>
        <w:instrText>HYPERLINK "mailto:SHELLEYLUCAS@MITRE.ORG"</w:instrText>
      </w:r>
      <w:bookmarkStart w:id="9" w:name="_@_9DC142D29C74485F8013FABD56B1F5F9Z"/>
      <w:r>
        <w:fldChar w:fldCharType="separate"/>
      </w:r>
      <w:bookmarkEnd w:id="9"/>
      <w:r w:rsidRPr="008864D1">
        <w:rPr>
          <w:rStyle w:val="Mention"/>
          <w:noProof/>
        </w:rPr>
        <w:t>@Shelley Lucas</w:t>
      </w:r>
      <w:r>
        <w:fldChar w:fldCharType="end"/>
      </w:r>
      <w:r>
        <w:t xml:space="preserve"> still working on this….where does the optional tables end? Table 11? Then it become BA? (I think I lost a header somewhere)</w:t>
      </w:r>
    </w:p>
  </w:comment>
  <w:comment w:id="7" w:author="Shelley Lucas" w:date="2026-05-12T15:25:00Z" w:initials="SL">
    <w:p w14:paraId="27D5B8D9" w14:textId="744B7781" w:rsidR="006E69E6" w:rsidRDefault="006E69E6">
      <w:pPr>
        <w:pStyle w:val="CommentText"/>
      </w:pPr>
      <w:r>
        <w:rPr>
          <w:rStyle w:val="CommentReference"/>
        </w:rPr>
        <w:annotationRef/>
      </w:r>
      <w:r w:rsidRPr="34BA3E1C">
        <w:t>Outcomes are tables 1-6 and then Roles are tables 7-11.</w:t>
      </w:r>
    </w:p>
  </w:comment>
  <w:comment w:id="18" w:author="Allison M Ludwig" w:date="2026-05-14T11:50:00Z" w:initials="AL">
    <w:p w14:paraId="0682AE8F" w14:textId="50C6DA0A" w:rsidR="009A708D" w:rsidRDefault="009A708D" w:rsidP="009A708D">
      <w:pPr>
        <w:pStyle w:val="CommentText"/>
      </w:pPr>
      <w:r>
        <w:rPr>
          <w:rStyle w:val="CommentReference"/>
        </w:rPr>
        <w:annotationRef/>
      </w:r>
      <w:r>
        <w:fldChar w:fldCharType="begin"/>
      </w:r>
      <w:r>
        <w:instrText>HYPERLINK "mailto:SHELLEYLUCAS@MITRE.ORG"</w:instrText>
      </w:r>
      <w:bookmarkStart w:id="20" w:name="_@_3866A1DD248F4E5C8223CFB1B470707BZ"/>
      <w:r>
        <w:fldChar w:fldCharType="separate"/>
      </w:r>
      <w:bookmarkEnd w:id="20"/>
      <w:r w:rsidRPr="009A708D">
        <w:rPr>
          <w:rStyle w:val="Mention"/>
          <w:noProof/>
        </w:rPr>
        <w:t>@Shelley Lucas</w:t>
      </w:r>
      <w:r>
        <w:fldChar w:fldCharType="end"/>
      </w:r>
      <w:r>
        <w:t xml:space="preserve"> drafted blurbs for tables 7-11. please review. </w:t>
      </w:r>
    </w:p>
  </w:comment>
  <w:comment w:id="19" w:author="Shelley Lucas" w:date="2026-05-19T14:58:00Z" w:initials="SL">
    <w:p w14:paraId="617ABE7F" w14:textId="77777777" w:rsidR="008551FA" w:rsidRDefault="008551FA" w:rsidP="008551FA">
      <w:r>
        <w:rPr>
          <w:rStyle w:val="CommentReference"/>
        </w:rPr>
        <w:annotationRef/>
      </w:r>
      <w:r>
        <w:rPr>
          <w:sz w:val="20"/>
          <w:szCs w:val="20"/>
        </w:rPr>
        <w:t>I made a couple of edits, otherwise looks good!</w:t>
      </w:r>
    </w:p>
  </w:comment>
  <w:comment w:id="27" w:author="Allison M Ludwig" w:date="2026-05-21T16:43:00Z" w:initials="AL">
    <w:p w14:paraId="1BE75194" w14:textId="77777777" w:rsidR="002D207B" w:rsidRDefault="002D207B" w:rsidP="002D207B">
      <w:pPr>
        <w:pStyle w:val="CommentText"/>
      </w:pPr>
      <w:r>
        <w:rPr>
          <w:rStyle w:val="CommentReference"/>
        </w:rPr>
        <w:annotationRef/>
      </w:r>
      <w:r>
        <w:t>Note for Danielle/Natasha: is there a way, within the confines of 508, to not have this table spread over 3 pages? Ideally 1 or 2 pages for a more cohesive view?</w:t>
      </w:r>
    </w:p>
  </w:comment>
  <w:comment w:id="28" w:author="Allison M Ludwig" w:date="2026-05-21T16:44:00Z" w:initials="AL">
    <w:p w14:paraId="130C58E3" w14:textId="77777777" w:rsidR="0016124F" w:rsidRDefault="0016124F" w:rsidP="0016124F">
      <w:pPr>
        <w:pStyle w:val="CommentText"/>
      </w:pPr>
      <w:r>
        <w:rPr>
          <w:rStyle w:val="CommentReference"/>
        </w:rPr>
        <w:annotationRef/>
      </w:r>
      <w:r>
        <w:t xml:space="preserve">This comment applies to all the longer, page splitting tables. </w:t>
      </w:r>
    </w:p>
  </w:comment>
  <w:comment w:id="29" w:author="Shelley Lucas" w:date="2026-05-07T12:01:00Z" w:initials="SL">
    <w:p w14:paraId="57FF7E3E" w14:textId="77777777" w:rsidR="00DF4EFF" w:rsidRDefault="00DF4EFF" w:rsidP="005E438E">
      <w:r>
        <w:rPr>
          <w:rStyle w:val="CommentReference"/>
        </w:rPr>
        <w:annotationRef/>
      </w:r>
      <w:r>
        <w:rPr>
          <w:sz w:val="20"/>
          <w:szCs w:val="20"/>
        </w:rPr>
        <w:t>Should these refer back to VRM Viewpoints and use same titles?</w:t>
      </w:r>
    </w:p>
  </w:comment>
  <w:comment w:id="30" w:author="Austin Wagenknecht" w:date="2026-05-17T21:39:00Z" w:initials="AW">
    <w:p w14:paraId="7F9AF560" w14:textId="77777777" w:rsidR="00DF4EFF" w:rsidRDefault="00DF4EFF">
      <w:pPr>
        <w:pStyle w:val="CommentText"/>
      </w:pPr>
      <w:r>
        <w:rPr>
          <w:rStyle w:val="CommentReference"/>
        </w:rPr>
        <w:annotationRef/>
      </w:r>
      <w:r w:rsidRPr="41A7B56F">
        <w:t>Yes, these should match. Not all will items identified in here will be viewpoints however. Role Catalog is in my list of viewpoints for BA.</w:t>
      </w:r>
    </w:p>
    <w:p w14:paraId="76C45071" w14:textId="77777777" w:rsidR="00DF4EFF" w:rsidRDefault="00DF4EFF">
      <w:pPr>
        <w:pStyle w:val="CommentText"/>
      </w:pPr>
    </w:p>
  </w:comment>
  <w:comment w:id="33" w:author="Shelley Lucas" w:date="2026-05-06T10:50:00Z" w:initials="SL">
    <w:p w14:paraId="4E3F8AAF" w14:textId="77777777" w:rsidR="00204F53" w:rsidRDefault="00204F53" w:rsidP="0007303F">
      <w:r>
        <w:rPr>
          <w:rStyle w:val="CommentReference"/>
        </w:rPr>
        <w:annotationRef/>
      </w:r>
      <w:r>
        <w:rPr>
          <w:sz w:val="20"/>
          <w:szCs w:val="20"/>
        </w:rPr>
        <w:t>When evidence lists includes SS-A or OBP, what specifically are we referring to?</w:t>
      </w:r>
    </w:p>
  </w:comment>
  <w:comment w:id="34" w:author="Shelley Lucas" w:date="2026-05-06T10:54:00Z" w:initials="SL">
    <w:p w14:paraId="65A69D11" w14:textId="77777777" w:rsidR="00204F53" w:rsidRDefault="00204F53" w:rsidP="00307322">
      <w:r>
        <w:rPr>
          <w:rStyle w:val="CommentReference"/>
        </w:rPr>
        <w:annotationRef/>
      </w:r>
      <w:r>
        <w:rPr>
          <w:sz w:val="20"/>
          <w:szCs w:val="20"/>
        </w:rPr>
        <w:t xml:space="preserve">See addition to OBP tool in Level 2 below. </w:t>
      </w:r>
    </w:p>
  </w:comment>
  <w:comment w:id="35" w:author="Shelley Lucas" w:date="2026-05-06T14:40:00Z" w:initials="SL">
    <w:p w14:paraId="08ACD4FB" w14:textId="77777777" w:rsidR="00204F53" w:rsidRDefault="00204F53" w:rsidP="00980F1E">
      <w:r>
        <w:rPr>
          <w:rStyle w:val="CommentReference"/>
        </w:rPr>
        <w:annotationRef/>
      </w:r>
      <w:r>
        <w:rPr>
          <w:sz w:val="20"/>
          <w:szCs w:val="20"/>
        </w:rPr>
        <w:t>Remove SS-A as documentation references</w:t>
      </w:r>
    </w:p>
  </w:comment>
  <w:comment w:id="51" w:author="Allison M Ludwig" w:date="2026-05-21T17:28:00Z" w:initials="AL">
    <w:p w14:paraId="44EE4613" w14:textId="1CFD36EF" w:rsidR="0018077B" w:rsidRDefault="0018077B" w:rsidP="0018077B">
      <w:pPr>
        <w:pStyle w:val="CommentText"/>
      </w:pPr>
      <w:r>
        <w:rPr>
          <w:rStyle w:val="CommentReference"/>
        </w:rPr>
        <w:annotationRef/>
      </w:r>
      <w:r>
        <w:fldChar w:fldCharType="begin"/>
      </w:r>
      <w:r>
        <w:instrText>HYPERLINK "mailto:SHELLEYLUCAS@MITRE.ORG"</w:instrText>
      </w:r>
      <w:bookmarkStart w:id="52" w:name="_@_05530D00EBD24D508E66083ECFF842D7Z"/>
      <w:r>
        <w:fldChar w:fldCharType="separate"/>
      </w:r>
      <w:bookmarkEnd w:id="52"/>
      <w:r w:rsidRPr="0018077B">
        <w:rPr>
          <w:rStyle w:val="Mention"/>
          <w:noProof/>
        </w:rPr>
        <w:t>@Shelley Lucas</w:t>
      </w:r>
      <w:r>
        <w:fldChar w:fldCharType="end"/>
      </w:r>
      <w:r>
        <w:t xml:space="preserve">  do you want this language on each table?</w:t>
      </w:r>
    </w:p>
  </w:comment>
  <w:comment w:id="156" w:author="Shelley Lucas" w:date="2026-05-07T14:21:00Z" w:initials="SL">
    <w:p w14:paraId="14DEC451" w14:textId="77777777" w:rsidR="00840E8B" w:rsidRDefault="00840E8B" w:rsidP="00FF3F79">
      <w:r>
        <w:rPr>
          <w:rStyle w:val="CommentReference"/>
        </w:rPr>
        <w:annotationRef/>
      </w:r>
      <w:r>
        <w:rPr>
          <w:sz w:val="20"/>
          <w:szCs w:val="20"/>
        </w:rPr>
        <w:t xml:space="preserve">Add note at top that each level's suggested evidence should build on the prior level. Table only lists unique evidence per level. </w:t>
      </w:r>
    </w:p>
  </w:comment>
  <w:comment w:id="173" w:author="Shelley Lucas" w:date="2026-05-07T14:21:00Z" w:initials="SL">
    <w:p w14:paraId="083CAAC2" w14:textId="77777777" w:rsidR="00903D09" w:rsidRDefault="00903D09" w:rsidP="00FF3F79">
      <w:r>
        <w:rPr>
          <w:rStyle w:val="CommentReference"/>
        </w:rPr>
        <w:annotationRef/>
      </w:r>
      <w:r>
        <w:rPr>
          <w:sz w:val="20"/>
          <w:szCs w:val="20"/>
        </w:rPr>
        <w:t xml:space="preserve">Add note at top that each level's suggested evidence should build on the prior level. Table only lists unique evidence per level. </w:t>
      </w:r>
    </w:p>
  </w:comment>
  <w:comment w:id="174" w:author="Allison M Ludwig" w:date="2026-05-04T15:09:00Z" w:initials="AL">
    <w:p w14:paraId="784944D4" w14:textId="77777777" w:rsidR="00903D09" w:rsidRDefault="00903D09" w:rsidP="009B0374">
      <w:pPr>
        <w:pStyle w:val="CommentText"/>
      </w:pPr>
      <w:r>
        <w:rPr>
          <w:rStyle w:val="CommentReference"/>
        </w:rPr>
        <w:annotationRef/>
      </w:r>
      <w:r>
        <w:t>Spell out.</w:t>
      </w:r>
    </w:p>
  </w:comment>
  <w:comment w:id="175" w:author="Sean M Mahoney" w:date="2026-05-19T12:37:00Z" w:initials="SM">
    <w:p w14:paraId="3A9D6463" w14:textId="77777777" w:rsidR="00C61C38" w:rsidRDefault="00C61C38" w:rsidP="00C61C38">
      <w:pPr>
        <w:pStyle w:val="CommentText"/>
      </w:pPr>
      <w:r>
        <w:rPr>
          <w:rStyle w:val="CommentReference"/>
        </w:rPr>
        <w:annotationRef/>
      </w:r>
      <w:r>
        <w:rPr>
          <w:b/>
          <w:bCs/>
          <w:color w:val="001D35"/>
          <w:highlight w:val="white"/>
        </w:rPr>
        <w:t>SLA</w:t>
      </w:r>
      <w:r>
        <w:rPr>
          <w:color w:val="001D35"/>
          <w:highlight w:val="white"/>
        </w:rPr>
        <w:t> (Service Level Agreement), </w:t>
      </w:r>
      <w:r>
        <w:rPr>
          <w:b/>
          <w:bCs/>
          <w:color w:val="001D35"/>
          <w:highlight w:val="white"/>
        </w:rPr>
        <w:t>RTO</w:t>
      </w:r>
      <w:r>
        <w:rPr>
          <w:color w:val="001D35"/>
          <w:highlight w:val="white"/>
        </w:rPr>
        <w:t> (Recovery Time Objective), and </w:t>
      </w:r>
      <w:r>
        <w:rPr>
          <w:b/>
          <w:bCs/>
          <w:color w:val="001D35"/>
          <w:highlight w:val="white"/>
        </w:rPr>
        <w:t>RPO</w:t>
      </w:r>
      <w:r>
        <w:rPr>
          <w:color w:val="001D35"/>
          <w:highlight w:val="white"/>
        </w:rPr>
        <w:t> (Recovery Point Objective)</w:t>
      </w:r>
      <w:r>
        <w:t xml:space="preserve"> </w:t>
      </w:r>
    </w:p>
  </w:comment>
  <w:comment w:id="199" w:author="Allison M Ludwig" w:date="2026-05-04T15:17:00Z" w:initials="AL">
    <w:p w14:paraId="6AF8888F" w14:textId="77777777" w:rsidR="0038328E" w:rsidRDefault="0038328E" w:rsidP="00B73028">
      <w:pPr>
        <w:pStyle w:val="CommentText"/>
      </w:pPr>
      <w:r>
        <w:rPr>
          <w:rStyle w:val="CommentReference"/>
        </w:rPr>
        <w:annotationRef/>
      </w:r>
      <w:r>
        <w:t>Spell out RBAC</w:t>
      </w:r>
    </w:p>
  </w:comment>
  <w:comment w:id="218" w:author="Allison M Ludwig" w:date="2026-05-04T15:29:00Z" w:initials="AL">
    <w:p w14:paraId="330F8337" w14:textId="77777777" w:rsidR="00017EA2" w:rsidRDefault="00017EA2" w:rsidP="00DD48CC">
      <w:pPr>
        <w:pStyle w:val="CommentText"/>
      </w:pPr>
      <w:r>
        <w:rPr>
          <w:rStyle w:val="CommentReference"/>
        </w:rPr>
        <w:annotationRef/>
      </w:r>
      <w:r>
        <w:t>Spell out SLA in three spots</w:t>
      </w:r>
    </w:p>
  </w:comment>
  <w:comment w:id="232" w:author="Allison M Ludwig" w:date="2026-05-01T16:02:00Z" w:initials="AL">
    <w:p w14:paraId="04EFFF00" w14:textId="6E63F46A" w:rsidR="00864E3F" w:rsidRDefault="00864E3F" w:rsidP="00864E3F">
      <w:pPr>
        <w:pStyle w:val="CommentText"/>
      </w:pPr>
      <w:r>
        <w:rPr>
          <w:rStyle w:val="CommentReference"/>
        </w:rPr>
        <w:annotationRef/>
      </w:r>
      <w:r>
        <w:t xml:space="preserve">Where application management maturity criteria starts….for 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42098" w15:done="0"/>
  <w15:commentEx w15:paraId="2FB56426" w15:done="1"/>
  <w15:commentEx w15:paraId="0E57C832" w15:paraIdParent="2FB56426" w15:done="1"/>
  <w15:commentEx w15:paraId="47600A5E" w15:done="1"/>
  <w15:commentEx w15:paraId="20850880" w15:paraIdParent="47600A5E" w15:done="1"/>
  <w15:commentEx w15:paraId="27D5B8D9" w15:paraIdParent="47600A5E" w15:done="1"/>
  <w15:commentEx w15:paraId="0682AE8F" w15:done="1"/>
  <w15:commentEx w15:paraId="617ABE7F" w15:paraIdParent="0682AE8F" w15:done="1"/>
  <w15:commentEx w15:paraId="1BE75194" w15:done="0"/>
  <w15:commentEx w15:paraId="130C58E3" w15:paraIdParent="1BE75194" w15:done="0"/>
  <w15:commentEx w15:paraId="57FF7E3E" w15:done="1"/>
  <w15:commentEx w15:paraId="76C45071" w15:paraIdParent="57FF7E3E" w15:done="1"/>
  <w15:commentEx w15:paraId="4E3F8AAF" w15:done="1"/>
  <w15:commentEx w15:paraId="65A69D11" w15:paraIdParent="4E3F8AAF" w15:done="1"/>
  <w15:commentEx w15:paraId="08ACD4FB" w15:paraIdParent="4E3F8AAF" w15:done="1"/>
  <w15:commentEx w15:paraId="44EE4613" w15:done="0"/>
  <w15:commentEx w15:paraId="14DEC451" w15:done="1"/>
  <w15:commentEx w15:paraId="083CAAC2" w15:done="1"/>
  <w15:commentEx w15:paraId="784944D4" w15:done="1"/>
  <w15:commentEx w15:paraId="3A9D6463" w15:paraIdParent="784944D4" w15:done="1"/>
  <w15:commentEx w15:paraId="6AF8888F" w15:done="1"/>
  <w15:commentEx w15:paraId="330F8337" w15:done="0"/>
  <w15:commentEx w15:paraId="04EFFF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EEA35C" w16cex:dateUtc="2026-05-12T14:38:00Z"/>
  <w16cex:commentExtensible w16cex:durableId="6DDC82A2" w16cex:dateUtc="2026-05-04T15:52:00Z"/>
  <w16cex:commentExtensible w16cex:durableId="6D2EBBAB" w16cex:dateUtc="2026-05-04T15:53:00Z"/>
  <w16cex:commentExtensible w16cex:durableId="0F0CA834" w16cex:dateUtc="2026-05-07T16:28:00Z"/>
  <w16cex:commentExtensible w16cex:durableId="7A309986" w16cex:dateUtc="2026-05-12T18:21:00Z"/>
  <w16cex:commentExtensible w16cex:durableId="457B98D5" w16cex:dateUtc="2026-05-12T20:25:00Z"/>
  <w16cex:commentExtensible w16cex:durableId="5A9C5D2C" w16cex:dateUtc="2026-05-14T15:50:00Z">
    <w16cex:extLst>
      <w16:ext w16:uri="{CE6994B0-6A32-4C9F-8C6B-6E91EDA988CE}">
        <cr:reactions xmlns:cr="http://schemas.microsoft.com/office/comments/2020/reactions">
          <cr:reaction reactionType="1">
            <cr:reactionInfo dateUtc="2026-05-19T19:53:39Z">
              <cr:user userId="S::SHELLEYLUCAS@MITRE.ORG::6d604fee-b8ec-472f-9038-6c6bfa578a18" userProvider="AD" userName="Shelley Lucas"/>
            </cr:reactionInfo>
          </cr:reaction>
        </cr:reactions>
      </w16:ext>
    </w16cex:extLst>
  </w16cex:commentExtensible>
  <w16cex:commentExtensible w16cex:durableId="3AA0A11E" w16cex:dateUtc="2026-05-19T19:58:00Z"/>
  <w16cex:commentExtensible w16cex:durableId="4EA02F13" w16cex:dateUtc="2026-05-21T20:43:00Z"/>
  <w16cex:commentExtensible w16cex:durableId="7C51F3E8" w16cex:dateUtc="2026-05-21T20:44:00Z"/>
  <w16cex:commentExtensible w16cex:durableId="26D04CB4" w16cex:dateUtc="2026-05-07T17:01:00Z"/>
  <w16cex:commentExtensible w16cex:durableId="08CD2221" w16cex:dateUtc="2026-05-18T04:39:00Z"/>
  <w16cex:commentExtensible w16cex:durableId="3F67F086" w16cex:dateUtc="2026-05-06T15:50:00Z"/>
  <w16cex:commentExtensible w16cex:durableId="74C36484" w16cex:dateUtc="2026-05-06T15:54:00Z"/>
  <w16cex:commentExtensible w16cex:durableId="6AAA0827" w16cex:dateUtc="2026-05-06T19:40:00Z"/>
  <w16cex:commentExtensible w16cex:durableId="6B8C798F" w16cex:dateUtc="2026-05-21T21:28:00Z"/>
  <w16cex:commentExtensible w16cex:durableId="2F40EBA4" w16cex:dateUtc="2026-05-07T19:21:00Z"/>
  <w16cex:commentExtensible w16cex:durableId="10672392" w16cex:dateUtc="2026-05-07T19:21:00Z"/>
  <w16cex:commentExtensible w16cex:durableId="5EE29214" w16cex:dateUtc="2026-05-04T19:09:00Z"/>
  <w16cex:commentExtensible w16cex:durableId="2426FAFE" w16cex:dateUtc="2026-05-19T16:37:00Z"/>
  <w16cex:commentExtensible w16cex:durableId="72AE3453" w16cex:dateUtc="2026-05-04T19:17:00Z"/>
  <w16cex:commentExtensible w16cex:durableId="0BB90A86" w16cex:dateUtc="2026-05-04T19:29:00Z"/>
  <w16cex:commentExtensible w16cex:durableId="14E38DC6" w16cex:dateUtc="2026-05-01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42098" w16cid:durableId="00EEA35C"/>
  <w16cid:commentId w16cid:paraId="2FB56426" w16cid:durableId="6DDC82A2"/>
  <w16cid:commentId w16cid:paraId="0E57C832" w16cid:durableId="6D2EBBAB"/>
  <w16cid:commentId w16cid:paraId="47600A5E" w16cid:durableId="0F0CA834"/>
  <w16cid:commentId w16cid:paraId="20850880" w16cid:durableId="7A309986"/>
  <w16cid:commentId w16cid:paraId="27D5B8D9" w16cid:durableId="457B98D5"/>
  <w16cid:commentId w16cid:paraId="0682AE8F" w16cid:durableId="5A9C5D2C"/>
  <w16cid:commentId w16cid:paraId="617ABE7F" w16cid:durableId="3AA0A11E"/>
  <w16cid:commentId w16cid:paraId="1BE75194" w16cid:durableId="4EA02F13"/>
  <w16cid:commentId w16cid:paraId="130C58E3" w16cid:durableId="7C51F3E8"/>
  <w16cid:commentId w16cid:paraId="57FF7E3E" w16cid:durableId="26D04CB4"/>
  <w16cid:commentId w16cid:paraId="76C45071" w16cid:durableId="08CD2221"/>
  <w16cid:commentId w16cid:paraId="4E3F8AAF" w16cid:durableId="3F67F086"/>
  <w16cid:commentId w16cid:paraId="65A69D11" w16cid:durableId="74C36484"/>
  <w16cid:commentId w16cid:paraId="08ACD4FB" w16cid:durableId="6AAA0827"/>
  <w16cid:commentId w16cid:paraId="44EE4613" w16cid:durableId="6B8C798F"/>
  <w16cid:commentId w16cid:paraId="14DEC451" w16cid:durableId="2F40EBA4"/>
  <w16cid:commentId w16cid:paraId="083CAAC2" w16cid:durableId="10672392"/>
  <w16cid:commentId w16cid:paraId="784944D4" w16cid:durableId="5EE29214"/>
  <w16cid:commentId w16cid:paraId="3A9D6463" w16cid:durableId="2426FAFE"/>
  <w16cid:commentId w16cid:paraId="6AF8888F" w16cid:durableId="72AE3453"/>
  <w16cid:commentId w16cid:paraId="330F8337" w16cid:durableId="0BB90A86"/>
  <w16cid:commentId w16cid:paraId="04EFFF00" w16cid:durableId="14E38D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C3C8D" w14:textId="77777777" w:rsidR="000B124C" w:rsidRDefault="000B124C" w:rsidP="00330A36">
      <w:pPr>
        <w:spacing w:after="0" w:line="240" w:lineRule="auto"/>
      </w:pPr>
      <w:r>
        <w:separator/>
      </w:r>
    </w:p>
  </w:endnote>
  <w:endnote w:type="continuationSeparator" w:id="0">
    <w:p w14:paraId="72E3FFD7" w14:textId="77777777" w:rsidR="000B124C" w:rsidRDefault="000B124C" w:rsidP="00330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315650"/>
      <w:docPartObj>
        <w:docPartGallery w:val="Page Numbers (Bottom of Page)"/>
        <w:docPartUnique/>
      </w:docPartObj>
    </w:sdtPr>
    <w:sdtEndPr>
      <w:rPr>
        <w:noProof/>
      </w:rPr>
    </w:sdtEndPr>
    <w:sdtContent>
      <w:p w14:paraId="47F73D7E" w14:textId="2C63E1FD" w:rsidR="000527A3" w:rsidRDefault="00052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C2CEAD" w14:textId="77777777" w:rsidR="000527A3" w:rsidRDefault="00052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3B11" w14:textId="77777777" w:rsidR="000B124C" w:rsidRDefault="000B124C" w:rsidP="00330A36">
      <w:pPr>
        <w:spacing w:after="0" w:line="240" w:lineRule="auto"/>
      </w:pPr>
      <w:r>
        <w:separator/>
      </w:r>
    </w:p>
  </w:footnote>
  <w:footnote w:type="continuationSeparator" w:id="0">
    <w:p w14:paraId="58B7BB83" w14:textId="77777777" w:rsidR="000B124C" w:rsidRDefault="000B124C" w:rsidP="00330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6E9"/>
    <w:multiLevelType w:val="hybridMultilevel"/>
    <w:tmpl w:val="77DA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90AFC"/>
    <w:multiLevelType w:val="multilevel"/>
    <w:tmpl w:val="459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F9648E"/>
    <w:multiLevelType w:val="multilevel"/>
    <w:tmpl w:val="BBC4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56430"/>
    <w:multiLevelType w:val="multilevel"/>
    <w:tmpl w:val="8BB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2269E9"/>
    <w:multiLevelType w:val="hybridMultilevel"/>
    <w:tmpl w:val="D0C0F7E8"/>
    <w:lvl w:ilvl="0" w:tplc="3C3662C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0A6271"/>
    <w:multiLevelType w:val="multilevel"/>
    <w:tmpl w:val="A07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AD2AB8"/>
    <w:multiLevelType w:val="hybridMultilevel"/>
    <w:tmpl w:val="9F6C5D6C"/>
    <w:lvl w:ilvl="0" w:tplc="B2D89F48">
      <w:start w:val="1"/>
      <w:numFmt w:val="bullet"/>
      <w:pStyle w:val="Tablebullet1"/>
      <w:lvlText w:val=""/>
      <w:lvlJc w:val="left"/>
      <w:pPr>
        <w:ind w:left="360" w:hanging="360"/>
      </w:pPr>
      <w:rPr>
        <w:rFonts w:ascii="Symbol" w:hAnsi="Symbol" w:hint="default"/>
      </w:rPr>
    </w:lvl>
    <w:lvl w:ilvl="1" w:tplc="720C8F18">
      <w:start w:val="45"/>
      <w:numFmt w:val="bullet"/>
      <w:lvlText w:val="-"/>
      <w:lvlJc w:val="left"/>
      <w:pPr>
        <w:ind w:left="1080" w:hanging="360"/>
      </w:pPr>
      <w:rPr>
        <w:rFonts w:ascii="Aptos Narrow" w:eastAsiaTheme="minorHAnsi" w:hAnsi="Aptos Narrow"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1331C8C"/>
    <w:multiLevelType w:val="multilevel"/>
    <w:tmpl w:val="D5F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AC76AD"/>
    <w:multiLevelType w:val="hybridMultilevel"/>
    <w:tmpl w:val="2CF89818"/>
    <w:lvl w:ilvl="0" w:tplc="3C3662C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76641"/>
    <w:multiLevelType w:val="hybridMultilevel"/>
    <w:tmpl w:val="C17C5C50"/>
    <w:lvl w:ilvl="0" w:tplc="F2509388">
      <w:start w:val="1"/>
      <w:numFmt w:val="bullet"/>
      <w:pStyle w:val="Tablebullet2"/>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FB6773D"/>
    <w:multiLevelType w:val="multilevel"/>
    <w:tmpl w:val="685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B21804"/>
    <w:multiLevelType w:val="hybridMultilevel"/>
    <w:tmpl w:val="FB4A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3E3092"/>
    <w:multiLevelType w:val="multilevel"/>
    <w:tmpl w:val="13B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B2101F"/>
    <w:multiLevelType w:val="multilevel"/>
    <w:tmpl w:val="40C2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8F53A1"/>
    <w:multiLevelType w:val="multilevel"/>
    <w:tmpl w:val="0664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8A3593"/>
    <w:multiLevelType w:val="multilevel"/>
    <w:tmpl w:val="184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BB5C45"/>
    <w:multiLevelType w:val="multilevel"/>
    <w:tmpl w:val="F52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CA77A5"/>
    <w:multiLevelType w:val="multilevel"/>
    <w:tmpl w:val="A532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BB5453"/>
    <w:multiLevelType w:val="hybridMultilevel"/>
    <w:tmpl w:val="92DEE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886049"/>
    <w:multiLevelType w:val="multilevel"/>
    <w:tmpl w:val="360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170DEC"/>
    <w:multiLevelType w:val="multilevel"/>
    <w:tmpl w:val="70B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212A43"/>
    <w:multiLevelType w:val="multilevel"/>
    <w:tmpl w:val="EC9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B64BD4"/>
    <w:multiLevelType w:val="hybridMultilevel"/>
    <w:tmpl w:val="AF4EC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6293864">
    <w:abstractNumId w:val="0"/>
  </w:num>
  <w:num w:numId="2" w16cid:durableId="1787651870">
    <w:abstractNumId w:val="12"/>
  </w:num>
  <w:num w:numId="3" w16cid:durableId="317348608">
    <w:abstractNumId w:val="7"/>
  </w:num>
  <w:num w:numId="4" w16cid:durableId="883784689">
    <w:abstractNumId w:val="2"/>
  </w:num>
  <w:num w:numId="5" w16cid:durableId="297297561">
    <w:abstractNumId w:val="2"/>
  </w:num>
  <w:num w:numId="6" w16cid:durableId="1203252126">
    <w:abstractNumId w:val="2"/>
  </w:num>
  <w:num w:numId="7" w16cid:durableId="295139565">
    <w:abstractNumId w:val="2"/>
  </w:num>
  <w:num w:numId="8" w16cid:durableId="1716469850">
    <w:abstractNumId w:val="2"/>
  </w:num>
  <w:num w:numId="9" w16cid:durableId="2045133737">
    <w:abstractNumId w:val="2"/>
  </w:num>
  <w:num w:numId="10" w16cid:durableId="1910840370">
    <w:abstractNumId w:val="2"/>
  </w:num>
  <w:num w:numId="11" w16cid:durableId="1926720588">
    <w:abstractNumId w:val="2"/>
  </w:num>
  <w:num w:numId="12" w16cid:durableId="1541822595">
    <w:abstractNumId w:val="2"/>
  </w:num>
  <w:num w:numId="13" w16cid:durableId="1622373884">
    <w:abstractNumId w:val="2"/>
  </w:num>
  <w:num w:numId="14" w16cid:durableId="649989143">
    <w:abstractNumId w:val="10"/>
  </w:num>
  <w:num w:numId="15" w16cid:durableId="460274412">
    <w:abstractNumId w:val="18"/>
  </w:num>
  <w:num w:numId="16" w16cid:durableId="1653565098">
    <w:abstractNumId w:val="15"/>
  </w:num>
  <w:num w:numId="17" w16cid:durableId="645014191">
    <w:abstractNumId w:val="3"/>
  </w:num>
  <w:num w:numId="18" w16cid:durableId="1604454670">
    <w:abstractNumId w:val="14"/>
  </w:num>
  <w:num w:numId="19" w16cid:durableId="1756971281">
    <w:abstractNumId w:val="23"/>
  </w:num>
  <w:num w:numId="20" w16cid:durableId="1411266429">
    <w:abstractNumId w:val="19"/>
  </w:num>
  <w:num w:numId="21" w16cid:durableId="980883945">
    <w:abstractNumId w:val="5"/>
  </w:num>
  <w:num w:numId="22" w16cid:durableId="902839350">
    <w:abstractNumId w:val="9"/>
  </w:num>
  <w:num w:numId="23" w16cid:durableId="972292166">
    <w:abstractNumId w:val="7"/>
  </w:num>
  <w:num w:numId="24" w16cid:durableId="312485101">
    <w:abstractNumId w:val="6"/>
  </w:num>
  <w:num w:numId="25" w16cid:durableId="25108246">
    <w:abstractNumId w:val="16"/>
  </w:num>
  <w:num w:numId="26" w16cid:durableId="1536964267">
    <w:abstractNumId w:val="8"/>
  </w:num>
  <w:num w:numId="27" w16cid:durableId="1111170805">
    <w:abstractNumId w:val="21"/>
  </w:num>
  <w:num w:numId="28" w16cid:durableId="778524366">
    <w:abstractNumId w:val="11"/>
  </w:num>
  <w:num w:numId="29" w16cid:durableId="620917027">
    <w:abstractNumId w:val="20"/>
  </w:num>
  <w:num w:numId="30" w16cid:durableId="1531651420">
    <w:abstractNumId w:val="1"/>
  </w:num>
  <w:num w:numId="31" w16cid:durableId="510415865">
    <w:abstractNumId w:val="4"/>
  </w:num>
  <w:num w:numId="32" w16cid:durableId="1201282742">
    <w:abstractNumId w:val="13"/>
  </w:num>
  <w:num w:numId="33" w16cid:durableId="1079787343">
    <w:abstractNumId w:val="17"/>
  </w:num>
  <w:num w:numId="34" w16cid:durableId="149422570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M Ludwig">
    <w15:presenceInfo w15:providerId="AD" w15:userId="S::AMLUDWIG@MITRE.ORG::77d09281-08ab-4c9a-ab38-b1c4f4581f4a"/>
  </w15:person>
  <w15:person w15:author="Shelley Lucas">
    <w15:presenceInfo w15:providerId="AD" w15:userId="S::SHELLEYLUCAS@MITRE.ORG::6d604fee-b8ec-472f-9038-6c6bfa578a18"/>
  </w15:person>
  <w15:person w15:author="Sean M Mahoney">
    <w15:presenceInfo w15:providerId="AD" w15:userId="S::SMAHONEY@MITRE.ORG::838a1a77-725b-4912-a28c-7d02bb438e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8CE"/>
    <w:rsid w:val="000000AF"/>
    <w:rsid w:val="0000065F"/>
    <w:rsid w:val="00001D31"/>
    <w:rsid w:val="000036FE"/>
    <w:rsid w:val="00003E59"/>
    <w:rsid w:val="0000663C"/>
    <w:rsid w:val="000067BA"/>
    <w:rsid w:val="000077A5"/>
    <w:rsid w:val="000079F0"/>
    <w:rsid w:val="00011D4C"/>
    <w:rsid w:val="000126D8"/>
    <w:rsid w:val="00012866"/>
    <w:rsid w:val="000132B5"/>
    <w:rsid w:val="000140F9"/>
    <w:rsid w:val="00014632"/>
    <w:rsid w:val="0001642B"/>
    <w:rsid w:val="00017094"/>
    <w:rsid w:val="00017786"/>
    <w:rsid w:val="00017EA2"/>
    <w:rsid w:val="00020B7B"/>
    <w:rsid w:val="0002100B"/>
    <w:rsid w:val="00021B09"/>
    <w:rsid w:val="000231EF"/>
    <w:rsid w:val="000235F5"/>
    <w:rsid w:val="00023E02"/>
    <w:rsid w:val="00024CDA"/>
    <w:rsid w:val="00025FE3"/>
    <w:rsid w:val="000267DC"/>
    <w:rsid w:val="00026C6B"/>
    <w:rsid w:val="00026E1A"/>
    <w:rsid w:val="00027503"/>
    <w:rsid w:val="00027516"/>
    <w:rsid w:val="00030655"/>
    <w:rsid w:val="000339C9"/>
    <w:rsid w:val="000364A1"/>
    <w:rsid w:val="000371EF"/>
    <w:rsid w:val="00040763"/>
    <w:rsid w:val="00042B0D"/>
    <w:rsid w:val="00043932"/>
    <w:rsid w:val="00043D77"/>
    <w:rsid w:val="00044E5C"/>
    <w:rsid w:val="00044FFF"/>
    <w:rsid w:val="00045F6D"/>
    <w:rsid w:val="00046D6F"/>
    <w:rsid w:val="0004780F"/>
    <w:rsid w:val="00051372"/>
    <w:rsid w:val="000527A3"/>
    <w:rsid w:val="00054B47"/>
    <w:rsid w:val="00054E69"/>
    <w:rsid w:val="0005577F"/>
    <w:rsid w:val="000561A8"/>
    <w:rsid w:val="00056BBB"/>
    <w:rsid w:val="000574F2"/>
    <w:rsid w:val="000579C1"/>
    <w:rsid w:val="00057B45"/>
    <w:rsid w:val="00062056"/>
    <w:rsid w:val="00062CB4"/>
    <w:rsid w:val="00063DCF"/>
    <w:rsid w:val="000645B8"/>
    <w:rsid w:val="00067E1E"/>
    <w:rsid w:val="000706D6"/>
    <w:rsid w:val="00070F64"/>
    <w:rsid w:val="00072784"/>
    <w:rsid w:val="0007303F"/>
    <w:rsid w:val="000735D8"/>
    <w:rsid w:val="000739B1"/>
    <w:rsid w:val="00073A0F"/>
    <w:rsid w:val="00073A83"/>
    <w:rsid w:val="00074C0E"/>
    <w:rsid w:val="00075BEE"/>
    <w:rsid w:val="00075EA1"/>
    <w:rsid w:val="000808D9"/>
    <w:rsid w:val="00081751"/>
    <w:rsid w:val="0008181A"/>
    <w:rsid w:val="000818CD"/>
    <w:rsid w:val="0008335D"/>
    <w:rsid w:val="00083553"/>
    <w:rsid w:val="00083559"/>
    <w:rsid w:val="000839F3"/>
    <w:rsid w:val="00083EE6"/>
    <w:rsid w:val="00084D2D"/>
    <w:rsid w:val="000853FD"/>
    <w:rsid w:val="0008636C"/>
    <w:rsid w:val="00086F1F"/>
    <w:rsid w:val="000871A5"/>
    <w:rsid w:val="000878E2"/>
    <w:rsid w:val="00092C90"/>
    <w:rsid w:val="00092F08"/>
    <w:rsid w:val="000936BF"/>
    <w:rsid w:val="000941B9"/>
    <w:rsid w:val="0009623E"/>
    <w:rsid w:val="00096635"/>
    <w:rsid w:val="00096CAD"/>
    <w:rsid w:val="000977EF"/>
    <w:rsid w:val="000A17A0"/>
    <w:rsid w:val="000A28A1"/>
    <w:rsid w:val="000A4349"/>
    <w:rsid w:val="000A573C"/>
    <w:rsid w:val="000A5A8C"/>
    <w:rsid w:val="000A5CDF"/>
    <w:rsid w:val="000A615F"/>
    <w:rsid w:val="000A61CB"/>
    <w:rsid w:val="000A6F4B"/>
    <w:rsid w:val="000B124C"/>
    <w:rsid w:val="000B181D"/>
    <w:rsid w:val="000B1905"/>
    <w:rsid w:val="000B19BF"/>
    <w:rsid w:val="000B1CB2"/>
    <w:rsid w:val="000B2F78"/>
    <w:rsid w:val="000B425B"/>
    <w:rsid w:val="000B436A"/>
    <w:rsid w:val="000B4662"/>
    <w:rsid w:val="000B493C"/>
    <w:rsid w:val="000B5282"/>
    <w:rsid w:val="000B5676"/>
    <w:rsid w:val="000C05C9"/>
    <w:rsid w:val="000C07EF"/>
    <w:rsid w:val="000C09AA"/>
    <w:rsid w:val="000C1630"/>
    <w:rsid w:val="000C2325"/>
    <w:rsid w:val="000C2CC0"/>
    <w:rsid w:val="000C50B8"/>
    <w:rsid w:val="000C546F"/>
    <w:rsid w:val="000C5812"/>
    <w:rsid w:val="000D048F"/>
    <w:rsid w:val="000D11F3"/>
    <w:rsid w:val="000D38BF"/>
    <w:rsid w:val="000D43B3"/>
    <w:rsid w:val="000D48A0"/>
    <w:rsid w:val="000D500F"/>
    <w:rsid w:val="000D64EC"/>
    <w:rsid w:val="000D6FBF"/>
    <w:rsid w:val="000D7158"/>
    <w:rsid w:val="000D722A"/>
    <w:rsid w:val="000D78CE"/>
    <w:rsid w:val="000E0D85"/>
    <w:rsid w:val="000E2BBD"/>
    <w:rsid w:val="000E37BC"/>
    <w:rsid w:val="000E3CDA"/>
    <w:rsid w:val="000E49FA"/>
    <w:rsid w:val="000E4CB7"/>
    <w:rsid w:val="000E4F0C"/>
    <w:rsid w:val="000E5011"/>
    <w:rsid w:val="000E6951"/>
    <w:rsid w:val="000E6AD6"/>
    <w:rsid w:val="000F1E02"/>
    <w:rsid w:val="000F1FD5"/>
    <w:rsid w:val="000F25F7"/>
    <w:rsid w:val="000F2CA8"/>
    <w:rsid w:val="000F3527"/>
    <w:rsid w:val="000F3C70"/>
    <w:rsid w:val="000F4411"/>
    <w:rsid w:val="000F590E"/>
    <w:rsid w:val="000F6931"/>
    <w:rsid w:val="000F6B98"/>
    <w:rsid w:val="000F6CCE"/>
    <w:rsid w:val="000F7359"/>
    <w:rsid w:val="000F7A51"/>
    <w:rsid w:val="000F7C83"/>
    <w:rsid w:val="00101406"/>
    <w:rsid w:val="001014CC"/>
    <w:rsid w:val="00102169"/>
    <w:rsid w:val="0010340E"/>
    <w:rsid w:val="00103DE8"/>
    <w:rsid w:val="00104EF3"/>
    <w:rsid w:val="0010577A"/>
    <w:rsid w:val="00105B61"/>
    <w:rsid w:val="00107324"/>
    <w:rsid w:val="0010789A"/>
    <w:rsid w:val="00110F58"/>
    <w:rsid w:val="00114944"/>
    <w:rsid w:val="00115E59"/>
    <w:rsid w:val="0011667B"/>
    <w:rsid w:val="00121A85"/>
    <w:rsid w:val="00123624"/>
    <w:rsid w:val="001254B1"/>
    <w:rsid w:val="00127403"/>
    <w:rsid w:val="00127DE7"/>
    <w:rsid w:val="0013014E"/>
    <w:rsid w:val="001307D3"/>
    <w:rsid w:val="00130A75"/>
    <w:rsid w:val="00130BD7"/>
    <w:rsid w:val="0013128C"/>
    <w:rsid w:val="00131783"/>
    <w:rsid w:val="001326C4"/>
    <w:rsid w:val="00133A75"/>
    <w:rsid w:val="00134934"/>
    <w:rsid w:val="0013520D"/>
    <w:rsid w:val="00136484"/>
    <w:rsid w:val="00141423"/>
    <w:rsid w:val="00141E58"/>
    <w:rsid w:val="001425A2"/>
    <w:rsid w:val="00143244"/>
    <w:rsid w:val="00144271"/>
    <w:rsid w:val="00145253"/>
    <w:rsid w:val="00145360"/>
    <w:rsid w:val="00146884"/>
    <w:rsid w:val="00146C54"/>
    <w:rsid w:val="00150051"/>
    <w:rsid w:val="001507BC"/>
    <w:rsid w:val="00150B2C"/>
    <w:rsid w:val="0015140C"/>
    <w:rsid w:val="00151B8E"/>
    <w:rsid w:val="00151E9E"/>
    <w:rsid w:val="001529A4"/>
    <w:rsid w:val="00152D45"/>
    <w:rsid w:val="001535B6"/>
    <w:rsid w:val="00153A2D"/>
    <w:rsid w:val="0015484B"/>
    <w:rsid w:val="001553FA"/>
    <w:rsid w:val="00156979"/>
    <w:rsid w:val="00157520"/>
    <w:rsid w:val="00161145"/>
    <w:rsid w:val="0016124F"/>
    <w:rsid w:val="001614DD"/>
    <w:rsid w:val="00161EAA"/>
    <w:rsid w:val="00162EED"/>
    <w:rsid w:val="00163678"/>
    <w:rsid w:val="00163729"/>
    <w:rsid w:val="00163BC4"/>
    <w:rsid w:val="00163E39"/>
    <w:rsid w:val="001648CE"/>
    <w:rsid w:val="00164E9F"/>
    <w:rsid w:val="00166054"/>
    <w:rsid w:val="001668A2"/>
    <w:rsid w:val="001678EB"/>
    <w:rsid w:val="00167F12"/>
    <w:rsid w:val="00170D80"/>
    <w:rsid w:val="00171515"/>
    <w:rsid w:val="00171F45"/>
    <w:rsid w:val="00171FDF"/>
    <w:rsid w:val="00172781"/>
    <w:rsid w:val="00172803"/>
    <w:rsid w:val="001734D0"/>
    <w:rsid w:val="00175E3A"/>
    <w:rsid w:val="00176FEA"/>
    <w:rsid w:val="001805A9"/>
    <w:rsid w:val="0018077B"/>
    <w:rsid w:val="00182124"/>
    <w:rsid w:val="00182216"/>
    <w:rsid w:val="001822E4"/>
    <w:rsid w:val="00185633"/>
    <w:rsid w:val="00187437"/>
    <w:rsid w:val="00187E73"/>
    <w:rsid w:val="00190D61"/>
    <w:rsid w:val="00190DC8"/>
    <w:rsid w:val="001911ED"/>
    <w:rsid w:val="00192E4E"/>
    <w:rsid w:val="00193B96"/>
    <w:rsid w:val="00197093"/>
    <w:rsid w:val="001973FB"/>
    <w:rsid w:val="00197AE3"/>
    <w:rsid w:val="001A204E"/>
    <w:rsid w:val="001A21D3"/>
    <w:rsid w:val="001A2580"/>
    <w:rsid w:val="001A2E6B"/>
    <w:rsid w:val="001A43BB"/>
    <w:rsid w:val="001A47EA"/>
    <w:rsid w:val="001A6DE4"/>
    <w:rsid w:val="001A7BD7"/>
    <w:rsid w:val="001B146C"/>
    <w:rsid w:val="001B1D72"/>
    <w:rsid w:val="001B25D3"/>
    <w:rsid w:val="001B537C"/>
    <w:rsid w:val="001B5B47"/>
    <w:rsid w:val="001B6974"/>
    <w:rsid w:val="001B761B"/>
    <w:rsid w:val="001B762C"/>
    <w:rsid w:val="001C1B51"/>
    <w:rsid w:val="001C3A49"/>
    <w:rsid w:val="001C4DC1"/>
    <w:rsid w:val="001C52D0"/>
    <w:rsid w:val="001C54D7"/>
    <w:rsid w:val="001C5915"/>
    <w:rsid w:val="001C5953"/>
    <w:rsid w:val="001C664E"/>
    <w:rsid w:val="001C6C8C"/>
    <w:rsid w:val="001D1304"/>
    <w:rsid w:val="001D289A"/>
    <w:rsid w:val="001D2C30"/>
    <w:rsid w:val="001D4A0F"/>
    <w:rsid w:val="001D673F"/>
    <w:rsid w:val="001D6837"/>
    <w:rsid w:val="001D7FBD"/>
    <w:rsid w:val="001E0DFD"/>
    <w:rsid w:val="001E2A60"/>
    <w:rsid w:val="001E36B2"/>
    <w:rsid w:val="001E4566"/>
    <w:rsid w:val="001E47C6"/>
    <w:rsid w:val="001E52BB"/>
    <w:rsid w:val="001E53C1"/>
    <w:rsid w:val="001E53F6"/>
    <w:rsid w:val="001E76BA"/>
    <w:rsid w:val="001E7C16"/>
    <w:rsid w:val="001F00AA"/>
    <w:rsid w:val="001F0585"/>
    <w:rsid w:val="001F06D5"/>
    <w:rsid w:val="001F0EDF"/>
    <w:rsid w:val="001F1E93"/>
    <w:rsid w:val="001F2EFA"/>
    <w:rsid w:val="001F3008"/>
    <w:rsid w:val="001F3A8E"/>
    <w:rsid w:val="001F3BC5"/>
    <w:rsid w:val="001F3DAB"/>
    <w:rsid w:val="001F4C2D"/>
    <w:rsid w:val="001F4F97"/>
    <w:rsid w:val="001F554E"/>
    <w:rsid w:val="001F588C"/>
    <w:rsid w:val="001F6068"/>
    <w:rsid w:val="001F773E"/>
    <w:rsid w:val="001F7C71"/>
    <w:rsid w:val="00200F63"/>
    <w:rsid w:val="00201986"/>
    <w:rsid w:val="00201A99"/>
    <w:rsid w:val="00204845"/>
    <w:rsid w:val="00204F53"/>
    <w:rsid w:val="002056F8"/>
    <w:rsid w:val="0020661E"/>
    <w:rsid w:val="00210A7E"/>
    <w:rsid w:val="002112A2"/>
    <w:rsid w:val="002119E2"/>
    <w:rsid w:val="00211A39"/>
    <w:rsid w:val="00211EFD"/>
    <w:rsid w:val="002126BA"/>
    <w:rsid w:val="002139F5"/>
    <w:rsid w:val="00213E59"/>
    <w:rsid w:val="00213F47"/>
    <w:rsid w:val="002143BA"/>
    <w:rsid w:val="002167C1"/>
    <w:rsid w:val="00220729"/>
    <w:rsid w:val="002214C0"/>
    <w:rsid w:val="00221AA9"/>
    <w:rsid w:val="00224F1B"/>
    <w:rsid w:val="0022650C"/>
    <w:rsid w:val="002313D2"/>
    <w:rsid w:val="00233E51"/>
    <w:rsid w:val="00234807"/>
    <w:rsid w:val="00236B7C"/>
    <w:rsid w:val="0024056F"/>
    <w:rsid w:val="00240640"/>
    <w:rsid w:val="00243064"/>
    <w:rsid w:val="0024309E"/>
    <w:rsid w:val="00245980"/>
    <w:rsid w:val="00250E26"/>
    <w:rsid w:val="00251797"/>
    <w:rsid w:val="00251B67"/>
    <w:rsid w:val="00251E11"/>
    <w:rsid w:val="00251F00"/>
    <w:rsid w:val="002546DE"/>
    <w:rsid w:val="00254AF0"/>
    <w:rsid w:val="0025576A"/>
    <w:rsid w:val="00255A5C"/>
    <w:rsid w:val="002575C7"/>
    <w:rsid w:val="00260AA4"/>
    <w:rsid w:val="002613D0"/>
    <w:rsid w:val="00261FF0"/>
    <w:rsid w:val="00263A5F"/>
    <w:rsid w:val="00264167"/>
    <w:rsid w:val="002641DE"/>
    <w:rsid w:val="0026577C"/>
    <w:rsid w:val="0026614E"/>
    <w:rsid w:val="002661A2"/>
    <w:rsid w:val="00266852"/>
    <w:rsid w:val="00270548"/>
    <w:rsid w:val="00270C00"/>
    <w:rsid w:val="002718F2"/>
    <w:rsid w:val="00271BC2"/>
    <w:rsid w:val="00273321"/>
    <w:rsid w:val="00274159"/>
    <w:rsid w:val="002758D9"/>
    <w:rsid w:val="00277023"/>
    <w:rsid w:val="002772F5"/>
    <w:rsid w:val="002803A1"/>
    <w:rsid w:val="00280F97"/>
    <w:rsid w:val="00281CE7"/>
    <w:rsid w:val="00282049"/>
    <w:rsid w:val="0028242C"/>
    <w:rsid w:val="002832D7"/>
    <w:rsid w:val="00283C3B"/>
    <w:rsid w:val="00284434"/>
    <w:rsid w:val="00285980"/>
    <w:rsid w:val="002861C0"/>
    <w:rsid w:val="002908C7"/>
    <w:rsid w:val="00291DE7"/>
    <w:rsid w:val="00292478"/>
    <w:rsid w:val="00293115"/>
    <w:rsid w:val="002933C6"/>
    <w:rsid w:val="00293532"/>
    <w:rsid w:val="0029369A"/>
    <w:rsid w:val="002948BB"/>
    <w:rsid w:val="002950D4"/>
    <w:rsid w:val="00295ECC"/>
    <w:rsid w:val="00297406"/>
    <w:rsid w:val="00297F6D"/>
    <w:rsid w:val="002A0313"/>
    <w:rsid w:val="002A0CAA"/>
    <w:rsid w:val="002A0F79"/>
    <w:rsid w:val="002A2A44"/>
    <w:rsid w:val="002A448E"/>
    <w:rsid w:val="002A448F"/>
    <w:rsid w:val="002A460A"/>
    <w:rsid w:val="002A4687"/>
    <w:rsid w:val="002A4808"/>
    <w:rsid w:val="002A5283"/>
    <w:rsid w:val="002A7606"/>
    <w:rsid w:val="002A77F4"/>
    <w:rsid w:val="002B0E8F"/>
    <w:rsid w:val="002B0FA1"/>
    <w:rsid w:val="002B0FAD"/>
    <w:rsid w:val="002B13B2"/>
    <w:rsid w:val="002B2263"/>
    <w:rsid w:val="002B3FC4"/>
    <w:rsid w:val="002B4049"/>
    <w:rsid w:val="002B5332"/>
    <w:rsid w:val="002B54CD"/>
    <w:rsid w:val="002B56E9"/>
    <w:rsid w:val="002B5FC6"/>
    <w:rsid w:val="002B6200"/>
    <w:rsid w:val="002C0DF4"/>
    <w:rsid w:val="002C11FA"/>
    <w:rsid w:val="002C3846"/>
    <w:rsid w:val="002C38D6"/>
    <w:rsid w:val="002C3ED6"/>
    <w:rsid w:val="002C419F"/>
    <w:rsid w:val="002C663C"/>
    <w:rsid w:val="002C7589"/>
    <w:rsid w:val="002C75C3"/>
    <w:rsid w:val="002C75D0"/>
    <w:rsid w:val="002D03C1"/>
    <w:rsid w:val="002D0664"/>
    <w:rsid w:val="002D0B17"/>
    <w:rsid w:val="002D18E6"/>
    <w:rsid w:val="002D207B"/>
    <w:rsid w:val="002D2114"/>
    <w:rsid w:val="002D25ED"/>
    <w:rsid w:val="002D2FBE"/>
    <w:rsid w:val="002D4331"/>
    <w:rsid w:val="002D494A"/>
    <w:rsid w:val="002D6AD6"/>
    <w:rsid w:val="002D7289"/>
    <w:rsid w:val="002D72E3"/>
    <w:rsid w:val="002D7C91"/>
    <w:rsid w:val="002E33A4"/>
    <w:rsid w:val="002E56D5"/>
    <w:rsid w:val="002E5CA9"/>
    <w:rsid w:val="002E6638"/>
    <w:rsid w:val="002E6FE2"/>
    <w:rsid w:val="002E71E3"/>
    <w:rsid w:val="002E722A"/>
    <w:rsid w:val="002E78B5"/>
    <w:rsid w:val="002E7B72"/>
    <w:rsid w:val="002F0EB5"/>
    <w:rsid w:val="002F1D13"/>
    <w:rsid w:val="002F3CE8"/>
    <w:rsid w:val="002F4101"/>
    <w:rsid w:val="002F6357"/>
    <w:rsid w:val="002F7336"/>
    <w:rsid w:val="00300C08"/>
    <w:rsid w:val="00300EAF"/>
    <w:rsid w:val="0030219A"/>
    <w:rsid w:val="00303E04"/>
    <w:rsid w:val="00306CF4"/>
    <w:rsid w:val="0030714A"/>
    <w:rsid w:val="00307322"/>
    <w:rsid w:val="0030771E"/>
    <w:rsid w:val="00307E83"/>
    <w:rsid w:val="0031054E"/>
    <w:rsid w:val="00310A69"/>
    <w:rsid w:val="003112E1"/>
    <w:rsid w:val="00311712"/>
    <w:rsid w:val="00312122"/>
    <w:rsid w:val="00314A41"/>
    <w:rsid w:val="003153C2"/>
    <w:rsid w:val="00317923"/>
    <w:rsid w:val="00317A1C"/>
    <w:rsid w:val="00317DBF"/>
    <w:rsid w:val="00320024"/>
    <w:rsid w:val="00320620"/>
    <w:rsid w:val="00321572"/>
    <w:rsid w:val="003223B6"/>
    <w:rsid w:val="003255BD"/>
    <w:rsid w:val="00327716"/>
    <w:rsid w:val="00330227"/>
    <w:rsid w:val="00330A36"/>
    <w:rsid w:val="00333A66"/>
    <w:rsid w:val="003343A4"/>
    <w:rsid w:val="003344EB"/>
    <w:rsid w:val="00334759"/>
    <w:rsid w:val="00334BD3"/>
    <w:rsid w:val="00336CEC"/>
    <w:rsid w:val="00336EA0"/>
    <w:rsid w:val="00336F47"/>
    <w:rsid w:val="003375EF"/>
    <w:rsid w:val="003406C5"/>
    <w:rsid w:val="003412B9"/>
    <w:rsid w:val="0034208C"/>
    <w:rsid w:val="00344A39"/>
    <w:rsid w:val="00345000"/>
    <w:rsid w:val="00345944"/>
    <w:rsid w:val="00345EA3"/>
    <w:rsid w:val="00346178"/>
    <w:rsid w:val="00346EE7"/>
    <w:rsid w:val="00346FC9"/>
    <w:rsid w:val="00346FD4"/>
    <w:rsid w:val="00350217"/>
    <w:rsid w:val="00350528"/>
    <w:rsid w:val="003526F7"/>
    <w:rsid w:val="003543E1"/>
    <w:rsid w:val="00356294"/>
    <w:rsid w:val="003571D8"/>
    <w:rsid w:val="00357656"/>
    <w:rsid w:val="003614A3"/>
    <w:rsid w:val="00361C4A"/>
    <w:rsid w:val="00361DB3"/>
    <w:rsid w:val="003624D8"/>
    <w:rsid w:val="003624F8"/>
    <w:rsid w:val="00362AD5"/>
    <w:rsid w:val="00363ABF"/>
    <w:rsid w:val="003643EA"/>
    <w:rsid w:val="00364D4A"/>
    <w:rsid w:val="00366808"/>
    <w:rsid w:val="0036684C"/>
    <w:rsid w:val="003709B6"/>
    <w:rsid w:val="00371088"/>
    <w:rsid w:val="00372681"/>
    <w:rsid w:val="003737C9"/>
    <w:rsid w:val="00373DD2"/>
    <w:rsid w:val="00374C04"/>
    <w:rsid w:val="0037562F"/>
    <w:rsid w:val="003826CA"/>
    <w:rsid w:val="00383107"/>
    <w:rsid w:val="0038328E"/>
    <w:rsid w:val="003835C6"/>
    <w:rsid w:val="00385877"/>
    <w:rsid w:val="003858A2"/>
    <w:rsid w:val="00385A6E"/>
    <w:rsid w:val="003860BF"/>
    <w:rsid w:val="003872D5"/>
    <w:rsid w:val="00387A94"/>
    <w:rsid w:val="00391BB3"/>
    <w:rsid w:val="003938DB"/>
    <w:rsid w:val="00393903"/>
    <w:rsid w:val="00393DFB"/>
    <w:rsid w:val="00396879"/>
    <w:rsid w:val="003A1414"/>
    <w:rsid w:val="003A19C3"/>
    <w:rsid w:val="003A408D"/>
    <w:rsid w:val="003A4BA8"/>
    <w:rsid w:val="003A4EB8"/>
    <w:rsid w:val="003A5CAD"/>
    <w:rsid w:val="003A6B07"/>
    <w:rsid w:val="003B21BC"/>
    <w:rsid w:val="003B23AB"/>
    <w:rsid w:val="003B26F8"/>
    <w:rsid w:val="003B4452"/>
    <w:rsid w:val="003B4963"/>
    <w:rsid w:val="003B6488"/>
    <w:rsid w:val="003B70AB"/>
    <w:rsid w:val="003B72E3"/>
    <w:rsid w:val="003B7BB0"/>
    <w:rsid w:val="003C01ED"/>
    <w:rsid w:val="003C0A02"/>
    <w:rsid w:val="003C5E7E"/>
    <w:rsid w:val="003C688D"/>
    <w:rsid w:val="003C6B23"/>
    <w:rsid w:val="003C6E41"/>
    <w:rsid w:val="003C788E"/>
    <w:rsid w:val="003C7F19"/>
    <w:rsid w:val="003D19CD"/>
    <w:rsid w:val="003D1ABF"/>
    <w:rsid w:val="003D2BC9"/>
    <w:rsid w:val="003D42F1"/>
    <w:rsid w:val="003E032C"/>
    <w:rsid w:val="003E1CBF"/>
    <w:rsid w:val="003E21FE"/>
    <w:rsid w:val="003E2E2F"/>
    <w:rsid w:val="003E68B2"/>
    <w:rsid w:val="003E7390"/>
    <w:rsid w:val="003F0748"/>
    <w:rsid w:val="003F0CA6"/>
    <w:rsid w:val="003F1794"/>
    <w:rsid w:val="003F1CF8"/>
    <w:rsid w:val="003F202A"/>
    <w:rsid w:val="003F2ED8"/>
    <w:rsid w:val="003F3A5A"/>
    <w:rsid w:val="003F44B5"/>
    <w:rsid w:val="003F528B"/>
    <w:rsid w:val="003F557B"/>
    <w:rsid w:val="003F6B5E"/>
    <w:rsid w:val="003F71E1"/>
    <w:rsid w:val="003F7C99"/>
    <w:rsid w:val="003F7E55"/>
    <w:rsid w:val="004041A5"/>
    <w:rsid w:val="00404E89"/>
    <w:rsid w:val="00405354"/>
    <w:rsid w:val="00406FC4"/>
    <w:rsid w:val="00410224"/>
    <w:rsid w:val="0041185A"/>
    <w:rsid w:val="004119C6"/>
    <w:rsid w:val="004128C2"/>
    <w:rsid w:val="00416B67"/>
    <w:rsid w:val="004201D7"/>
    <w:rsid w:val="004204A2"/>
    <w:rsid w:val="0042086C"/>
    <w:rsid w:val="004212F8"/>
    <w:rsid w:val="00421FE1"/>
    <w:rsid w:val="00423C55"/>
    <w:rsid w:val="00424425"/>
    <w:rsid w:val="00427889"/>
    <w:rsid w:val="00427FCC"/>
    <w:rsid w:val="00432260"/>
    <w:rsid w:val="00432BC6"/>
    <w:rsid w:val="00434D18"/>
    <w:rsid w:val="004408DC"/>
    <w:rsid w:val="00440B5A"/>
    <w:rsid w:val="00441DBA"/>
    <w:rsid w:val="004436EF"/>
    <w:rsid w:val="004452ED"/>
    <w:rsid w:val="00445D71"/>
    <w:rsid w:val="0044687D"/>
    <w:rsid w:val="004468E6"/>
    <w:rsid w:val="00447070"/>
    <w:rsid w:val="004475B4"/>
    <w:rsid w:val="00447D82"/>
    <w:rsid w:val="00450066"/>
    <w:rsid w:val="0045019D"/>
    <w:rsid w:val="004501F5"/>
    <w:rsid w:val="004508E5"/>
    <w:rsid w:val="00451624"/>
    <w:rsid w:val="00451721"/>
    <w:rsid w:val="00452AAB"/>
    <w:rsid w:val="00453238"/>
    <w:rsid w:val="0045369B"/>
    <w:rsid w:val="004544DD"/>
    <w:rsid w:val="004558A7"/>
    <w:rsid w:val="00457567"/>
    <w:rsid w:val="00457AA6"/>
    <w:rsid w:val="00457F5F"/>
    <w:rsid w:val="00460D53"/>
    <w:rsid w:val="004611B4"/>
    <w:rsid w:val="004615B6"/>
    <w:rsid w:val="00461990"/>
    <w:rsid w:val="00462343"/>
    <w:rsid w:val="004627E0"/>
    <w:rsid w:val="0046282F"/>
    <w:rsid w:val="00463110"/>
    <w:rsid w:val="00463893"/>
    <w:rsid w:val="004638F9"/>
    <w:rsid w:val="0046427D"/>
    <w:rsid w:val="00465C07"/>
    <w:rsid w:val="00465C49"/>
    <w:rsid w:val="00466E3F"/>
    <w:rsid w:val="0047076B"/>
    <w:rsid w:val="00470B5D"/>
    <w:rsid w:val="00472E13"/>
    <w:rsid w:val="004730C2"/>
    <w:rsid w:val="00473634"/>
    <w:rsid w:val="004741CF"/>
    <w:rsid w:val="004742F0"/>
    <w:rsid w:val="0047548D"/>
    <w:rsid w:val="0047612C"/>
    <w:rsid w:val="0047660E"/>
    <w:rsid w:val="0047675B"/>
    <w:rsid w:val="00476B03"/>
    <w:rsid w:val="0047719D"/>
    <w:rsid w:val="00477275"/>
    <w:rsid w:val="00480F96"/>
    <w:rsid w:val="00481856"/>
    <w:rsid w:val="00481E30"/>
    <w:rsid w:val="00482301"/>
    <w:rsid w:val="004825E0"/>
    <w:rsid w:val="00482EDC"/>
    <w:rsid w:val="0048365F"/>
    <w:rsid w:val="00490317"/>
    <w:rsid w:val="0049058C"/>
    <w:rsid w:val="00490FB5"/>
    <w:rsid w:val="00492936"/>
    <w:rsid w:val="00494CEA"/>
    <w:rsid w:val="004950CA"/>
    <w:rsid w:val="0049586F"/>
    <w:rsid w:val="0049634B"/>
    <w:rsid w:val="004964D8"/>
    <w:rsid w:val="00496DAC"/>
    <w:rsid w:val="004972E8"/>
    <w:rsid w:val="004973D2"/>
    <w:rsid w:val="00497629"/>
    <w:rsid w:val="0049785C"/>
    <w:rsid w:val="004A1D47"/>
    <w:rsid w:val="004A2A51"/>
    <w:rsid w:val="004A2E03"/>
    <w:rsid w:val="004A3001"/>
    <w:rsid w:val="004A4CD3"/>
    <w:rsid w:val="004A4E04"/>
    <w:rsid w:val="004A5D60"/>
    <w:rsid w:val="004A5D89"/>
    <w:rsid w:val="004A61A4"/>
    <w:rsid w:val="004A64CD"/>
    <w:rsid w:val="004A7949"/>
    <w:rsid w:val="004B0094"/>
    <w:rsid w:val="004B1657"/>
    <w:rsid w:val="004B23CB"/>
    <w:rsid w:val="004B293B"/>
    <w:rsid w:val="004B4F3B"/>
    <w:rsid w:val="004B521F"/>
    <w:rsid w:val="004B6BF3"/>
    <w:rsid w:val="004B75EA"/>
    <w:rsid w:val="004B7A5F"/>
    <w:rsid w:val="004B7BA4"/>
    <w:rsid w:val="004C0469"/>
    <w:rsid w:val="004C0874"/>
    <w:rsid w:val="004C152E"/>
    <w:rsid w:val="004C205A"/>
    <w:rsid w:val="004C2C51"/>
    <w:rsid w:val="004C44DE"/>
    <w:rsid w:val="004C4CF2"/>
    <w:rsid w:val="004C5F7D"/>
    <w:rsid w:val="004D03E8"/>
    <w:rsid w:val="004D0A6A"/>
    <w:rsid w:val="004D2694"/>
    <w:rsid w:val="004D2E8A"/>
    <w:rsid w:val="004D42D6"/>
    <w:rsid w:val="004D452C"/>
    <w:rsid w:val="004D5129"/>
    <w:rsid w:val="004D731D"/>
    <w:rsid w:val="004D77DA"/>
    <w:rsid w:val="004E257B"/>
    <w:rsid w:val="004E2D2D"/>
    <w:rsid w:val="004E2F1E"/>
    <w:rsid w:val="004E3365"/>
    <w:rsid w:val="004E3597"/>
    <w:rsid w:val="004E48D9"/>
    <w:rsid w:val="004E4E91"/>
    <w:rsid w:val="004E4F7E"/>
    <w:rsid w:val="004E53B8"/>
    <w:rsid w:val="004E61E7"/>
    <w:rsid w:val="004E7130"/>
    <w:rsid w:val="004E798E"/>
    <w:rsid w:val="004F0390"/>
    <w:rsid w:val="004F1651"/>
    <w:rsid w:val="004F28DC"/>
    <w:rsid w:val="004F2D64"/>
    <w:rsid w:val="004F2F98"/>
    <w:rsid w:val="004F44BE"/>
    <w:rsid w:val="004F47E6"/>
    <w:rsid w:val="004F49B8"/>
    <w:rsid w:val="004F4EA8"/>
    <w:rsid w:val="004F4EB2"/>
    <w:rsid w:val="004F51C9"/>
    <w:rsid w:val="004F6A5F"/>
    <w:rsid w:val="00501E61"/>
    <w:rsid w:val="005025FD"/>
    <w:rsid w:val="00503370"/>
    <w:rsid w:val="005044FB"/>
    <w:rsid w:val="00504FBA"/>
    <w:rsid w:val="005064E9"/>
    <w:rsid w:val="00513108"/>
    <w:rsid w:val="00513203"/>
    <w:rsid w:val="005132E8"/>
    <w:rsid w:val="00515AA6"/>
    <w:rsid w:val="005202A8"/>
    <w:rsid w:val="0052168E"/>
    <w:rsid w:val="0052350B"/>
    <w:rsid w:val="005236E7"/>
    <w:rsid w:val="00523777"/>
    <w:rsid w:val="00524677"/>
    <w:rsid w:val="0052504C"/>
    <w:rsid w:val="00525E7D"/>
    <w:rsid w:val="00530A85"/>
    <w:rsid w:val="00531191"/>
    <w:rsid w:val="00533004"/>
    <w:rsid w:val="00534976"/>
    <w:rsid w:val="00534C64"/>
    <w:rsid w:val="005360CA"/>
    <w:rsid w:val="005361C6"/>
    <w:rsid w:val="00537B7C"/>
    <w:rsid w:val="00540825"/>
    <w:rsid w:val="00540894"/>
    <w:rsid w:val="005411FA"/>
    <w:rsid w:val="00541238"/>
    <w:rsid w:val="00541A41"/>
    <w:rsid w:val="00542608"/>
    <w:rsid w:val="005448BB"/>
    <w:rsid w:val="00545DE4"/>
    <w:rsid w:val="00546366"/>
    <w:rsid w:val="0054739C"/>
    <w:rsid w:val="005502B5"/>
    <w:rsid w:val="005528C7"/>
    <w:rsid w:val="00552DEB"/>
    <w:rsid w:val="0055694B"/>
    <w:rsid w:val="00556BAF"/>
    <w:rsid w:val="00556C94"/>
    <w:rsid w:val="0056036D"/>
    <w:rsid w:val="005604F7"/>
    <w:rsid w:val="00561222"/>
    <w:rsid w:val="00562E89"/>
    <w:rsid w:val="005632DD"/>
    <w:rsid w:val="005640D6"/>
    <w:rsid w:val="0056498E"/>
    <w:rsid w:val="00564F66"/>
    <w:rsid w:val="00565243"/>
    <w:rsid w:val="005659EF"/>
    <w:rsid w:val="00565DBA"/>
    <w:rsid w:val="00566C62"/>
    <w:rsid w:val="005703D5"/>
    <w:rsid w:val="00570826"/>
    <w:rsid w:val="00571946"/>
    <w:rsid w:val="0057289B"/>
    <w:rsid w:val="00574BAF"/>
    <w:rsid w:val="00576189"/>
    <w:rsid w:val="00576232"/>
    <w:rsid w:val="00576DBC"/>
    <w:rsid w:val="00577970"/>
    <w:rsid w:val="0058138D"/>
    <w:rsid w:val="00581A75"/>
    <w:rsid w:val="005850DB"/>
    <w:rsid w:val="00587E1A"/>
    <w:rsid w:val="00590CF9"/>
    <w:rsid w:val="005922E2"/>
    <w:rsid w:val="00592A58"/>
    <w:rsid w:val="00592CF8"/>
    <w:rsid w:val="005936E6"/>
    <w:rsid w:val="005939C3"/>
    <w:rsid w:val="00593E2B"/>
    <w:rsid w:val="00595F0E"/>
    <w:rsid w:val="005969ED"/>
    <w:rsid w:val="00596DD8"/>
    <w:rsid w:val="00596E9A"/>
    <w:rsid w:val="00597460"/>
    <w:rsid w:val="0059786C"/>
    <w:rsid w:val="00597B9E"/>
    <w:rsid w:val="005A16A4"/>
    <w:rsid w:val="005A1CD2"/>
    <w:rsid w:val="005A1F0A"/>
    <w:rsid w:val="005A4AA5"/>
    <w:rsid w:val="005A7251"/>
    <w:rsid w:val="005B0435"/>
    <w:rsid w:val="005B0B31"/>
    <w:rsid w:val="005B1164"/>
    <w:rsid w:val="005B287F"/>
    <w:rsid w:val="005B496B"/>
    <w:rsid w:val="005B496E"/>
    <w:rsid w:val="005B4F8F"/>
    <w:rsid w:val="005B52A9"/>
    <w:rsid w:val="005B549C"/>
    <w:rsid w:val="005C003F"/>
    <w:rsid w:val="005C0C15"/>
    <w:rsid w:val="005C133F"/>
    <w:rsid w:val="005C16DA"/>
    <w:rsid w:val="005C1979"/>
    <w:rsid w:val="005C3EA7"/>
    <w:rsid w:val="005C58D0"/>
    <w:rsid w:val="005C6107"/>
    <w:rsid w:val="005C621C"/>
    <w:rsid w:val="005C763D"/>
    <w:rsid w:val="005C7974"/>
    <w:rsid w:val="005D3EAE"/>
    <w:rsid w:val="005D471B"/>
    <w:rsid w:val="005D4D63"/>
    <w:rsid w:val="005D56C2"/>
    <w:rsid w:val="005D7C36"/>
    <w:rsid w:val="005E0C5B"/>
    <w:rsid w:val="005E128C"/>
    <w:rsid w:val="005E1380"/>
    <w:rsid w:val="005E221E"/>
    <w:rsid w:val="005E438E"/>
    <w:rsid w:val="005E54F7"/>
    <w:rsid w:val="005E60F5"/>
    <w:rsid w:val="005E7AA3"/>
    <w:rsid w:val="005F0F97"/>
    <w:rsid w:val="005F13D6"/>
    <w:rsid w:val="005F277D"/>
    <w:rsid w:val="005F33A6"/>
    <w:rsid w:val="005F36B6"/>
    <w:rsid w:val="005F3BCD"/>
    <w:rsid w:val="005F4793"/>
    <w:rsid w:val="005F4F8C"/>
    <w:rsid w:val="005F5ABB"/>
    <w:rsid w:val="005F69D4"/>
    <w:rsid w:val="005F7C8D"/>
    <w:rsid w:val="00600388"/>
    <w:rsid w:val="00600DD5"/>
    <w:rsid w:val="00602609"/>
    <w:rsid w:val="00602F32"/>
    <w:rsid w:val="006032D9"/>
    <w:rsid w:val="0060456C"/>
    <w:rsid w:val="00604FBC"/>
    <w:rsid w:val="00605FD6"/>
    <w:rsid w:val="00606949"/>
    <w:rsid w:val="006075E6"/>
    <w:rsid w:val="00610C93"/>
    <w:rsid w:val="00611962"/>
    <w:rsid w:val="006123BF"/>
    <w:rsid w:val="00612710"/>
    <w:rsid w:val="00612D97"/>
    <w:rsid w:val="00612E94"/>
    <w:rsid w:val="00612FDD"/>
    <w:rsid w:val="006142B6"/>
    <w:rsid w:val="00614511"/>
    <w:rsid w:val="00616202"/>
    <w:rsid w:val="006167D8"/>
    <w:rsid w:val="00617568"/>
    <w:rsid w:val="006201B5"/>
    <w:rsid w:val="0062141A"/>
    <w:rsid w:val="006214E0"/>
    <w:rsid w:val="00623980"/>
    <w:rsid w:val="00625242"/>
    <w:rsid w:val="0062751A"/>
    <w:rsid w:val="006300DE"/>
    <w:rsid w:val="00630D3C"/>
    <w:rsid w:val="006315E8"/>
    <w:rsid w:val="00633003"/>
    <w:rsid w:val="0063338C"/>
    <w:rsid w:val="006335EC"/>
    <w:rsid w:val="006336AD"/>
    <w:rsid w:val="00633BCB"/>
    <w:rsid w:val="006344A9"/>
    <w:rsid w:val="00634BCA"/>
    <w:rsid w:val="00635B0A"/>
    <w:rsid w:val="00636B84"/>
    <w:rsid w:val="00641BF0"/>
    <w:rsid w:val="00642C9C"/>
    <w:rsid w:val="00642F49"/>
    <w:rsid w:val="00643C93"/>
    <w:rsid w:val="00644BC6"/>
    <w:rsid w:val="00644C04"/>
    <w:rsid w:val="0064500B"/>
    <w:rsid w:val="006453B5"/>
    <w:rsid w:val="006467A7"/>
    <w:rsid w:val="00650638"/>
    <w:rsid w:val="00652BFF"/>
    <w:rsid w:val="00654328"/>
    <w:rsid w:val="00654F5E"/>
    <w:rsid w:val="00655F7F"/>
    <w:rsid w:val="006577B2"/>
    <w:rsid w:val="0065793D"/>
    <w:rsid w:val="00657DA2"/>
    <w:rsid w:val="006608A8"/>
    <w:rsid w:val="00660B66"/>
    <w:rsid w:val="0066173F"/>
    <w:rsid w:val="00663179"/>
    <w:rsid w:val="006633EC"/>
    <w:rsid w:val="00665038"/>
    <w:rsid w:val="00666327"/>
    <w:rsid w:val="00666494"/>
    <w:rsid w:val="00666647"/>
    <w:rsid w:val="00666E45"/>
    <w:rsid w:val="00667261"/>
    <w:rsid w:val="00667D0F"/>
    <w:rsid w:val="0067088F"/>
    <w:rsid w:val="006727CC"/>
    <w:rsid w:val="0067309E"/>
    <w:rsid w:val="006743D9"/>
    <w:rsid w:val="00674539"/>
    <w:rsid w:val="006752C1"/>
    <w:rsid w:val="00675729"/>
    <w:rsid w:val="00680509"/>
    <w:rsid w:val="00680CC4"/>
    <w:rsid w:val="00681F63"/>
    <w:rsid w:val="006841CD"/>
    <w:rsid w:val="00684C5E"/>
    <w:rsid w:val="00685381"/>
    <w:rsid w:val="00685A33"/>
    <w:rsid w:val="00687589"/>
    <w:rsid w:val="006879F8"/>
    <w:rsid w:val="00692689"/>
    <w:rsid w:val="00693317"/>
    <w:rsid w:val="00694765"/>
    <w:rsid w:val="00694FE0"/>
    <w:rsid w:val="006956E7"/>
    <w:rsid w:val="00695E2A"/>
    <w:rsid w:val="00696AD4"/>
    <w:rsid w:val="00696DF3"/>
    <w:rsid w:val="00697B4F"/>
    <w:rsid w:val="00697F5A"/>
    <w:rsid w:val="006A23BA"/>
    <w:rsid w:val="006A33A8"/>
    <w:rsid w:val="006A3934"/>
    <w:rsid w:val="006A3A49"/>
    <w:rsid w:val="006A4ECF"/>
    <w:rsid w:val="006A5E60"/>
    <w:rsid w:val="006A671D"/>
    <w:rsid w:val="006A7418"/>
    <w:rsid w:val="006A74C0"/>
    <w:rsid w:val="006A7B82"/>
    <w:rsid w:val="006B223F"/>
    <w:rsid w:val="006B27C5"/>
    <w:rsid w:val="006B64E9"/>
    <w:rsid w:val="006B726B"/>
    <w:rsid w:val="006B7FD7"/>
    <w:rsid w:val="006C05E9"/>
    <w:rsid w:val="006C08D5"/>
    <w:rsid w:val="006C419D"/>
    <w:rsid w:val="006C4543"/>
    <w:rsid w:val="006C4806"/>
    <w:rsid w:val="006C70EB"/>
    <w:rsid w:val="006C7D8C"/>
    <w:rsid w:val="006D053C"/>
    <w:rsid w:val="006D083A"/>
    <w:rsid w:val="006D2F64"/>
    <w:rsid w:val="006D5D7E"/>
    <w:rsid w:val="006D63CF"/>
    <w:rsid w:val="006D6DC0"/>
    <w:rsid w:val="006D7CC9"/>
    <w:rsid w:val="006D7FA4"/>
    <w:rsid w:val="006E0116"/>
    <w:rsid w:val="006E07BD"/>
    <w:rsid w:val="006E18E0"/>
    <w:rsid w:val="006E208C"/>
    <w:rsid w:val="006E2830"/>
    <w:rsid w:val="006E31E7"/>
    <w:rsid w:val="006E4537"/>
    <w:rsid w:val="006E48F7"/>
    <w:rsid w:val="006E4AD0"/>
    <w:rsid w:val="006E69E6"/>
    <w:rsid w:val="006E6BB5"/>
    <w:rsid w:val="006E7882"/>
    <w:rsid w:val="006E7D1A"/>
    <w:rsid w:val="006F0ABD"/>
    <w:rsid w:val="006F1922"/>
    <w:rsid w:val="006F259D"/>
    <w:rsid w:val="006F2843"/>
    <w:rsid w:val="006F3442"/>
    <w:rsid w:val="006F538E"/>
    <w:rsid w:val="006F6CD5"/>
    <w:rsid w:val="006F71E8"/>
    <w:rsid w:val="006F7504"/>
    <w:rsid w:val="006F7B5A"/>
    <w:rsid w:val="00700705"/>
    <w:rsid w:val="00700D51"/>
    <w:rsid w:val="0070128B"/>
    <w:rsid w:val="00703084"/>
    <w:rsid w:val="00703D12"/>
    <w:rsid w:val="007042C1"/>
    <w:rsid w:val="007046B8"/>
    <w:rsid w:val="00706C92"/>
    <w:rsid w:val="0070702D"/>
    <w:rsid w:val="00710199"/>
    <w:rsid w:val="00710CDD"/>
    <w:rsid w:val="00711E23"/>
    <w:rsid w:val="00714F1A"/>
    <w:rsid w:val="007155FB"/>
    <w:rsid w:val="00715A7F"/>
    <w:rsid w:val="00716216"/>
    <w:rsid w:val="007165FC"/>
    <w:rsid w:val="00717283"/>
    <w:rsid w:val="00720EDB"/>
    <w:rsid w:val="00721311"/>
    <w:rsid w:val="00721C87"/>
    <w:rsid w:val="00721E38"/>
    <w:rsid w:val="0072224A"/>
    <w:rsid w:val="00725067"/>
    <w:rsid w:val="00725D47"/>
    <w:rsid w:val="00730188"/>
    <w:rsid w:val="00730F99"/>
    <w:rsid w:val="00732062"/>
    <w:rsid w:val="0073208A"/>
    <w:rsid w:val="007322F9"/>
    <w:rsid w:val="00732A35"/>
    <w:rsid w:val="007338D8"/>
    <w:rsid w:val="007358D4"/>
    <w:rsid w:val="00735A66"/>
    <w:rsid w:val="00736ADA"/>
    <w:rsid w:val="00736CD4"/>
    <w:rsid w:val="007423B4"/>
    <w:rsid w:val="00743F56"/>
    <w:rsid w:val="00743F86"/>
    <w:rsid w:val="0074440E"/>
    <w:rsid w:val="00744DE8"/>
    <w:rsid w:val="0074587A"/>
    <w:rsid w:val="00745C3C"/>
    <w:rsid w:val="007461FE"/>
    <w:rsid w:val="007464BA"/>
    <w:rsid w:val="007466BC"/>
    <w:rsid w:val="00746AC3"/>
    <w:rsid w:val="00747520"/>
    <w:rsid w:val="0074798C"/>
    <w:rsid w:val="00747EFD"/>
    <w:rsid w:val="00750113"/>
    <w:rsid w:val="00750CE1"/>
    <w:rsid w:val="0075127C"/>
    <w:rsid w:val="00751F16"/>
    <w:rsid w:val="007532B4"/>
    <w:rsid w:val="007536D7"/>
    <w:rsid w:val="00753BC4"/>
    <w:rsid w:val="007544D3"/>
    <w:rsid w:val="0075677B"/>
    <w:rsid w:val="0075692F"/>
    <w:rsid w:val="00756DE3"/>
    <w:rsid w:val="007571A2"/>
    <w:rsid w:val="00757F87"/>
    <w:rsid w:val="0076058D"/>
    <w:rsid w:val="00761252"/>
    <w:rsid w:val="0076150B"/>
    <w:rsid w:val="007625E6"/>
    <w:rsid w:val="007633F2"/>
    <w:rsid w:val="00766545"/>
    <w:rsid w:val="007676A0"/>
    <w:rsid w:val="00767983"/>
    <w:rsid w:val="00770280"/>
    <w:rsid w:val="00771608"/>
    <w:rsid w:val="00772281"/>
    <w:rsid w:val="00772E65"/>
    <w:rsid w:val="00773AAE"/>
    <w:rsid w:val="0077428A"/>
    <w:rsid w:val="00774DCB"/>
    <w:rsid w:val="00775534"/>
    <w:rsid w:val="007759D9"/>
    <w:rsid w:val="00775C14"/>
    <w:rsid w:val="007778E0"/>
    <w:rsid w:val="00777ED4"/>
    <w:rsid w:val="0078006D"/>
    <w:rsid w:val="0078069A"/>
    <w:rsid w:val="00780D06"/>
    <w:rsid w:val="00780E28"/>
    <w:rsid w:val="0078125B"/>
    <w:rsid w:val="007838EB"/>
    <w:rsid w:val="00783974"/>
    <w:rsid w:val="00784C40"/>
    <w:rsid w:val="0078546A"/>
    <w:rsid w:val="00785C06"/>
    <w:rsid w:val="0078672F"/>
    <w:rsid w:val="00786881"/>
    <w:rsid w:val="00787793"/>
    <w:rsid w:val="00790041"/>
    <w:rsid w:val="00790AB9"/>
    <w:rsid w:val="00791F54"/>
    <w:rsid w:val="007934FE"/>
    <w:rsid w:val="0079607C"/>
    <w:rsid w:val="007961F4"/>
    <w:rsid w:val="007A2444"/>
    <w:rsid w:val="007A2FF9"/>
    <w:rsid w:val="007A473D"/>
    <w:rsid w:val="007A587D"/>
    <w:rsid w:val="007A5C65"/>
    <w:rsid w:val="007B0997"/>
    <w:rsid w:val="007B11F8"/>
    <w:rsid w:val="007B1331"/>
    <w:rsid w:val="007B1685"/>
    <w:rsid w:val="007B2195"/>
    <w:rsid w:val="007B24B4"/>
    <w:rsid w:val="007B2BE8"/>
    <w:rsid w:val="007B2FB7"/>
    <w:rsid w:val="007B35E1"/>
    <w:rsid w:val="007B421F"/>
    <w:rsid w:val="007B450D"/>
    <w:rsid w:val="007B4655"/>
    <w:rsid w:val="007B5524"/>
    <w:rsid w:val="007C0503"/>
    <w:rsid w:val="007C12E8"/>
    <w:rsid w:val="007C16E0"/>
    <w:rsid w:val="007C1C76"/>
    <w:rsid w:val="007C1D52"/>
    <w:rsid w:val="007C2B03"/>
    <w:rsid w:val="007C3139"/>
    <w:rsid w:val="007C34FA"/>
    <w:rsid w:val="007C3DD4"/>
    <w:rsid w:val="007C457A"/>
    <w:rsid w:val="007C48F6"/>
    <w:rsid w:val="007C6620"/>
    <w:rsid w:val="007D0BC2"/>
    <w:rsid w:val="007D1C5A"/>
    <w:rsid w:val="007D34AA"/>
    <w:rsid w:val="007D4A4C"/>
    <w:rsid w:val="007D52D7"/>
    <w:rsid w:val="007E0A44"/>
    <w:rsid w:val="007E0C9F"/>
    <w:rsid w:val="007E0F5D"/>
    <w:rsid w:val="007E19B7"/>
    <w:rsid w:val="007E1ACA"/>
    <w:rsid w:val="007E37D5"/>
    <w:rsid w:val="007E3903"/>
    <w:rsid w:val="007E50B5"/>
    <w:rsid w:val="007E53D5"/>
    <w:rsid w:val="007E5A0A"/>
    <w:rsid w:val="007E6D0C"/>
    <w:rsid w:val="007E765A"/>
    <w:rsid w:val="007F1816"/>
    <w:rsid w:val="007F2143"/>
    <w:rsid w:val="007F2791"/>
    <w:rsid w:val="007F357A"/>
    <w:rsid w:val="007F59C3"/>
    <w:rsid w:val="007F6CAB"/>
    <w:rsid w:val="008008A2"/>
    <w:rsid w:val="00800DA3"/>
    <w:rsid w:val="00800F87"/>
    <w:rsid w:val="008019B6"/>
    <w:rsid w:val="008043C8"/>
    <w:rsid w:val="00804C13"/>
    <w:rsid w:val="0080581D"/>
    <w:rsid w:val="00806814"/>
    <w:rsid w:val="00807313"/>
    <w:rsid w:val="0081000F"/>
    <w:rsid w:val="0081096A"/>
    <w:rsid w:val="00810C6D"/>
    <w:rsid w:val="008114A6"/>
    <w:rsid w:val="00812330"/>
    <w:rsid w:val="008141F5"/>
    <w:rsid w:val="00814C41"/>
    <w:rsid w:val="00814EA9"/>
    <w:rsid w:val="00815549"/>
    <w:rsid w:val="00816500"/>
    <w:rsid w:val="0082217B"/>
    <w:rsid w:val="00823171"/>
    <w:rsid w:val="00823CD4"/>
    <w:rsid w:val="00823E24"/>
    <w:rsid w:val="0082475A"/>
    <w:rsid w:val="00824A1C"/>
    <w:rsid w:val="008260FB"/>
    <w:rsid w:val="008264CA"/>
    <w:rsid w:val="00831BCD"/>
    <w:rsid w:val="00831FE6"/>
    <w:rsid w:val="008324CB"/>
    <w:rsid w:val="008330C9"/>
    <w:rsid w:val="008332F3"/>
    <w:rsid w:val="0083337A"/>
    <w:rsid w:val="00835C5D"/>
    <w:rsid w:val="00836D2B"/>
    <w:rsid w:val="00840144"/>
    <w:rsid w:val="00840E8B"/>
    <w:rsid w:val="00841C2A"/>
    <w:rsid w:val="00842439"/>
    <w:rsid w:val="00842899"/>
    <w:rsid w:val="008431A7"/>
    <w:rsid w:val="0084363D"/>
    <w:rsid w:val="00843BCE"/>
    <w:rsid w:val="00844FCF"/>
    <w:rsid w:val="00845411"/>
    <w:rsid w:val="00845C7C"/>
    <w:rsid w:val="00845DE3"/>
    <w:rsid w:val="008461BA"/>
    <w:rsid w:val="00846D7A"/>
    <w:rsid w:val="008470CC"/>
    <w:rsid w:val="00847B5A"/>
    <w:rsid w:val="00847BE5"/>
    <w:rsid w:val="00847D42"/>
    <w:rsid w:val="008533EA"/>
    <w:rsid w:val="008551FA"/>
    <w:rsid w:val="0085665F"/>
    <w:rsid w:val="00856FA7"/>
    <w:rsid w:val="00857C05"/>
    <w:rsid w:val="00857C81"/>
    <w:rsid w:val="00860292"/>
    <w:rsid w:val="008610C0"/>
    <w:rsid w:val="00861C72"/>
    <w:rsid w:val="008621A8"/>
    <w:rsid w:val="00863453"/>
    <w:rsid w:val="0086386B"/>
    <w:rsid w:val="00864E3F"/>
    <w:rsid w:val="008655D6"/>
    <w:rsid w:val="00865791"/>
    <w:rsid w:val="00865B6D"/>
    <w:rsid w:val="008667A9"/>
    <w:rsid w:val="00867838"/>
    <w:rsid w:val="00867C78"/>
    <w:rsid w:val="00870C6B"/>
    <w:rsid w:val="00870CBB"/>
    <w:rsid w:val="00871DA3"/>
    <w:rsid w:val="00872121"/>
    <w:rsid w:val="00872561"/>
    <w:rsid w:val="00872E0C"/>
    <w:rsid w:val="00873D6D"/>
    <w:rsid w:val="008753F2"/>
    <w:rsid w:val="008756E4"/>
    <w:rsid w:val="00875CAE"/>
    <w:rsid w:val="008801BE"/>
    <w:rsid w:val="008802DB"/>
    <w:rsid w:val="0088054D"/>
    <w:rsid w:val="00880DBD"/>
    <w:rsid w:val="00880E9C"/>
    <w:rsid w:val="00882157"/>
    <w:rsid w:val="0088287A"/>
    <w:rsid w:val="00882FAF"/>
    <w:rsid w:val="0088507C"/>
    <w:rsid w:val="008864D1"/>
    <w:rsid w:val="008871D6"/>
    <w:rsid w:val="008902BB"/>
    <w:rsid w:val="00890A51"/>
    <w:rsid w:val="008924D0"/>
    <w:rsid w:val="008928A8"/>
    <w:rsid w:val="008935E4"/>
    <w:rsid w:val="008941B3"/>
    <w:rsid w:val="00895B65"/>
    <w:rsid w:val="008963EC"/>
    <w:rsid w:val="008A0344"/>
    <w:rsid w:val="008A10FE"/>
    <w:rsid w:val="008A3D67"/>
    <w:rsid w:val="008A401F"/>
    <w:rsid w:val="008A4791"/>
    <w:rsid w:val="008A48BA"/>
    <w:rsid w:val="008A4F36"/>
    <w:rsid w:val="008A5956"/>
    <w:rsid w:val="008A75FD"/>
    <w:rsid w:val="008B0155"/>
    <w:rsid w:val="008B0E87"/>
    <w:rsid w:val="008B16A2"/>
    <w:rsid w:val="008B17EA"/>
    <w:rsid w:val="008B1A7F"/>
    <w:rsid w:val="008B3978"/>
    <w:rsid w:val="008B3C6D"/>
    <w:rsid w:val="008B412C"/>
    <w:rsid w:val="008B5E32"/>
    <w:rsid w:val="008B60AE"/>
    <w:rsid w:val="008B67FE"/>
    <w:rsid w:val="008B7DD8"/>
    <w:rsid w:val="008C042F"/>
    <w:rsid w:val="008C1673"/>
    <w:rsid w:val="008C24B7"/>
    <w:rsid w:val="008C781E"/>
    <w:rsid w:val="008C7F90"/>
    <w:rsid w:val="008D1432"/>
    <w:rsid w:val="008D1A06"/>
    <w:rsid w:val="008D1FE9"/>
    <w:rsid w:val="008D2A0F"/>
    <w:rsid w:val="008D3D13"/>
    <w:rsid w:val="008D5878"/>
    <w:rsid w:val="008D6683"/>
    <w:rsid w:val="008D66F7"/>
    <w:rsid w:val="008D7553"/>
    <w:rsid w:val="008E13D2"/>
    <w:rsid w:val="008E1CC6"/>
    <w:rsid w:val="008E356B"/>
    <w:rsid w:val="008E4C14"/>
    <w:rsid w:val="008E547F"/>
    <w:rsid w:val="008E6BDE"/>
    <w:rsid w:val="008E772E"/>
    <w:rsid w:val="008F0871"/>
    <w:rsid w:val="008F14BE"/>
    <w:rsid w:val="008F2319"/>
    <w:rsid w:val="008F344D"/>
    <w:rsid w:val="008F4156"/>
    <w:rsid w:val="008F7437"/>
    <w:rsid w:val="008F7F12"/>
    <w:rsid w:val="00900482"/>
    <w:rsid w:val="00900745"/>
    <w:rsid w:val="0090076C"/>
    <w:rsid w:val="00901063"/>
    <w:rsid w:val="00901748"/>
    <w:rsid w:val="00901BA8"/>
    <w:rsid w:val="00901F28"/>
    <w:rsid w:val="00902AB1"/>
    <w:rsid w:val="00902D6F"/>
    <w:rsid w:val="009032A6"/>
    <w:rsid w:val="00903D09"/>
    <w:rsid w:val="009045D5"/>
    <w:rsid w:val="00905F27"/>
    <w:rsid w:val="0090698E"/>
    <w:rsid w:val="00906D56"/>
    <w:rsid w:val="00906EA8"/>
    <w:rsid w:val="00906EF5"/>
    <w:rsid w:val="009075E1"/>
    <w:rsid w:val="00907BEC"/>
    <w:rsid w:val="0091198B"/>
    <w:rsid w:val="00911C6A"/>
    <w:rsid w:val="00912742"/>
    <w:rsid w:val="00912A2D"/>
    <w:rsid w:val="00913D38"/>
    <w:rsid w:val="00914B0A"/>
    <w:rsid w:val="00914E56"/>
    <w:rsid w:val="009152AF"/>
    <w:rsid w:val="0091642B"/>
    <w:rsid w:val="00916FB6"/>
    <w:rsid w:val="00917354"/>
    <w:rsid w:val="009203E2"/>
    <w:rsid w:val="00923D87"/>
    <w:rsid w:val="00923DAE"/>
    <w:rsid w:val="00925ED3"/>
    <w:rsid w:val="009260E4"/>
    <w:rsid w:val="00926DF8"/>
    <w:rsid w:val="00926FF2"/>
    <w:rsid w:val="009277D7"/>
    <w:rsid w:val="009319DA"/>
    <w:rsid w:val="00931E53"/>
    <w:rsid w:val="00932694"/>
    <w:rsid w:val="00932776"/>
    <w:rsid w:val="0093293A"/>
    <w:rsid w:val="00932F0B"/>
    <w:rsid w:val="00933674"/>
    <w:rsid w:val="0093643E"/>
    <w:rsid w:val="00936F4E"/>
    <w:rsid w:val="009378A2"/>
    <w:rsid w:val="00940BE3"/>
    <w:rsid w:val="0094366A"/>
    <w:rsid w:val="00946BD9"/>
    <w:rsid w:val="00946E6A"/>
    <w:rsid w:val="00950F90"/>
    <w:rsid w:val="00951F8D"/>
    <w:rsid w:val="0095285A"/>
    <w:rsid w:val="00954BB7"/>
    <w:rsid w:val="0095609B"/>
    <w:rsid w:val="009560AE"/>
    <w:rsid w:val="009566F9"/>
    <w:rsid w:val="00957C12"/>
    <w:rsid w:val="00961062"/>
    <w:rsid w:val="00962A49"/>
    <w:rsid w:val="00962CD4"/>
    <w:rsid w:val="00963FB8"/>
    <w:rsid w:val="009646DC"/>
    <w:rsid w:val="00964AFE"/>
    <w:rsid w:val="00966026"/>
    <w:rsid w:val="0096619A"/>
    <w:rsid w:val="009666FA"/>
    <w:rsid w:val="00966F63"/>
    <w:rsid w:val="00967E44"/>
    <w:rsid w:val="00967FBB"/>
    <w:rsid w:val="0097175E"/>
    <w:rsid w:val="00971E0B"/>
    <w:rsid w:val="009722AF"/>
    <w:rsid w:val="0097268C"/>
    <w:rsid w:val="00972751"/>
    <w:rsid w:val="00973EC2"/>
    <w:rsid w:val="0097428F"/>
    <w:rsid w:val="00974DDE"/>
    <w:rsid w:val="009754D6"/>
    <w:rsid w:val="00976109"/>
    <w:rsid w:val="00977C38"/>
    <w:rsid w:val="00980F1E"/>
    <w:rsid w:val="009811F0"/>
    <w:rsid w:val="00984A81"/>
    <w:rsid w:val="009859EF"/>
    <w:rsid w:val="00986D32"/>
    <w:rsid w:val="00986DBF"/>
    <w:rsid w:val="009876D6"/>
    <w:rsid w:val="009913DE"/>
    <w:rsid w:val="009916FA"/>
    <w:rsid w:val="009920F1"/>
    <w:rsid w:val="00992324"/>
    <w:rsid w:val="00992403"/>
    <w:rsid w:val="00993863"/>
    <w:rsid w:val="0099447A"/>
    <w:rsid w:val="0099597C"/>
    <w:rsid w:val="00995D0C"/>
    <w:rsid w:val="00996223"/>
    <w:rsid w:val="0099771C"/>
    <w:rsid w:val="009A1D27"/>
    <w:rsid w:val="009A4B0A"/>
    <w:rsid w:val="009A5593"/>
    <w:rsid w:val="009A56C3"/>
    <w:rsid w:val="009A578E"/>
    <w:rsid w:val="009A579F"/>
    <w:rsid w:val="009A5CFA"/>
    <w:rsid w:val="009A5CFB"/>
    <w:rsid w:val="009A5F55"/>
    <w:rsid w:val="009A620E"/>
    <w:rsid w:val="009A6A50"/>
    <w:rsid w:val="009A708D"/>
    <w:rsid w:val="009B0374"/>
    <w:rsid w:val="009B0DDF"/>
    <w:rsid w:val="009B1177"/>
    <w:rsid w:val="009B32A9"/>
    <w:rsid w:val="009B3485"/>
    <w:rsid w:val="009B3870"/>
    <w:rsid w:val="009B3BB3"/>
    <w:rsid w:val="009B3F86"/>
    <w:rsid w:val="009B4881"/>
    <w:rsid w:val="009B5A3C"/>
    <w:rsid w:val="009B5DA6"/>
    <w:rsid w:val="009C216C"/>
    <w:rsid w:val="009C56A0"/>
    <w:rsid w:val="009C580B"/>
    <w:rsid w:val="009C5A7C"/>
    <w:rsid w:val="009C5F61"/>
    <w:rsid w:val="009C6A72"/>
    <w:rsid w:val="009C732F"/>
    <w:rsid w:val="009D0DB8"/>
    <w:rsid w:val="009D1626"/>
    <w:rsid w:val="009D17AC"/>
    <w:rsid w:val="009D17DF"/>
    <w:rsid w:val="009D4313"/>
    <w:rsid w:val="009D5028"/>
    <w:rsid w:val="009D6107"/>
    <w:rsid w:val="009D695B"/>
    <w:rsid w:val="009D74EA"/>
    <w:rsid w:val="009D7D40"/>
    <w:rsid w:val="009E057F"/>
    <w:rsid w:val="009E0FD4"/>
    <w:rsid w:val="009E304D"/>
    <w:rsid w:val="009E38D8"/>
    <w:rsid w:val="009E415E"/>
    <w:rsid w:val="009E4E8B"/>
    <w:rsid w:val="009E517F"/>
    <w:rsid w:val="009E60A5"/>
    <w:rsid w:val="009E6895"/>
    <w:rsid w:val="009E709A"/>
    <w:rsid w:val="009E7655"/>
    <w:rsid w:val="009F00F4"/>
    <w:rsid w:val="009F016C"/>
    <w:rsid w:val="009F12F8"/>
    <w:rsid w:val="009F1EA9"/>
    <w:rsid w:val="009F2D43"/>
    <w:rsid w:val="009F2E52"/>
    <w:rsid w:val="009F3628"/>
    <w:rsid w:val="009F7219"/>
    <w:rsid w:val="00A002F8"/>
    <w:rsid w:val="00A01CA5"/>
    <w:rsid w:val="00A029DC"/>
    <w:rsid w:val="00A02B7A"/>
    <w:rsid w:val="00A03368"/>
    <w:rsid w:val="00A03C23"/>
    <w:rsid w:val="00A043C2"/>
    <w:rsid w:val="00A05853"/>
    <w:rsid w:val="00A05CE3"/>
    <w:rsid w:val="00A07C70"/>
    <w:rsid w:val="00A07E35"/>
    <w:rsid w:val="00A11046"/>
    <w:rsid w:val="00A11062"/>
    <w:rsid w:val="00A1222C"/>
    <w:rsid w:val="00A12FE3"/>
    <w:rsid w:val="00A13FE1"/>
    <w:rsid w:val="00A14501"/>
    <w:rsid w:val="00A14546"/>
    <w:rsid w:val="00A15718"/>
    <w:rsid w:val="00A1579D"/>
    <w:rsid w:val="00A164F8"/>
    <w:rsid w:val="00A17D94"/>
    <w:rsid w:val="00A21956"/>
    <w:rsid w:val="00A21AC8"/>
    <w:rsid w:val="00A21CA1"/>
    <w:rsid w:val="00A2302E"/>
    <w:rsid w:val="00A240EC"/>
    <w:rsid w:val="00A24194"/>
    <w:rsid w:val="00A24339"/>
    <w:rsid w:val="00A249F8"/>
    <w:rsid w:val="00A24C1B"/>
    <w:rsid w:val="00A2693B"/>
    <w:rsid w:val="00A26BF0"/>
    <w:rsid w:val="00A2709F"/>
    <w:rsid w:val="00A2726C"/>
    <w:rsid w:val="00A276C8"/>
    <w:rsid w:val="00A2779D"/>
    <w:rsid w:val="00A30233"/>
    <w:rsid w:val="00A302AC"/>
    <w:rsid w:val="00A30618"/>
    <w:rsid w:val="00A31E2C"/>
    <w:rsid w:val="00A32F87"/>
    <w:rsid w:val="00A3474E"/>
    <w:rsid w:val="00A34796"/>
    <w:rsid w:val="00A34FF5"/>
    <w:rsid w:val="00A3594E"/>
    <w:rsid w:val="00A35F74"/>
    <w:rsid w:val="00A36263"/>
    <w:rsid w:val="00A413DD"/>
    <w:rsid w:val="00A419E0"/>
    <w:rsid w:val="00A445A6"/>
    <w:rsid w:val="00A446DA"/>
    <w:rsid w:val="00A465E2"/>
    <w:rsid w:val="00A4775D"/>
    <w:rsid w:val="00A5132B"/>
    <w:rsid w:val="00A52D66"/>
    <w:rsid w:val="00A531CF"/>
    <w:rsid w:val="00A54215"/>
    <w:rsid w:val="00A54F3C"/>
    <w:rsid w:val="00A550D1"/>
    <w:rsid w:val="00A55462"/>
    <w:rsid w:val="00A55B2C"/>
    <w:rsid w:val="00A55E14"/>
    <w:rsid w:val="00A5631C"/>
    <w:rsid w:val="00A5697A"/>
    <w:rsid w:val="00A56A9C"/>
    <w:rsid w:val="00A57C55"/>
    <w:rsid w:val="00A57CEC"/>
    <w:rsid w:val="00A6047C"/>
    <w:rsid w:val="00A6083A"/>
    <w:rsid w:val="00A60A81"/>
    <w:rsid w:val="00A61900"/>
    <w:rsid w:val="00A62CAE"/>
    <w:rsid w:val="00A638A4"/>
    <w:rsid w:val="00A63E87"/>
    <w:rsid w:val="00A63F6A"/>
    <w:rsid w:val="00A64FD4"/>
    <w:rsid w:val="00A6591A"/>
    <w:rsid w:val="00A661E4"/>
    <w:rsid w:val="00A66AA2"/>
    <w:rsid w:val="00A7034B"/>
    <w:rsid w:val="00A728B1"/>
    <w:rsid w:val="00A73503"/>
    <w:rsid w:val="00A743BD"/>
    <w:rsid w:val="00A748CE"/>
    <w:rsid w:val="00A76CC3"/>
    <w:rsid w:val="00A770BA"/>
    <w:rsid w:val="00A778C0"/>
    <w:rsid w:val="00A77BB4"/>
    <w:rsid w:val="00A8160A"/>
    <w:rsid w:val="00A82060"/>
    <w:rsid w:val="00A821EE"/>
    <w:rsid w:val="00A82DBA"/>
    <w:rsid w:val="00A8360F"/>
    <w:rsid w:val="00A8590B"/>
    <w:rsid w:val="00A8633A"/>
    <w:rsid w:val="00A87120"/>
    <w:rsid w:val="00A87B23"/>
    <w:rsid w:val="00A87CC8"/>
    <w:rsid w:val="00A87D3F"/>
    <w:rsid w:val="00A87DD1"/>
    <w:rsid w:val="00A90A27"/>
    <w:rsid w:val="00A91527"/>
    <w:rsid w:val="00A915C6"/>
    <w:rsid w:val="00A9170E"/>
    <w:rsid w:val="00A91A6A"/>
    <w:rsid w:val="00A920EF"/>
    <w:rsid w:val="00A92795"/>
    <w:rsid w:val="00A936A3"/>
    <w:rsid w:val="00A94168"/>
    <w:rsid w:val="00A94EB1"/>
    <w:rsid w:val="00A95221"/>
    <w:rsid w:val="00A9551A"/>
    <w:rsid w:val="00A97DB2"/>
    <w:rsid w:val="00AA0CAC"/>
    <w:rsid w:val="00AA1C74"/>
    <w:rsid w:val="00AA22C4"/>
    <w:rsid w:val="00AA4550"/>
    <w:rsid w:val="00AA4F17"/>
    <w:rsid w:val="00AA5A26"/>
    <w:rsid w:val="00AA6278"/>
    <w:rsid w:val="00AA7E36"/>
    <w:rsid w:val="00AB075B"/>
    <w:rsid w:val="00AB0A51"/>
    <w:rsid w:val="00AB0A7C"/>
    <w:rsid w:val="00AB11FC"/>
    <w:rsid w:val="00AB17E2"/>
    <w:rsid w:val="00AB3980"/>
    <w:rsid w:val="00AB3C66"/>
    <w:rsid w:val="00AB3F71"/>
    <w:rsid w:val="00AB4839"/>
    <w:rsid w:val="00AB5EE2"/>
    <w:rsid w:val="00AB6133"/>
    <w:rsid w:val="00AB6DED"/>
    <w:rsid w:val="00AB7B1F"/>
    <w:rsid w:val="00AC05F1"/>
    <w:rsid w:val="00AC1045"/>
    <w:rsid w:val="00AC1D4D"/>
    <w:rsid w:val="00AC2092"/>
    <w:rsid w:val="00AC2437"/>
    <w:rsid w:val="00AC344E"/>
    <w:rsid w:val="00AC3511"/>
    <w:rsid w:val="00AC39E7"/>
    <w:rsid w:val="00AC4381"/>
    <w:rsid w:val="00AC5129"/>
    <w:rsid w:val="00AC51E4"/>
    <w:rsid w:val="00AC5BE6"/>
    <w:rsid w:val="00AC62DB"/>
    <w:rsid w:val="00AC6FD5"/>
    <w:rsid w:val="00AC7F71"/>
    <w:rsid w:val="00AD0C04"/>
    <w:rsid w:val="00AD0C49"/>
    <w:rsid w:val="00AD0DB5"/>
    <w:rsid w:val="00AD1F78"/>
    <w:rsid w:val="00AD2272"/>
    <w:rsid w:val="00AD2360"/>
    <w:rsid w:val="00AD33BA"/>
    <w:rsid w:val="00AD37AD"/>
    <w:rsid w:val="00AD39C4"/>
    <w:rsid w:val="00AD3C0F"/>
    <w:rsid w:val="00AD3ED8"/>
    <w:rsid w:val="00AD4ECA"/>
    <w:rsid w:val="00AD5011"/>
    <w:rsid w:val="00AD6A55"/>
    <w:rsid w:val="00AD78E0"/>
    <w:rsid w:val="00AD7D71"/>
    <w:rsid w:val="00AE08E4"/>
    <w:rsid w:val="00AE1C67"/>
    <w:rsid w:val="00AE2651"/>
    <w:rsid w:val="00AE30E1"/>
    <w:rsid w:val="00AE47E5"/>
    <w:rsid w:val="00AE5B69"/>
    <w:rsid w:val="00AF18F2"/>
    <w:rsid w:val="00AF30EF"/>
    <w:rsid w:val="00AF4C2B"/>
    <w:rsid w:val="00AF4EEB"/>
    <w:rsid w:val="00AF5507"/>
    <w:rsid w:val="00AF64B3"/>
    <w:rsid w:val="00AF6CD6"/>
    <w:rsid w:val="00AF6DFB"/>
    <w:rsid w:val="00AF7020"/>
    <w:rsid w:val="00AF721F"/>
    <w:rsid w:val="00AF798F"/>
    <w:rsid w:val="00B005EC"/>
    <w:rsid w:val="00B01A1F"/>
    <w:rsid w:val="00B01E6D"/>
    <w:rsid w:val="00B02FE4"/>
    <w:rsid w:val="00B03180"/>
    <w:rsid w:val="00B032B5"/>
    <w:rsid w:val="00B0374F"/>
    <w:rsid w:val="00B03BA1"/>
    <w:rsid w:val="00B0745B"/>
    <w:rsid w:val="00B07817"/>
    <w:rsid w:val="00B07920"/>
    <w:rsid w:val="00B079D2"/>
    <w:rsid w:val="00B103AA"/>
    <w:rsid w:val="00B12422"/>
    <w:rsid w:val="00B1266C"/>
    <w:rsid w:val="00B126FA"/>
    <w:rsid w:val="00B12A48"/>
    <w:rsid w:val="00B12CC0"/>
    <w:rsid w:val="00B13890"/>
    <w:rsid w:val="00B13EE2"/>
    <w:rsid w:val="00B145EF"/>
    <w:rsid w:val="00B15805"/>
    <w:rsid w:val="00B1670B"/>
    <w:rsid w:val="00B16CF1"/>
    <w:rsid w:val="00B175E3"/>
    <w:rsid w:val="00B202E4"/>
    <w:rsid w:val="00B20D36"/>
    <w:rsid w:val="00B21E8D"/>
    <w:rsid w:val="00B221A0"/>
    <w:rsid w:val="00B22B01"/>
    <w:rsid w:val="00B231D2"/>
    <w:rsid w:val="00B25D0C"/>
    <w:rsid w:val="00B26E31"/>
    <w:rsid w:val="00B27CBE"/>
    <w:rsid w:val="00B27FD0"/>
    <w:rsid w:val="00B303BE"/>
    <w:rsid w:val="00B3083C"/>
    <w:rsid w:val="00B32A6F"/>
    <w:rsid w:val="00B3443F"/>
    <w:rsid w:val="00B345B2"/>
    <w:rsid w:val="00B3475B"/>
    <w:rsid w:val="00B34AB0"/>
    <w:rsid w:val="00B35361"/>
    <w:rsid w:val="00B368EB"/>
    <w:rsid w:val="00B36AA7"/>
    <w:rsid w:val="00B36C20"/>
    <w:rsid w:val="00B36EAA"/>
    <w:rsid w:val="00B371A0"/>
    <w:rsid w:val="00B37646"/>
    <w:rsid w:val="00B41487"/>
    <w:rsid w:val="00B41734"/>
    <w:rsid w:val="00B43089"/>
    <w:rsid w:val="00B4333E"/>
    <w:rsid w:val="00B4412E"/>
    <w:rsid w:val="00B443EB"/>
    <w:rsid w:val="00B45D84"/>
    <w:rsid w:val="00B472C0"/>
    <w:rsid w:val="00B4784F"/>
    <w:rsid w:val="00B47BBB"/>
    <w:rsid w:val="00B501A3"/>
    <w:rsid w:val="00B52DBF"/>
    <w:rsid w:val="00B53503"/>
    <w:rsid w:val="00B54C1F"/>
    <w:rsid w:val="00B55302"/>
    <w:rsid w:val="00B5544F"/>
    <w:rsid w:val="00B55908"/>
    <w:rsid w:val="00B5616C"/>
    <w:rsid w:val="00B5726A"/>
    <w:rsid w:val="00B57789"/>
    <w:rsid w:val="00B60039"/>
    <w:rsid w:val="00B62226"/>
    <w:rsid w:val="00B64206"/>
    <w:rsid w:val="00B6426E"/>
    <w:rsid w:val="00B64D14"/>
    <w:rsid w:val="00B65967"/>
    <w:rsid w:val="00B6706D"/>
    <w:rsid w:val="00B67EFD"/>
    <w:rsid w:val="00B70199"/>
    <w:rsid w:val="00B70449"/>
    <w:rsid w:val="00B70A07"/>
    <w:rsid w:val="00B70A13"/>
    <w:rsid w:val="00B70F4A"/>
    <w:rsid w:val="00B719D2"/>
    <w:rsid w:val="00B72B1B"/>
    <w:rsid w:val="00B73028"/>
    <w:rsid w:val="00B731CD"/>
    <w:rsid w:val="00B74EEC"/>
    <w:rsid w:val="00B7613F"/>
    <w:rsid w:val="00B769C4"/>
    <w:rsid w:val="00B76EFC"/>
    <w:rsid w:val="00B76F9C"/>
    <w:rsid w:val="00B776AD"/>
    <w:rsid w:val="00B80CB1"/>
    <w:rsid w:val="00B80F7A"/>
    <w:rsid w:val="00B811A8"/>
    <w:rsid w:val="00B81207"/>
    <w:rsid w:val="00B81605"/>
    <w:rsid w:val="00B81A1D"/>
    <w:rsid w:val="00B82A25"/>
    <w:rsid w:val="00B84831"/>
    <w:rsid w:val="00B854B3"/>
    <w:rsid w:val="00B85657"/>
    <w:rsid w:val="00B86469"/>
    <w:rsid w:val="00B865C2"/>
    <w:rsid w:val="00B878C9"/>
    <w:rsid w:val="00B93A04"/>
    <w:rsid w:val="00B93BD3"/>
    <w:rsid w:val="00B94739"/>
    <w:rsid w:val="00B95E69"/>
    <w:rsid w:val="00BA2145"/>
    <w:rsid w:val="00BA2DCF"/>
    <w:rsid w:val="00BA32CE"/>
    <w:rsid w:val="00BA3401"/>
    <w:rsid w:val="00BA49E4"/>
    <w:rsid w:val="00BA4E96"/>
    <w:rsid w:val="00BA554D"/>
    <w:rsid w:val="00BA77D6"/>
    <w:rsid w:val="00BA79A4"/>
    <w:rsid w:val="00BB02CF"/>
    <w:rsid w:val="00BB0853"/>
    <w:rsid w:val="00BB115C"/>
    <w:rsid w:val="00BB45BF"/>
    <w:rsid w:val="00BB4BE7"/>
    <w:rsid w:val="00BB5B8E"/>
    <w:rsid w:val="00BB747C"/>
    <w:rsid w:val="00BB78C3"/>
    <w:rsid w:val="00BB79F6"/>
    <w:rsid w:val="00BB7DB2"/>
    <w:rsid w:val="00BC0833"/>
    <w:rsid w:val="00BC10A9"/>
    <w:rsid w:val="00BC11FA"/>
    <w:rsid w:val="00BC14B6"/>
    <w:rsid w:val="00BC1552"/>
    <w:rsid w:val="00BC1D26"/>
    <w:rsid w:val="00BC257E"/>
    <w:rsid w:val="00BC2854"/>
    <w:rsid w:val="00BC2D02"/>
    <w:rsid w:val="00BC3074"/>
    <w:rsid w:val="00BC381E"/>
    <w:rsid w:val="00BC38F0"/>
    <w:rsid w:val="00BC41CB"/>
    <w:rsid w:val="00BC50AE"/>
    <w:rsid w:val="00BC55F6"/>
    <w:rsid w:val="00BC588F"/>
    <w:rsid w:val="00BC6926"/>
    <w:rsid w:val="00BC6B86"/>
    <w:rsid w:val="00BD006D"/>
    <w:rsid w:val="00BD08E0"/>
    <w:rsid w:val="00BD0F11"/>
    <w:rsid w:val="00BD443D"/>
    <w:rsid w:val="00BD455C"/>
    <w:rsid w:val="00BD52B1"/>
    <w:rsid w:val="00BD5601"/>
    <w:rsid w:val="00BD5DB4"/>
    <w:rsid w:val="00BD6168"/>
    <w:rsid w:val="00BD6AC3"/>
    <w:rsid w:val="00BE1254"/>
    <w:rsid w:val="00BE1826"/>
    <w:rsid w:val="00BE214A"/>
    <w:rsid w:val="00BE2678"/>
    <w:rsid w:val="00BE340C"/>
    <w:rsid w:val="00BE4488"/>
    <w:rsid w:val="00BE4F6D"/>
    <w:rsid w:val="00BE5B26"/>
    <w:rsid w:val="00BE5E51"/>
    <w:rsid w:val="00BE61F0"/>
    <w:rsid w:val="00BE68E3"/>
    <w:rsid w:val="00BE6950"/>
    <w:rsid w:val="00BE69E0"/>
    <w:rsid w:val="00BE6F78"/>
    <w:rsid w:val="00BF0C89"/>
    <w:rsid w:val="00BF0E6B"/>
    <w:rsid w:val="00BF14BF"/>
    <w:rsid w:val="00BF29B2"/>
    <w:rsid w:val="00BF31A9"/>
    <w:rsid w:val="00BF4381"/>
    <w:rsid w:val="00BF4D52"/>
    <w:rsid w:val="00BF58FC"/>
    <w:rsid w:val="00BF5C83"/>
    <w:rsid w:val="00BF5D76"/>
    <w:rsid w:val="00BF60D7"/>
    <w:rsid w:val="00C000CE"/>
    <w:rsid w:val="00C00C94"/>
    <w:rsid w:val="00C01014"/>
    <w:rsid w:val="00C01675"/>
    <w:rsid w:val="00C023F1"/>
    <w:rsid w:val="00C02B98"/>
    <w:rsid w:val="00C05634"/>
    <w:rsid w:val="00C05A8C"/>
    <w:rsid w:val="00C06DF0"/>
    <w:rsid w:val="00C074CB"/>
    <w:rsid w:val="00C07C33"/>
    <w:rsid w:val="00C10C41"/>
    <w:rsid w:val="00C11BBE"/>
    <w:rsid w:val="00C11E31"/>
    <w:rsid w:val="00C11F22"/>
    <w:rsid w:val="00C12AEB"/>
    <w:rsid w:val="00C12BE3"/>
    <w:rsid w:val="00C12D1D"/>
    <w:rsid w:val="00C133EB"/>
    <w:rsid w:val="00C1373F"/>
    <w:rsid w:val="00C148D7"/>
    <w:rsid w:val="00C15BFD"/>
    <w:rsid w:val="00C169D7"/>
    <w:rsid w:val="00C20C25"/>
    <w:rsid w:val="00C225EA"/>
    <w:rsid w:val="00C22733"/>
    <w:rsid w:val="00C23011"/>
    <w:rsid w:val="00C23279"/>
    <w:rsid w:val="00C24101"/>
    <w:rsid w:val="00C24A38"/>
    <w:rsid w:val="00C24ACE"/>
    <w:rsid w:val="00C26C73"/>
    <w:rsid w:val="00C27604"/>
    <w:rsid w:val="00C27F06"/>
    <w:rsid w:val="00C30D6E"/>
    <w:rsid w:val="00C31329"/>
    <w:rsid w:val="00C3146A"/>
    <w:rsid w:val="00C32B9A"/>
    <w:rsid w:val="00C33F0D"/>
    <w:rsid w:val="00C3452C"/>
    <w:rsid w:val="00C37C6D"/>
    <w:rsid w:val="00C37D09"/>
    <w:rsid w:val="00C40641"/>
    <w:rsid w:val="00C42022"/>
    <w:rsid w:val="00C43884"/>
    <w:rsid w:val="00C44BC5"/>
    <w:rsid w:val="00C45A6D"/>
    <w:rsid w:val="00C47DD1"/>
    <w:rsid w:val="00C50305"/>
    <w:rsid w:val="00C50BD1"/>
    <w:rsid w:val="00C50D78"/>
    <w:rsid w:val="00C541C0"/>
    <w:rsid w:val="00C546B4"/>
    <w:rsid w:val="00C5597A"/>
    <w:rsid w:val="00C55B3D"/>
    <w:rsid w:val="00C567AB"/>
    <w:rsid w:val="00C56B3F"/>
    <w:rsid w:val="00C57479"/>
    <w:rsid w:val="00C60F78"/>
    <w:rsid w:val="00C61C38"/>
    <w:rsid w:val="00C6217C"/>
    <w:rsid w:val="00C62507"/>
    <w:rsid w:val="00C62ADE"/>
    <w:rsid w:val="00C62CD9"/>
    <w:rsid w:val="00C6341C"/>
    <w:rsid w:val="00C63E1A"/>
    <w:rsid w:val="00C66185"/>
    <w:rsid w:val="00C67660"/>
    <w:rsid w:val="00C71086"/>
    <w:rsid w:val="00C7178A"/>
    <w:rsid w:val="00C7246E"/>
    <w:rsid w:val="00C734F9"/>
    <w:rsid w:val="00C73A76"/>
    <w:rsid w:val="00C74516"/>
    <w:rsid w:val="00C77188"/>
    <w:rsid w:val="00C77A53"/>
    <w:rsid w:val="00C77DDF"/>
    <w:rsid w:val="00C80027"/>
    <w:rsid w:val="00C80DAB"/>
    <w:rsid w:val="00C8155D"/>
    <w:rsid w:val="00C8164F"/>
    <w:rsid w:val="00C821E9"/>
    <w:rsid w:val="00C83EEC"/>
    <w:rsid w:val="00C849EA"/>
    <w:rsid w:val="00C84D55"/>
    <w:rsid w:val="00C8511C"/>
    <w:rsid w:val="00C86791"/>
    <w:rsid w:val="00C900DC"/>
    <w:rsid w:val="00C90838"/>
    <w:rsid w:val="00C927A1"/>
    <w:rsid w:val="00C92B1F"/>
    <w:rsid w:val="00C9702A"/>
    <w:rsid w:val="00C97367"/>
    <w:rsid w:val="00C977EF"/>
    <w:rsid w:val="00CA0F48"/>
    <w:rsid w:val="00CA21D7"/>
    <w:rsid w:val="00CA73FB"/>
    <w:rsid w:val="00CB0947"/>
    <w:rsid w:val="00CB15EA"/>
    <w:rsid w:val="00CB2660"/>
    <w:rsid w:val="00CB3AC0"/>
    <w:rsid w:val="00CB41A9"/>
    <w:rsid w:val="00CB4CA4"/>
    <w:rsid w:val="00CB4DB9"/>
    <w:rsid w:val="00CB4FBC"/>
    <w:rsid w:val="00CB600B"/>
    <w:rsid w:val="00CB6459"/>
    <w:rsid w:val="00CB65A6"/>
    <w:rsid w:val="00CB7C29"/>
    <w:rsid w:val="00CC0B48"/>
    <w:rsid w:val="00CC0B95"/>
    <w:rsid w:val="00CC24B3"/>
    <w:rsid w:val="00CC2897"/>
    <w:rsid w:val="00CC2A35"/>
    <w:rsid w:val="00CC2D51"/>
    <w:rsid w:val="00CC2DFF"/>
    <w:rsid w:val="00CC3754"/>
    <w:rsid w:val="00CC39EB"/>
    <w:rsid w:val="00CC3BAD"/>
    <w:rsid w:val="00CC42C9"/>
    <w:rsid w:val="00CC475C"/>
    <w:rsid w:val="00CC4C43"/>
    <w:rsid w:val="00CC53B0"/>
    <w:rsid w:val="00CC7723"/>
    <w:rsid w:val="00CD0EC7"/>
    <w:rsid w:val="00CD2416"/>
    <w:rsid w:val="00CD3C42"/>
    <w:rsid w:val="00CD444B"/>
    <w:rsid w:val="00CD4484"/>
    <w:rsid w:val="00CD48A8"/>
    <w:rsid w:val="00CD50D2"/>
    <w:rsid w:val="00CD5D95"/>
    <w:rsid w:val="00CD5DD4"/>
    <w:rsid w:val="00CD5FC8"/>
    <w:rsid w:val="00CD652F"/>
    <w:rsid w:val="00CE0005"/>
    <w:rsid w:val="00CE0561"/>
    <w:rsid w:val="00CE0815"/>
    <w:rsid w:val="00CE12FE"/>
    <w:rsid w:val="00CE33A6"/>
    <w:rsid w:val="00CE36C3"/>
    <w:rsid w:val="00CE3A58"/>
    <w:rsid w:val="00CE4B9A"/>
    <w:rsid w:val="00CE557D"/>
    <w:rsid w:val="00CE6589"/>
    <w:rsid w:val="00CE74FC"/>
    <w:rsid w:val="00CE7D94"/>
    <w:rsid w:val="00CF0775"/>
    <w:rsid w:val="00CF19A8"/>
    <w:rsid w:val="00CF1A69"/>
    <w:rsid w:val="00CF1B9B"/>
    <w:rsid w:val="00CF1C40"/>
    <w:rsid w:val="00CF2845"/>
    <w:rsid w:val="00CF49D0"/>
    <w:rsid w:val="00CF5016"/>
    <w:rsid w:val="00CF5287"/>
    <w:rsid w:val="00CF6841"/>
    <w:rsid w:val="00CF6893"/>
    <w:rsid w:val="00D00330"/>
    <w:rsid w:val="00D01173"/>
    <w:rsid w:val="00D0153B"/>
    <w:rsid w:val="00D01565"/>
    <w:rsid w:val="00D02C58"/>
    <w:rsid w:val="00D0380B"/>
    <w:rsid w:val="00D05BFF"/>
    <w:rsid w:val="00D05C09"/>
    <w:rsid w:val="00D0726C"/>
    <w:rsid w:val="00D10EB1"/>
    <w:rsid w:val="00D14C03"/>
    <w:rsid w:val="00D14C72"/>
    <w:rsid w:val="00D14DA3"/>
    <w:rsid w:val="00D1570D"/>
    <w:rsid w:val="00D17E01"/>
    <w:rsid w:val="00D17E95"/>
    <w:rsid w:val="00D20C2A"/>
    <w:rsid w:val="00D22E44"/>
    <w:rsid w:val="00D2305A"/>
    <w:rsid w:val="00D231C3"/>
    <w:rsid w:val="00D232B7"/>
    <w:rsid w:val="00D234AC"/>
    <w:rsid w:val="00D234FA"/>
    <w:rsid w:val="00D25C82"/>
    <w:rsid w:val="00D264EB"/>
    <w:rsid w:val="00D26BA3"/>
    <w:rsid w:val="00D30270"/>
    <w:rsid w:val="00D302EF"/>
    <w:rsid w:val="00D30786"/>
    <w:rsid w:val="00D30B82"/>
    <w:rsid w:val="00D30E99"/>
    <w:rsid w:val="00D31BC6"/>
    <w:rsid w:val="00D32B23"/>
    <w:rsid w:val="00D32F17"/>
    <w:rsid w:val="00D33B10"/>
    <w:rsid w:val="00D33CE1"/>
    <w:rsid w:val="00D33E46"/>
    <w:rsid w:val="00D33F26"/>
    <w:rsid w:val="00D34678"/>
    <w:rsid w:val="00D3504A"/>
    <w:rsid w:val="00D36E75"/>
    <w:rsid w:val="00D36EDA"/>
    <w:rsid w:val="00D411B8"/>
    <w:rsid w:val="00D4142A"/>
    <w:rsid w:val="00D41D7A"/>
    <w:rsid w:val="00D43B33"/>
    <w:rsid w:val="00D44173"/>
    <w:rsid w:val="00D44A24"/>
    <w:rsid w:val="00D44B4B"/>
    <w:rsid w:val="00D4518B"/>
    <w:rsid w:val="00D45702"/>
    <w:rsid w:val="00D45EC2"/>
    <w:rsid w:val="00D46839"/>
    <w:rsid w:val="00D46F50"/>
    <w:rsid w:val="00D46F52"/>
    <w:rsid w:val="00D50403"/>
    <w:rsid w:val="00D50834"/>
    <w:rsid w:val="00D51612"/>
    <w:rsid w:val="00D51D3D"/>
    <w:rsid w:val="00D55029"/>
    <w:rsid w:val="00D56289"/>
    <w:rsid w:val="00D56752"/>
    <w:rsid w:val="00D56A53"/>
    <w:rsid w:val="00D56B4A"/>
    <w:rsid w:val="00D56B98"/>
    <w:rsid w:val="00D56E33"/>
    <w:rsid w:val="00D57C89"/>
    <w:rsid w:val="00D61BD0"/>
    <w:rsid w:val="00D61E48"/>
    <w:rsid w:val="00D61F1F"/>
    <w:rsid w:val="00D621FC"/>
    <w:rsid w:val="00D62928"/>
    <w:rsid w:val="00D62C75"/>
    <w:rsid w:val="00D63E4D"/>
    <w:rsid w:val="00D64715"/>
    <w:rsid w:val="00D64844"/>
    <w:rsid w:val="00D64FAF"/>
    <w:rsid w:val="00D65455"/>
    <w:rsid w:val="00D65AAC"/>
    <w:rsid w:val="00D65B9F"/>
    <w:rsid w:val="00D6644B"/>
    <w:rsid w:val="00D66D1E"/>
    <w:rsid w:val="00D70680"/>
    <w:rsid w:val="00D71042"/>
    <w:rsid w:val="00D71374"/>
    <w:rsid w:val="00D72883"/>
    <w:rsid w:val="00D7318D"/>
    <w:rsid w:val="00D741D2"/>
    <w:rsid w:val="00D742FD"/>
    <w:rsid w:val="00D75471"/>
    <w:rsid w:val="00D762E7"/>
    <w:rsid w:val="00D76E25"/>
    <w:rsid w:val="00D802F9"/>
    <w:rsid w:val="00D853BD"/>
    <w:rsid w:val="00D85E19"/>
    <w:rsid w:val="00D8603D"/>
    <w:rsid w:val="00D867DE"/>
    <w:rsid w:val="00D86F26"/>
    <w:rsid w:val="00D87BA8"/>
    <w:rsid w:val="00D90217"/>
    <w:rsid w:val="00D91330"/>
    <w:rsid w:val="00D930B1"/>
    <w:rsid w:val="00D932B7"/>
    <w:rsid w:val="00D93A06"/>
    <w:rsid w:val="00D93F3D"/>
    <w:rsid w:val="00D9542E"/>
    <w:rsid w:val="00D955C4"/>
    <w:rsid w:val="00D957AC"/>
    <w:rsid w:val="00D960D2"/>
    <w:rsid w:val="00D960F0"/>
    <w:rsid w:val="00D97C97"/>
    <w:rsid w:val="00DA07FA"/>
    <w:rsid w:val="00DA11A6"/>
    <w:rsid w:val="00DA167B"/>
    <w:rsid w:val="00DA3579"/>
    <w:rsid w:val="00DA4D32"/>
    <w:rsid w:val="00DA545C"/>
    <w:rsid w:val="00DA79C7"/>
    <w:rsid w:val="00DB02C3"/>
    <w:rsid w:val="00DB10E5"/>
    <w:rsid w:val="00DB2472"/>
    <w:rsid w:val="00DB25B8"/>
    <w:rsid w:val="00DB28BD"/>
    <w:rsid w:val="00DB2B0D"/>
    <w:rsid w:val="00DB632A"/>
    <w:rsid w:val="00DB7A5A"/>
    <w:rsid w:val="00DB7B1A"/>
    <w:rsid w:val="00DC007C"/>
    <w:rsid w:val="00DC062D"/>
    <w:rsid w:val="00DC0BB9"/>
    <w:rsid w:val="00DC0C1B"/>
    <w:rsid w:val="00DC1D32"/>
    <w:rsid w:val="00DC450D"/>
    <w:rsid w:val="00DC463E"/>
    <w:rsid w:val="00DC4ADE"/>
    <w:rsid w:val="00DC5037"/>
    <w:rsid w:val="00DC5A9D"/>
    <w:rsid w:val="00DC5B99"/>
    <w:rsid w:val="00DC65BF"/>
    <w:rsid w:val="00DC7177"/>
    <w:rsid w:val="00DC7320"/>
    <w:rsid w:val="00DD0244"/>
    <w:rsid w:val="00DD186A"/>
    <w:rsid w:val="00DD1DCF"/>
    <w:rsid w:val="00DD1E63"/>
    <w:rsid w:val="00DD2FB9"/>
    <w:rsid w:val="00DD3938"/>
    <w:rsid w:val="00DD4031"/>
    <w:rsid w:val="00DD48CC"/>
    <w:rsid w:val="00DD51C3"/>
    <w:rsid w:val="00DD580B"/>
    <w:rsid w:val="00DD68C8"/>
    <w:rsid w:val="00DD7E2E"/>
    <w:rsid w:val="00DE0AE2"/>
    <w:rsid w:val="00DE1118"/>
    <w:rsid w:val="00DE1628"/>
    <w:rsid w:val="00DE200D"/>
    <w:rsid w:val="00DE3B6B"/>
    <w:rsid w:val="00DE3BA3"/>
    <w:rsid w:val="00DE4C37"/>
    <w:rsid w:val="00DE5896"/>
    <w:rsid w:val="00DF050A"/>
    <w:rsid w:val="00DF16FA"/>
    <w:rsid w:val="00DF275C"/>
    <w:rsid w:val="00DF3BDA"/>
    <w:rsid w:val="00DF3BE7"/>
    <w:rsid w:val="00DF4599"/>
    <w:rsid w:val="00DF4764"/>
    <w:rsid w:val="00DF4EFF"/>
    <w:rsid w:val="00DF6366"/>
    <w:rsid w:val="00E00157"/>
    <w:rsid w:val="00E0075B"/>
    <w:rsid w:val="00E013DF"/>
    <w:rsid w:val="00E01B5E"/>
    <w:rsid w:val="00E02EC0"/>
    <w:rsid w:val="00E0385D"/>
    <w:rsid w:val="00E044BA"/>
    <w:rsid w:val="00E04E3E"/>
    <w:rsid w:val="00E05AF4"/>
    <w:rsid w:val="00E061EB"/>
    <w:rsid w:val="00E0621F"/>
    <w:rsid w:val="00E06DF7"/>
    <w:rsid w:val="00E07293"/>
    <w:rsid w:val="00E07698"/>
    <w:rsid w:val="00E10D55"/>
    <w:rsid w:val="00E11002"/>
    <w:rsid w:val="00E11122"/>
    <w:rsid w:val="00E12702"/>
    <w:rsid w:val="00E12E40"/>
    <w:rsid w:val="00E13187"/>
    <w:rsid w:val="00E13441"/>
    <w:rsid w:val="00E13E19"/>
    <w:rsid w:val="00E1434F"/>
    <w:rsid w:val="00E1495A"/>
    <w:rsid w:val="00E14C27"/>
    <w:rsid w:val="00E17FA7"/>
    <w:rsid w:val="00E20BD9"/>
    <w:rsid w:val="00E21E9C"/>
    <w:rsid w:val="00E2208D"/>
    <w:rsid w:val="00E2211D"/>
    <w:rsid w:val="00E22F44"/>
    <w:rsid w:val="00E23313"/>
    <w:rsid w:val="00E2370C"/>
    <w:rsid w:val="00E23A81"/>
    <w:rsid w:val="00E23D25"/>
    <w:rsid w:val="00E24132"/>
    <w:rsid w:val="00E26242"/>
    <w:rsid w:val="00E31F82"/>
    <w:rsid w:val="00E32006"/>
    <w:rsid w:val="00E32913"/>
    <w:rsid w:val="00E334FA"/>
    <w:rsid w:val="00E33B5C"/>
    <w:rsid w:val="00E34D6E"/>
    <w:rsid w:val="00E3664A"/>
    <w:rsid w:val="00E37EF5"/>
    <w:rsid w:val="00E40E0B"/>
    <w:rsid w:val="00E417ED"/>
    <w:rsid w:val="00E41D77"/>
    <w:rsid w:val="00E42120"/>
    <w:rsid w:val="00E432B1"/>
    <w:rsid w:val="00E43975"/>
    <w:rsid w:val="00E44350"/>
    <w:rsid w:val="00E445CB"/>
    <w:rsid w:val="00E467FF"/>
    <w:rsid w:val="00E4681A"/>
    <w:rsid w:val="00E47873"/>
    <w:rsid w:val="00E47F75"/>
    <w:rsid w:val="00E5146B"/>
    <w:rsid w:val="00E51FC9"/>
    <w:rsid w:val="00E52D91"/>
    <w:rsid w:val="00E532DE"/>
    <w:rsid w:val="00E5403B"/>
    <w:rsid w:val="00E55029"/>
    <w:rsid w:val="00E551AE"/>
    <w:rsid w:val="00E558E4"/>
    <w:rsid w:val="00E55A02"/>
    <w:rsid w:val="00E55B97"/>
    <w:rsid w:val="00E562BE"/>
    <w:rsid w:val="00E565CD"/>
    <w:rsid w:val="00E57317"/>
    <w:rsid w:val="00E57A78"/>
    <w:rsid w:val="00E57B23"/>
    <w:rsid w:val="00E57F1F"/>
    <w:rsid w:val="00E60774"/>
    <w:rsid w:val="00E615FE"/>
    <w:rsid w:val="00E638C4"/>
    <w:rsid w:val="00E63CEE"/>
    <w:rsid w:val="00E640DB"/>
    <w:rsid w:val="00E64D3A"/>
    <w:rsid w:val="00E64D86"/>
    <w:rsid w:val="00E64F52"/>
    <w:rsid w:val="00E662DE"/>
    <w:rsid w:val="00E67C53"/>
    <w:rsid w:val="00E7023A"/>
    <w:rsid w:val="00E71223"/>
    <w:rsid w:val="00E715CA"/>
    <w:rsid w:val="00E71654"/>
    <w:rsid w:val="00E729D9"/>
    <w:rsid w:val="00E7306D"/>
    <w:rsid w:val="00E74D78"/>
    <w:rsid w:val="00E75C6B"/>
    <w:rsid w:val="00E76F18"/>
    <w:rsid w:val="00E772AA"/>
    <w:rsid w:val="00E77F84"/>
    <w:rsid w:val="00E823E4"/>
    <w:rsid w:val="00E82A79"/>
    <w:rsid w:val="00E83ACF"/>
    <w:rsid w:val="00E83C26"/>
    <w:rsid w:val="00E842A8"/>
    <w:rsid w:val="00E84FFC"/>
    <w:rsid w:val="00E85D1A"/>
    <w:rsid w:val="00E86651"/>
    <w:rsid w:val="00E876C2"/>
    <w:rsid w:val="00E91898"/>
    <w:rsid w:val="00E91DC8"/>
    <w:rsid w:val="00E9232B"/>
    <w:rsid w:val="00E925DC"/>
    <w:rsid w:val="00E936AC"/>
    <w:rsid w:val="00E949F4"/>
    <w:rsid w:val="00E94FFD"/>
    <w:rsid w:val="00E950FB"/>
    <w:rsid w:val="00E95329"/>
    <w:rsid w:val="00E95F7B"/>
    <w:rsid w:val="00E96FCC"/>
    <w:rsid w:val="00E97437"/>
    <w:rsid w:val="00EA0291"/>
    <w:rsid w:val="00EA1DB4"/>
    <w:rsid w:val="00EA215E"/>
    <w:rsid w:val="00EA3452"/>
    <w:rsid w:val="00EA4DE3"/>
    <w:rsid w:val="00EA599F"/>
    <w:rsid w:val="00EA69A9"/>
    <w:rsid w:val="00EA6DAB"/>
    <w:rsid w:val="00EA7298"/>
    <w:rsid w:val="00EA763A"/>
    <w:rsid w:val="00EB1141"/>
    <w:rsid w:val="00EB1812"/>
    <w:rsid w:val="00EB19B1"/>
    <w:rsid w:val="00EB1F26"/>
    <w:rsid w:val="00EB2732"/>
    <w:rsid w:val="00EB2DC8"/>
    <w:rsid w:val="00EB31ED"/>
    <w:rsid w:val="00EB3879"/>
    <w:rsid w:val="00EB3E1B"/>
    <w:rsid w:val="00EB49D6"/>
    <w:rsid w:val="00EC07E4"/>
    <w:rsid w:val="00EC15C1"/>
    <w:rsid w:val="00EC1DD1"/>
    <w:rsid w:val="00EC2E4B"/>
    <w:rsid w:val="00EC38F7"/>
    <w:rsid w:val="00EC3AD4"/>
    <w:rsid w:val="00EC59D7"/>
    <w:rsid w:val="00EC778C"/>
    <w:rsid w:val="00ED08B8"/>
    <w:rsid w:val="00ED22F5"/>
    <w:rsid w:val="00ED2CA8"/>
    <w:rsid w:val="00ED2FA1"/>
    <w:rsid w:val="00ED3066"/>
    <w:rsid w:val="00ED440B"/>
    <w:rsid w:val="00ED480E"/>
    <w:rsid w:val="00ED5D58"/>
    <w:rsid w:val="00ED6CAE"/>
    <w:rsid w:val="00ED7939"/>
    <w:rsid w:val="00ED7AFB"/>
    <w:rsid w:val="00EE0CC4"/>
    <w:rsid w:val="00EE1520"/>
    <w:rsid w:val="00EE2C15"/>
    <w:rsid w:val="00EE3061"/>
    <w:rsid w:val="00EE3932"/>
    <w:rsid w:val="00EE58D4"/>
    <w:rsid w:val="00EE69F9"/>
    <w:rsid w:val="00EE6E4F"/>
    <w:rsid w:val="00EE781B"/>
    <w:rsid w:val="00EE791A"/>
    <w:rsid w:val="00EF0AD5"/>
    <w:rsid w:val="00EF1C5A"/>
    <w:rsid w:val="00EF2B26"/>
    <w:rsid w:val="00EF38DA"/>
    <w:rsid w:val="00EF3FC0"/>
    <w:rsid w:val="00EF514E"/>
    <w:rsid w:val="00EF6CA1"/>
    <w:rsid w:val="00EF7618"/>
    <w:rsid w:val="00EF7AFB"/>
    <w:rsid w:val="00EF7EE9"/>
    <w:rsid w:val="00F0476A"/>
    <w:rsid w:val="00F05A74"/>
    <w:rsid w:val="00F06F24"/>
    <w:rsid w:val="00F1009A"/>
    <w:rsid w:val="00F11424"/>
    <w:rsid w:val="00F11CAD"/>
    <w:rsid w:val="00F1218E"/>
    <w:rsid w:val="00F13FCE"/>
    <w:rsid w:val="00F14071"/>
    <w:rsid w:val="00F14189"/>
    <w:rsid w:val="00F15AD7"/>
    <w:rsid w:val="00F15C1F"/>
    <w:rsid w:val="00F16298"/>
    <w:rsid w:val="00F16BCE"/>
    <w:rsid w:val="00F17C21"/>
    <w:rsid w:val="00F20A33"/>
    <w:rsid w:val="00F20ABF"/>
    <w:rsid w:val="00F20B7E"/>
    <w:rsid w:val="00F21C2D"/>
    <w:rsid w:val="00F241F5"/>
    <w:rsid w:val="00F245A1"/>
    <w:rsid w:val="00F256D6"/>
    <w:rsid w:val="00F26F06"/>
    <w:rsid w:val="00F27E9A"/>
    <w:rsid w:val="00F307D7"/>
    <w:rsid w:val="00F30B25"/>
    <w:rsid w:val="00F30EF0"/>
    <w:rsid w:val="00F315BE"/>
    <w:rsid w:val="00F31FCC"/>
    <w:rsid w:val="00F3207D"/>
    <w:rsid w:val="00F32AFD"/>
    <w:rsid w:val="00F3481D"/>
    <w:rsid w:val="00F3485C"/>
    <w:rsid w:val="00F34E9A"/>
    <w:rsid w:val="00F357C0"/>
    <w:rsid w:val="00F36C87"/>
    <w:rsid w:val="00F36ECD"/>
    <w:rsid w:val="00F37358"/>
    <w:rsid w:val="00F37832"/>
    <w:rsid w:val="00F400D2"/>
    <w:rsid w:val="00F41137"/>
    <w:rsid w:val="00F41278"/>
    <w:rsid w:val="00F41618"/>
    <w:rsid w:val="00F4196B"/>
    <w:rsid w:val="00F42243"/>
    <w:rsid w:val="00F426FA"/>
    <w:rsid w:val="00F42950"/>
    <w:rsid w:val="00F43F1A"/>
    <w:rsid w:val="00F44F63"/>
    <w:rsid w:val="00F479FA"/>
    <w:rsid w:val="00F50058"/>
    <w:rsid w:val="00F53486"/>
    <w:rsid w:val="00F5396F"/>
    <w:rsid w:val="00F53C31"/>
    <w:rsid w:val="00F56248"/>
    <w:rsid w:val="00F56865"/>
    <w:rsid w:val="00F56961"/>
    <w:rsid w:val="00F604D8"/>
    <w:rsid w:val="00F60652"/>
    <w:rsid w:val="00F609C8"/>
    <w:rsid w:val="00F60A19"/>
    <w:rsid w:val="00F60C6A"/>
    <w:rsid w:val="00F60DFA"/>
    <w:rsid w:val="00F61FAE"/>
    <w:rsid w:val="00F6250D"/>
    <w:rsid w:val="00F654C5"/>
    <w:rsid w:val="00F660FE"/>
    <w:rsid w:val="00F66F8F"/>
    <w:rsid w:val="00F67608"/>
    <w:rsid w:val="00F67C41"/>
    <w:rsid w:val="00F700E5"/>
    <w:rsid w:val="00F70194"/>
    <w:rsid w:val="00F70516"/>
    <w:rsid w:val="00F71623"/>
    <w:rsid w:val="00F72233"/>
    <w:rsid w:val="00F7241B"/>
    <w:rsid w:val="00F72433"/>
    <w:rsid w:val="00F72606"/>
    <w:rsid w:val="00F727C9"/>
    <w:rsid w:val="00F777CA"/>
    <w:rsid w:val="00F77F28"/>
    <w:rsid w:val="00F802C9"/>
    <w:rsid w:val="00F80C79"/>
    <w:rsid w:val="00F8117F"/>
    <w:rsid w:val="00F824CD"/>
    <w:rsid w:val="00F85477"/>
    <w:rsid w:val="00F856A8"/>
    <w:rsid w:val="00F85F72"/>
    <w:rsid w:val="00F867DD"/>
    <w:rsid w:val="00F87FD4"/>
    <w:rsid w:val="00F90DCA"/>
    <w:rsid w:val="00F93961"/>
    <w:rsid w:val="00F94259"/>
    <w:rsid w:val="00F95DCB"/>
    <w:rsid w:val="00F97A15"/>
    <w:rsid w:val="00FA0FA3"/>
    <w:rsid w:val="00FA1348"/>
    <w:rsid w:val="00FA1AF1"/>
    <w:rsid w:val="00FA237F"/>
    <w:rsid w:val="00FA2731"/>
    <w:rsid w:val="00FA29C3"/>
    <w:rsid w:val="00FA4974"/>
    <w:rsid w:val="00FA5571"/>
    <w:rsid w:val="00FA637E"/>
    <w:rsid w:val="00FA77FC"/>
    <w:rsid w:val="00FB3772"/>
    <w:rsid w:val="00FB66F2"/>
    <w:rsid w:val="00FB7B0F"/>
    <w:rsid w:val="00FB7FE3"/>
    <w:rsid w:val="00FC047C"/>
    <w:rsid w:val="00FC0C7D"/>
    <w:rsid w:val="00FC1DC7"/>
    <w:rsid w:val="00FC257B"/>
    <w:rsid w:val="00FC3005"/>
    <w:rsid w:val="00FC385F"/>
    <w:rsid w:val="00FC3D81"/>
    <w:rsid w:val="00FC53C9"/>
    <w:rsid w:val="00FC57FB"/>
    <w:rsid w:val="00FC5EDF"/>
    <w:rsid w:val="00FC64AD"/>
    <w:rsid w:val="00FC6AD8"/>
    <w:rsid w:val="00FC6FF2"/>
    <w:rsid w:val="00FC73AD"/>
    <w:rsid w:val="00FC799D"/>
    <w:rsid w:val="00FD1776"/>
    <w:rsid w:val="00FD2817"/>
    <w:rsid w:val="00FD4450"/>
    <w:rsid w:val="00FD5FBF"/>
    <w:rsid w:val="00FD614D"/>
    <w:rsid w:val="00FD67D6"/>
    <w:rsid w:val="00FD6A0D"/>
    <w:rsid w:val="00FD74E2"/>
    <w:rsid w:val="00FD7FC7"/>
    <w:rsid w:val="00FE00A5"/>
    <w:rsid w:val="00FE176A"/>
    <w:rsid w:val="00FE237B"/>
    <w:rsid w:val="00FE244E"/>
    <w:rsid w:val="00FE2A5B"/>
    <w:rsid w:val="00FE322A"/>
    <w:rsid w:val="00FE3231"/>
    <w:rsid w:val="00FE348C"/>
    <w:rsid w:val="00FE3B2D"/>
    <w:rsid w:val="00FE41A3"/>
    <w:rsid w:val="00FE49B9"/>
    <w:rsid w:val="00FE6A40"/>
    <w:rsid w:val="00FF11B3"/>
    <w:rsid w:val="00FF16C0"/>
    <w:rsid w:val="00FF17B0"/>
    <w:rsid w:val="00FF22DE"/>
    <w:rsid w:val="00FF3F79"/>
    <w:rsid w:val="00FF5653"/>
    <w:rsid w:val="00FF657A"/>
    <w:rsid w:val="00FF7481"/>
    <w:rsid w:val="00FF7D96"/>
    <w:rsid w:val="014987FD"/>
    <w:rsid w:val="043095C8"/>
    <w:rsid w:val="05FD34B1"/>
    <w:rsid w:val="0D1ECFC4"/>
    <w:rsid w:val="1248F806"/>
    <w:rsid w:val="1283AE6B"/>
    <w:rsid w:val="141522C5"/>
    <w:rsid w:val="14BF7281"/>
    <w:rsid w:val="1929085C"/>
    <w:rsid w:val="1A1B4528"/>
    <w:rsid w:val="1B2B1EC1"/>
    <w:rsid w:val="1CAC9A81"/>
    <w:rsid w:val="231E10EA"/>
    <w:rsid w:val="24C8210D"/>
    <w:rsid w:val="2BBEB4DB"/>
    <w:rsid w:val="2E1D4FC6"/>
    <w:rsid w:val="34F71A30"/>
    <w:rsid w:val="35038019"/>
    <w:rsid w:val="40A571E8"/>
    <w:rsid w:val="433261BA"/>
    <w:rsid w:val="4509E573"/>
    <w:rsid w:val="4C3208AF"/>
    <w:rsid w:val="51E2A1CD"/>
    <w:rsid w:val="529C7B88"/>
    <w:rsid w:val="5A0F0E7D"/>
    <w:rsid w:val="5E3A9FFD"/>
    <w:rsid w:val="606D729B"/>
    <w:rsid w:val="61C30BF7"/>
    <w:rsid w:val="646AEA9E"/>
    <w:rsid w:val="671FF916"/>
    <w:rsid w:val="6926D79E"/>
    <w:rsid w:val="6B001F57"/>
    <w:rsid w:val="6C68D0E3"/>
    <w:rsid w:val="6D6AD7E5"/>
    <w:rsid w:val="6E572903"/>
    <w:rsid w:val="6F0DF4A3"/>
    <w:rsid w:val="7420FE61"/>
    <w:rsid w:val="75828961"/>
    <w:rsid w:val="76C73E0A"/>
    <w:rsid w:val="778368D7"/>
    <w:rsid w:val="7BCE2A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681B"/>
  <w15:chartTrackingRefBased/>
  <w15:docId w15:val="{2D33013F-B66F-461E-B794-D6FF8C3B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63"/>
  </w:style>
  <w:style w:type="paragraph" w:styleId="Heading1">
    <w:name w:val="heading 1"/>
    <w:basedOn w:val="Normal"/>
    <w:next w:val="Normal"/>
    <w:link w:val="Heading1Char"/>
    <w:uiPriority w:val="9"/>
    <w:qFormat/>
    <w:rsid w:val="00040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0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0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0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0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0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0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63"/>
    <w:rPr>
      <w:rFonts w:eastAsiaTheme="majorEastAsia" w:cstheme="majorBidi"/>
      <w:color w:val="272727" w:themeColor="text1" w:themeTint="D8"/>
    </w:rPr>
  </w:style>
  <w:style w:type="paragraph" w:styleId="Title">
    <w:name w:val="Title"/>
    <w:basedOn w:val="Normal"/>
    <w:next w:val="Normal"/>
    <w:link w:val="TitleChar"/>
    <w:uiPriority w:val="10"/>
    <w:qFormat/>
    <w:rsid w:val="00040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763"/>
    <w:pPr>
      <w:spacing w:before="160"/>
      <w:jc w:val="center"/>
    </w:pPr>
    <w:rPr>
      <w:i/>
      <w:iCs/>
      <w:color w:val="404040" w:themeColor="text1" w:themeTint="BF"/>
    </w:rPr>
  </w:style>
  <w:style w:type="character" w:customStyle="1" w:styleId="QuoteChar">
    <w:name w:val="Quote Char"/>
    <w:basedOn w:val="DefaultParagraphFont"/>
    <w:link w:val="Quote"/>
    <w:uiPriority w:val="29"/>
    <w:rsid w:val="00040763"/>
    <w:rPr>
      <w:i/>
      <w:iCs/>
      <w:color w:val="404040" w:themeColor="text1" w:themeTint="BF"/>
    </w:rPr>
  </w:style>
  <w:style w:type="paragraph" w:styleId="ListParagraph">
    <w:name w:val="List Paragraph"/>
    <w:basedOn w:val="Normal"/>
    <w:uiPriority w:val="34"/>
    <w:qFormat/>
    <w:rsid w:val="00040763"/>
    <w:pPr>
      <w:ind w:left="720"/>
      <w:contextualSpacing/>
    </w:pPr>
  </w:style>
  <w:style w:type="character" w:styleId="IntenseEmphasis">
    <w:name w:val="Intense Emphasis"/>
    <w:basedOn w:val="DefaultParagraphFont"/>
    <w:uiPriority w:val="21"/>
    <w:qFormat/>
    <w:rsid w:val="00040763"/>
    <w:rPr>
      <w:i/>
      <w:iCs/>
      <w:color w:val="0F4761" w:themeColor="accent1" w:themeShade="BF"/>
    </w:rPr>
  </w:style>
  <w:style w:type="paragraph" w:styleId="IntenseQuote">
    <w:name w:val="Intense Quote"/>
    <w:basedOn w:val="Normal"/>
    <w:next w:val="Normal"/>
    <w:link w:val="IntenseQuoteChar"/>
    <w:uiPriority w:val="30"/>
    <w:qFormat/>
    <w:rsid w:val="00040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763"/>
    <w:rPr>
      <w:i/>
      <w:iCs/>
      <w:color w:val="0F4761" w:themeColor="accent1" w:themeShade="BF"/>
    </w:rPr>
  </w:style>
  <w:style w:type="character" w:styleId="IntenseReference">
    <w:name w:val="Intense Reference"/>
    <w:basedOn w:val="DefaultParagraphFont"/>
    <w:uiPriority w:val="32"/>
    <w:qFormat/>
    <w:rsid w:val="00040763"/>
    <w:rPr>
      <w:b/>
      <w:bCs/>
      <w:smallCaps/>
      <w:color w:val="0F4761" w:themeColor="accent1" w:themeShade="BF"/>
      <w:spacing w:val="5"/>
    </w:rPr>
  </w:style>
  <w:style w:type="paragraph" w:customStyle="1" w:styleId="Tablebullet1">
    <w:name w:val="Table bullet 1"/>
    <w:basedOn w:val="ListParagraph"/>
    <w:qFormat/>
    <w:rsid w:val="000D78CE"/>
    <w:pPr>
      <w:numPr>
        <w:numId w:val="3"/>
      </w:numPr>
      <w:spacing w:after="40" w:line="240" w:lineRule="auto"/>
      <w:contextualSpacing w:val="0"/>
    </w:pPr>
    <w:rPr>
      <w:rFonts w:ascii="Arial Narrow" w:hAnsi="Arial Narrow" w:cs="Calibri"/>
      <w:sz w:val="18"/>
      <w:szCs w:val="18"/>
    </w:rPr>
  </w:style>
  <w:style w:type="paragraph" w:customStyle="1" w:styleId="TableText">
    <w:name w:val="TableText"/>
    <w:basedOn w:val="Normal"/>
    <w:qFormat/>
    <w:rsid w:val="000D78CE"/>
    <w:pPr>
      <w:spacing w:after="40" w:line="240" w:lineRule="auto"/>
    </w:pPr>
    <w:rPr>
      <w:rFonts w:ascii="Arial Narrow" w:eastAsia="Times New Roman" w:hAnsi="Arial Narrow" w:cs="Calibri"/>
      <w:color w:val="000000" w:themeColor="text1"/>
      <w:kern w:val="0"/>
      <w:sz w:val="18"/>
      <w:szCs w:val="18"/>
      <w14:ligatures w14:val="none"/>
    </w:rPr>
  </w:style>
  <w:style w:type="paragraph" w:customStyle="1" w:styleId="TableColumnHeading">
    <w:name w:val="TableColumnHeading"/>
    <w:basedOn w:val="Normal"/>
    <w:qFormat/>
    <w:rsid w:val="000D78CE"/>
    <w:pPr>
      <w:spacing w:after="0" w:line="240" w:lineRule="auto"/>
      <w:jc w:val="center"/>
    </w:pPr>
    <w:rPr>
      <w:rFonts w:ascii="Arial Narrow" w:eastAsia="Times New Roman" w:hAnsi="Arial Narrow" w:cs="Arial"/>
      <w:b/>
      <w:bCs/>
      <w:color w:val="FFFFFF"/>
      <w:kern w:val="24"/>
      <w:sz w:val="20"/>
      <w:szCs w:val="20"/>
      <w14:ligatures w14:val="none"/>
    </w:rPr>
  </w:style>
  <w:style w:type="paragraph" w:styleId="Revision">
    <w:name w:val="Revision"/>
    <w:hidden/>
    <w:uiPriority w:val="99"/>
    <w:semiHidden/>
    <w:rsid w:val="00FD614D"/>
    <w:pPr>
      <w:spacing w:after="0" w:line="240" w:lineRule="auto"/>
    </w:pPr>
  </w:style>
  <w:style w:type="table" w:styleId="TableGrid">
    <w:name w:val="Table Grid"/>
    <w:basedOn w:val="TableNormal"/>
    <w:uiPriority w:val="39"/>
    <w:rsid w:val="002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66664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040763"/>
    <w:pPr>
      <w:spacing w:before="240" w:after="0"/>
      <w:outlineLvl w:val="9"/>
    </w:pPr>
    <w:rPr>
      <w:sz w:val="32"/>
      <w:szCs w:val="32"/>
    </w:rPr>
  </w:style>
  <w:style w:type="paragraph" w:styleId="TOC1">
    <w:name w:val="toc 1"/>
    <w:basedOn w:val="Normal"/>
    <w:next w:val="Normal"/>
    <w:autoRedefine/>
    <w:uiPriority w:val="39"/>
    <w:unhideWhenUsed/>
    <w:rsid w:val="00770280"/>
    <w:pPr>
      <w:spacing w:after="100"/>
    </w:pPr>
  </w:style>
  <w:style w:type="character" w:styleId="Hyperlink">
    <w:name w:val="Hyperlink"/>
    <w:basedOn w:val="DefaultParagraphFont"/>
    <w:uiPriority w:val="99"/>
    <w:unhideWhenUsed/>
    <w:rsid w:val="00770280"/>
    <w:rPr>
      <w:color w:val="467886" w:themeColor="hyperlink"/>
      <w:u w:val="single"/>
    </w:rPr>
  </w:style>
  <w:style w:type="paragraph" w:styleId="TOC2">
    <w:name w:val="toc 2"/>
    <w:basedOn w:val="Normal"/>
    <w:next w:val="Normal"/>
    <w:autoRedefine/>
    <w:uiPriority w:val="39"/>
    <w:unhideWhenUsed/>
    <w:rsid w:val="002D0664"/>
    <w:pPr>
      <w:spacing w:after="100"/>
      <w:ind w:left="240"/>
    </w:pPr>
  </w:style>
  <w:style w:type="paragraph" w:styleId="Caption">
    <w:name w:val="caption"/>
    <w:basedOn w:val="Normal"/>
    <w:next w:val="Normal"/>
    <w:uiPriority w:val="35"/>
    <w:semiHidden/>
    <w:unhideWhenUsed/>
    <w:qFormat/>
    <w:rsid w:val="00040763"/>
    <w:pPr>
      <w:spacing w:after="200" w:line="240" w:lineRule="auto"/>
    </w:pPr>
    <w:rPr>
      <w:i/>
      <w:iCs/>
      <w:color w:val="0E2841" w:themeColor="text2"/>
      <w:sz w:val="18"/>
      <w:szCs w:val="18"/>
    </w:rPr>
  </w:style>
  <w:style w:type="character" w:styleId="Strong">
    <w:name w:val="Strong"/>
    <w:basedOn w:val="DefaultParagraphFont"/>
    <w:uiPriority w:val="22"/>
    <w:qFormat/>
    <w:rsid w:val="00040763"/>
    <w:rPr>
      <w:b/>
      <w:bCs/>
    </w:rPr>
  </w:style>
  <w:style w:type="character" w:styleId="Emphasis">
    <w:name w:val="Emphasis"/>
    <w:basedOn w:val="DefaultParagraphFont"/>
    <w:uiPriority w:val="20"/>
    <w:qFormat/>
    <w:rsid w:val="00040763"/>
    <w:rPr>
      <w:i/>
      <w:iCs/>
    </w:rPr>
  </w:style>
  <w:style w:type="paragraph" w:styleId="NoSpacing">
    <w:name w:val="No Spacing"/>
    <w:uiPriority w:val="1"/>
    <w:qFormat/>
    <w:rsid w:val="00040763"/>
    <w:pPr>
      <w:spacing w:after="0" w:line="240" w:lineRule="auto"/>
    </w:pPr>
  </w:style>
  <w:style w:type="character" w:styleId="SubtleEmphasis">
    <w:name w:val="Subtle Emphasis"/>
    <w:basedOn w:val="DefaultParagraphFont"/>
    <w:uiPriority w:val="19"/>
    <w:qFormat/>
    <w:rsid w:val="00040763"/>
    <w:rPr>
      <w:i/>
      <w:iCs/>
      <w:color w:val="404040" w:themeColor="text1" w:themeTint="BF"/>
    </w:rPr>
  </w:style>
  <w:style w:type="character" w:styleId="SubtleReference">
    <w:name w:val="Subtle Reference"/>
    <w:basedOn w:val="DefaultParagraphFont"/>
    <w:uiPriority w:val="31"/>
    <w:qFormat/>
    <w:rsid w:val="00040763"/>
    <w:rPr>
      <w:smallCaps/>
      <w:color w:val="5A5A5A" w:themeColor="text1" w:themeTint="A5"/>
    </w:rPr>
  </w:style>
  <w:style w:type="character" w:styleId="BookTitle">
    <w:name w:val="Book Title"/>
    <w:basedOn w:val="DefaultParagraphFont"/>
    <w:uiPriority w:val="33"/>
    <w:qFormat/>
    <w:rsid w:val="00040763"/>
    <w:rPr>
      <w:b/>
      <w:bCs/>
      <w:i/>
      <w:iCs/>
      <w:spacing w:val="5"/>
    </w:rPr>
  </w:style>
  <w:style w:type="character" w:customStyle="1" w:styleId="normaltextrun">
    <w:name w:val="normaltextrun"/>
    <w:basedOn w:val="DefaultParagraphFont"/>
    <w:rsid w:val="008F14BE"/>
  </w:style>
  <w:style w:type="character" w:customStyle="1" w:styleId="eop">
    <w:name w:val="eop"/>
    <w:basedOn w:val="DefaultParagraphFont"/>
    <w:rsid w:val="008F14BE"/>
  </w:style>
  <w:style w:type="paragraph" w:styleId="Header">
    <w:name w:val="header"/>
    <w:basedOn w:val="Normal"/>
    <w:link w:val="HeaderChar"/>
    <w:uiPriority w:val="99"/>
    <w:unhideWhenUsed/>
    <w:rsid w:val="003B70AB"/>
    <w:pPr>
      <w:tabs>
        <w:tab w:val="center" w:pos="4680"/>
        <w:tab w:val="right" w:pos="9360"/>
      </w:tabs>
      <w:spacing w:after="120" w:line="240" w:lineRule="auto"/>
    </w:pPr>
    <w:rPr>
      <w:rFonts w:ascii="Segoe UI" w:eastAsia="Times New Roman" w:hAnsi="Segoe UI" w:cs="Times New Roman"/>
    </w:rPr>
  </w:style>
  <w:style w:type="character" w:customStyle="1" w:styleId="HeaderChar">
    <w:name w:val="Header Char"/>
    <w:basedOn w:val="DefaultParagraphFont"/>
    <w:link w:val="Header"/>
    <w:uiPriority w:val="99"/>
    <w:rsid w:val="003B70AB"/>
    <w:rPr>
      <w:rFonts w:ascii="Segoe UI" w:eastAsia="Times New Roman" w:hAnsi="Segoe UI" w:cs="Times New Roman"/>
      <w:sz w:val="24"/>
      <w:szCs w:val="24"/>
    </w:rPr>
  </w:style>
  <w:style w:type="paragraph" w:customStyle="1" w:styleId="Tablebullet2">
    <w:name w:val="Table bullet 2"/>
    <w:basedOn w:val="Tablebullet1"/>
    <w:rsid w:val="003B70AB"/>
    <w:pPr>
      <w:numPr>
        <w:numId w:val="14"/>
      </w:numPr>
    </w:pPr>
  </w:style>
  <w:style w:type="character" w:styleId="CommentReference">
    <w:name w:val="annotation reference"/>
    <w:basedOn w:val="DefaultParagraphFont"/>
    <w:uiPriority w:val="99"/>
    <w:semiHidden/>
    <w:unhideWhenUsed/>
    <w:rsid w:val="005C16DA"/>
    <w:rPr>
      <w:sz w:val="16"/>
      <w:szCs w:val="16"/>
    </w:rPr>
  </w:style>
  <w:style w:type="paragraph" w:styleId="CommentText">
    <w:name w:val="annotation text"/>
    <w:basedOn w:val="Normal"/>
    <w:link w:val="CommentTextChar"/>
    <w:uiPriority w:val="99"/>
    <w:unhideWhenUsed/>
    <w:rsid w:val="005C16DA"/>
    <w:pPr>
      <w:spacing w:line="240" w:lineRule="auto"/>
    </w:pPr>
    <w:rPr>
      <w:sz w:val="20"/>
      <w:szCs w:val="20"/>
    </w:rPr>
  </w:style>
  <w:style w:type="character" w:customStyle="1" w:styleId="CommentTextChar">
    <w:name w:val="Comment Text Char"/>
    <w:basedOn w:val="DefaultParagraphFont"/>
    <w:link w:val="CommentText"/>
    <w:uiPriority w:val="99"/>
    <w:rsid w:val="005C16DA"/>
    <w:rPr>
      <w:sz w:val="20"/>
      <w:szCs w:val="20"/>
    </w:rPr>
  </w:style>
  <w:style w:type="paragraph" w:styleId="CommentSubject">
    <w:name w:val="annotation subject"/>
    <w:basedOn w:val="CommentText"/>
    <w:next w:val="CommentText"/>
    <w:link w:val="CommentSubjectChar"/>
    <w:uiPriority w:val="99"/>
    <w:semiHidden/>
    <w:unhideWhenUsed/>
    <w:rsid w:val="005C16DA"/>
    <w:rPr>
      <w:b/>
      <w:bCs/>
    </w:rPr>
  </w:style>
  <w:style w:type="character" w:customStyle="1" w:styleId="CommentSubjectChar">
    <w:name w:val="Comment Subject Char"/>
    <w:basedOn w:val="CommentTextChar"/>
    <w:link w:val="CommentSubject"/>
    <w:uiPriority w:val="99"/>
    <w:semiHidden/>
    <w:rsid w:val="005C16DA"/>
    <w:rPr>
      <w:b/>
      <w:bCs/>
      <w:sz w:val="20"/>
      <w:szCs w:val="20"/>
    </w:rPr>
  </w:style>
  <w:style w:type="paragraph" w:styleId="NormalWeb">
    <w:name w:val="Normal (Web)"/>
    <w:basedOn w:val="Normal"/>
    <w:uiPriority w:val="99"/>
    <w:semiHidden/>
    <w:unhideWhenUsed/>
    <w:rsid w:val="004823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08636C"/>
    <w:pPr>
      <w:spacing w:after="100"/>
      <w:ind w:left="480"/>
    </w:pPr>
  </w:style>
  <w:style w:type="paragraph" w:customStyle="1" w:styleId="TableCaption">
    <w:name w:val="TableCaption"/>
    <w:aliases w:val="tc"/>
    <w:basedOn w:val="Caption"/>
    <w:next w:val="BodyText"/>
    <w:qFormat/>
    <w:rsid w:val="00CC7723"/>
    <w:pPr>
      <w:keepNext/>
      <w:keepLines/>
      <w:jc w:val="center"/>
    </w:pPr>
    <w:rPr>
      <w:rFonts w:ascii="Calibri" w:eastAsia="Times New Roman" w:hAnsi="Calibri" w:cs="Calibri"/>
      <w:b/>
      <w:bCs/>
      <w:i w:val="0"/>
      <w:iCs w:val="0"/>
      <w:color w:val="auto"/>
      <w:kern w:val="0"/>
      <w:sz w:val="22"/>
      <w:szCs w:val="22"/>
      <w14:ligatures w14:val="none"/>
    </w:rPr>
  </w:style>
  <w:style w:type="paragraph" w:styleId="BodyText">
    <w:name w:val="Body Text"/>
    <w:basedOn w:val="Normal"/>
    <w:link w:val="BodyTextChar"/>
    <w:uiPriority w:val="99"/>
    <w:semiHidden/>
    <w:unhideWhenUsed/>
    <w:rsid w:val="00CC7723"/>
    <w:pPr>
      <w:spacing w:after="120"/>
    </w:pPr>
  </w:style>
  <w:style w:type="character" w:customStyle="1" w:styleId="BodyTextChar">
    <w:name w:val="Body Text Char"/>
    <w:basedOn w:val="DefaultParagraphFont"/>
    <w:link w:val="BodyText"/>
    <w:uiPriority w:val="99"/>
    <w:semiHidden/>
    <w:rsid w:val="00CC7723"/>
  </w:style>
  <w:style w:type="paragraph" w:styleId="Footer">
    <w:name w:val="footer"/>
    <w:basedOn w:val="Normal"/>
    <w:link w:val="FooterChar"/>
    <w:uiPriority w:val="99"/>
    <w:unhideWhenUsed/>
    <w:rsid w:val="00330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A36"/>
  </w:style>
  <w:style w:type="character" w:styleId="Mention">
    <w:name w:val="Mention"/>
    <w:basedOn w:val="DefaultParagraphFont"/>
    <w:uiPriority w:val="99"/>
    <w:unhideWhenUsed/>
    <w:rsid w:val="00330A36"/>
    <w:rPr>
      <w:color w:val="2B579A"/>
      <w:shd w:val="clear" w:color="auto" w:fill="E1DFDD"/>
    </w:rPr>
  </w:style>
  <w:style w:type="paragraph" w:customStyle="1" w:styleId="paragraph">
    <w:name w:val="paragraph"/>
    <w:basedOn w:val="Normal"/>
    <w:rsid w:val="00C621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80DEDBECCD784A850E7D8DF58EC4AA" ma:contentTypeVersion="14" ma:contentTypeDescription="Create a new document." ma:contentTypeScope="" ma:versionID="12f6b6b152e0c8bcccb8e0476c30d1f1">
  <xsd:schema xmlns:xsd="http://www.w3.org/2001/XMLSchema" xmlns:xs="http://www.w3.org/2001/XMLSchema" xmlns:p="http://schemas.microsoft.com/office/2006/metadata/properties" xmlns:ns2="9bc74dbe-ed2f-4cc8-9a95-6a4d120e18e6" xmlns:ns3="1ada0c20-4d4c-40d2-8645-faed97a2c3d0" xmlns:ns4="b5a44311-ed64-4a72-909f-c9dc6973bde2" targetNamespace="http://schemas.microsoft.com/office/2006/metadata/properties" ma:root="true" ma:fieldsID="277dfa7bd87f139397f1fe8ca4d94ed3" ns2:_="" ns3:_="" ns4:_="">
    <xsd:import namespace="9bc74dbe-ed2f-4cc8-9a95-6a4d120e18e6"/>
    <xsd:import namespace="1ada0c20-4d4c-40d2-8645-faed97a2c3d0"/>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74dbe-ed2f-4cc8-9a95-6a4d120e1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da0c20-4d4c-40d2-8645-faed97a2c3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a4d423-6fe0-46a4-8e7a-2a6f0066a905}" ma:internalName="TaxCatchAll" ma:showField="CatchAllData" ma:web="1ada0c20-4d4c-40d2-8645-faed97a2c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9bc74dbe-ed2f-4cc8-9a95-6a4d120e18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51BA2F-A411-48E6-B2D2-71321B6DE5A9}">
  <ds:schemaRefs>
    <ds:schemaRef ds:uri="http://schemas.microsoft.com/sharepoint/v3/contenttype/forms"/>
  </ds:schemaRefs>
</ds:datastoreItem>
</file>

<file path=customXml/itemProps2.xml><?xml version="1.0" encoding="utf-8"?>
<ds:datastoreItem xmlns:ds="http://schemas.openxmlformats.org/officeDocument/2006/customXml" ds:itemID="{2918E9BF-E1B0-4F19-99CF-82EC70881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74dbe-ed2f-4cc8-9a95-6a4d120e18e6"/>
    <ds:schemaRef ds:uri="1ada0c20-4d4c-40d2-8645-faed97a2c3d0"/>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CCFBC1-1ABF-48DD-8E1A-97C136025637}">
  <ds:schemaRefs>
    <ds:schemaRef ds:uri="http://schemas.openxmlformats.org/officeDocument/2006/bibliography"/>
  </ds:schemaRefs>
</ds:datastoreItem>
</file>

<file path=customXml/itemProps4.xml><?xml version="1.0" encoding="utf-8"?>
<ds:datastoreItem xmlns:ds="http://schemas.openxmlformats.org/officeDocument/2006/customXml" ds:itemID="{854858DB-6030-45F4-AE31-418FF69FC634}">
  <ds:schemaRefs>
    <ds:schemaRef ds:uri="http://schemas.microsoft.com/office/2006/metadata/properties"/>
    <ds:schemaRef ds:uri="http://schemas.microsoft.com/office/infopath/2007/PartnerControls"/>
    <ds:schemaRef ds:uri="b5a44311-ed64-4a72-909f-c9dc6973bde2"/>
    <ds:schemaRef ds:uri="9bc74dbe-ed2f-4cc8-9a95-6a4d120e18e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13015</Words>
  <Characters>74187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87028</CharactersWithSpaces>
  <SharedDoc>false</SharedDoc>
  <HLinks>
    <vt:vector size="324" baseType="variant">
      <vt:variant>
        <vt:i4>1900600</vt:i4>
      </vt:variant>
      <vt:variant>
        <vt:i4>290</vt:i4>
      </vt:variant>
      <vt:variant>
        <vt:i4>0</vt:i4>
      </vt:variant>
      <vt:variant>
        <vt:i4>5</vt:i4>
      </vt:variant>
      <vt:variant>
        <vt:lpwstr/>
      </vt:variant>
      <vt:variant>
        <vt:lpwstr>_Toc230080299</vt:lpwstr>
      </vt:variant>
      <vt:variant>
        <vt:i4>1900600</vt:i4>
      </vt:variant>
      <vt:variant>
        <vt:i4>284</vt:i4>
      </vt:variant>
      <vt:variant>
        <vt:i4>0</vt:i4>
      </vt:variant>
      <vt:variant>
        <vt:i4>5</vt:i4>
      </vt:variant>
      <vt:variant>
        <vt:lpwstr/>
      </vt:variant>
      <vt:variant>
        <vt:lpwstr>_Toc230080298</vt:lpwstr>
      </vt:variant>
      <vt:variant>
        <vt:i4>1900600</vt:i4>
      </vt:variant>
      <vt:variant>
        <vt:i4>278</vt:i4>
      </vt:variant>
      <vt:variant>
        <vt:i4>0</vt:i4>
      </vt:variant>
      <vt:variant>
        <vt:i4>5</vt:i4>
      </vt:variant>
      <vt:variant>
        <vt:lpwstr/>
      </vt:variant>
      <vt:variant>
        <vt:lpwstr>_Toc230080297</vt:lpwstr>
      </vt:variant>
      <vt:variant>
        <vt:i4>1900600</vt:i4>
      </vt:variant>
      <vt:variant>
        <vt:i4>272</vt:i4>
      </vt:variant>
      <vt:variant>
        <vt:i4>0</vt:i4>
      </vt:variant>
      <vt:variant>
        <vt:i4>5</vt:i4>
      </vt:variant>
      <vt:variant>
        <vt:lpwstr/>
      </vt:variant>
      <vt:variant>
        <vt:lpwstr>_Toc230080296</vt:lpwstr>
      </vt:variant>
      <vt:variant>
        <vt:i4>1900600</vt:i4>
      </vt:variant>
      <vt:variant>
        <vt:i4>266</vt:i4>
      </vt:variant>
      <vt:variant>
        <vt:i4>0</vt:i4>
      </vt:variant>
      <vt:variant>
        <vt:i4>5</vt:i4>
      </vt:variant>
      <vt:variant>
        <vt:lpwstr/>
      </vt:variant>
      <vt:variant>
        <vt:lpwstr>_Toc230080295</vt:lpwstr>
      </vt:variant>
      <vt:variant>
        <vt:i4>1900600</vt:i4>
      </vt:variant>
      <vt:variant>
        <vt:i4>260</vt:i4>
      </vt:variant>
      <vt:variant>
        <vt:i4>0</vt:i4>
      </vt:variant>
      <vt:variant>
        <vt:i4>5</vt:i4>
      </vt:variant>
      <vt:variant>
        <vt:lpwstr/>
      </vt:variant>
      <vt:variant>
        <vt:lpwstr>_Toc230080294</vt:lpwstr>
      </vt:variant>
      <vt:variant>
        <vt:i4>1900600</vt:i4>
      </vt:variant>
      <vt:variant>
        <vt:i4>254</vt:i4>
      </vt:variant>
      <vt:variant>
        <vt:i4>0</vt:i4>
      </vt:variant>
      <vt:variant>
        <vt:i4>5</vt:i4>
      </vt:variant>
      <vt:variant>
        <vt:lpwstr/>
      </vt:variant>
      <vt:variant>
        <vt:lpwstr>_Toc230080293</vt:lpwstr>
      </vt:variant>
      <vt:variant>
        <vt:i4>1900600</vt:i4>
      </vt:variant>
      <vt:variant>
        <vt:i4>248</vt:i4>
      </vt:variant>
      <vt:variant>
        <vt:i4>0</vt:i4>
      </vt:variant>
      <vt:variant>
        <vt:i4>5</vt:i4>
      </vt:variant>
      <vt:variant>
        <vt:lpwstr/>
      </vt:variant>
      <vt:variant>
        <vt:lpwstr>_Toc230080292</vt:lpwstr>
      </vt:variant>
      <vt:variant>
        <vt:i4>1900600</vt:i4>
      </vt:variant>
      <vt:variant>
        <vt:i4>242</vt:i4>
      </vt:variant>
      <vt:variant>
        <vt:i4>0</vt:i4>
      </vt:variant>
      <vt:variant>
        <vt:i4>5</vt:i4>
      </vt:variant>
      <vt:variant>
        <vt:lpwstr/>
      </vt:variant>
      <vt:variant>
        <vt:lpwstr>_Toc230080291</vt:lpwstr>
      </vt:variant>
      <vt:variant>
        <vt:i4>1900600</vt:i4>
      </vt:variant>
      <vt:variant>
        <vt:i4>236</vt:i4>
      </vt:variant>
      <vt:variant>
        <vt:i4>0</vt:i4>
      </vt:variant>
      <vt:variant>
        <vt:i4>5</vt:i4>
      </vt:variant>
      <vt:variant>
        <vt:lpwstr/>
      </vt:variant>
      <vt:variant>
        <vt:lpwstr>_Toc230080290</vt:lpwstr>
      </vt:variant>
      <vt:variant>
        <vt:i4>1835064</vt:i4>
      </vt:variant>
      <vt:variant>
        <vt:i4>230</vt:i4>
      </vt:variant>
      <vt:variant>
        <vt:i4>0</vt:i4>
      </vt:variant>
      <vt:variant>
        <vt:i4>5</vt:i4>
      </vt:variant>
      <vt:variant>
        <vt:lpwstr/>
      </vt:variant>
      <vt:variant>
        <vt:lpwstr>_Toc230080289</vt:lpwstr>
      </vt:variant>
      <vt:variant>
        <vt:i4>1835064</vt:i4>
      </vt:variant>
      <vt:variant>
        <vt:i4>224</vt:i4>
      </vt:variant>
      <vt:variant>
        <vt:i4>0</vt:i4>
      </vt:variant>
      <vt:variant>
        <vt:i4>5</vt:i4>
      </vt:variant>
      <vt:variant>
        <vt:lpwstr/>
      </vt:variant>
      <vt:variant>
        <vt:lpwstr>_Toc230080288</vt:lpwstr>
      </vt:variant>
      <vt:variant>
        <vt:i4>1835064</vt:i4>
      </vt:variant>
      <vt:variant>
        <vt:i4>218</vt:i4>
      </vt:variant>
      <vt:variant>
        <vt:i4>0</vt:i4>
      </vt:variant>
      <vt:variant>
        <vt:i4>5</vt:i4>
      </vt:variant>
      <vt:variant>
        <vt:lpwstr/>
      </vt:variant>
      <vt:variant>
        <vt:lpwstr>_Toc230080287</vt:lpwstr>
      </vt:variant>
      <vt:variant>
        <vt:i4>1835064</vt:i4>
      </vt:variant>
      <vt:variant>
        <vt:i4>212</vt:i4>
      </vt:variant>
      <vt:variant>
        <vt:i4>0</vt:i4>
      </vt:variant>
      <vt:variant>
        <vt:i4>5</vt:i4>
      </vt:variant>
      <vt:variant>
        <vt:lpwstr/>
      </vt:variant>
      <vt:variant>
        <vt:lpwstr>_Toc230080286</vt:lpwstr>
      </vt:variant>
      <vt:variant>
        <vt:i4>1835064</vt:i4>
      </vt:variant>
      <vt:variant>
        <vt:i4>206</vt:i4>
      </vt:variant>
      <vt:variant>
        <vt:i4>0</vt:i4>
      </vt:variant>
      <vt:variant>
        <vt:i4>5</vt:i4>
      </vt:variant>
      <vt:variant>
        <vt:lpwstr/>
      </vt:variant>
      <vt:variant>
        <vt:lpwstr>_Toc230080285</vt:lpwstr>
      </vt:variant>
      <vt:variant>
        <vt:i4>1835064</vt:i4>
      </vt:variant>
      <vt:variant>
        <vt:i4>200</vt:i4>
      </vt:variant>
      <vt:variant>
        <vt:i4>0</vt:i4>
      </vt:variant>
      <vt:variant>
        <vt:i4>5</vt:i4>
      </vt:variant>
      <vt:variant>
        <vt:lpwstr/>
      </vt:variant>
      <vt:variant>
        <vt:lpwstr>_Toc230080284</vt:lpwstr>
      </vt:variant>
      <vt:variant>
        <vt:i4>1835064</vt:i4>
      </vt:variant>
      <vt:variant>
        <vt:i4>194</vt:i4>
      </vt:variant>
      <vt:variant>
        <vt:i4>0</vt:i4>
      </vt:variant>
      <vt:variant>
        <vt:i4>5</vt:i4>
      </vt:variant>
      <vt:variant>
        <vt:lpwstr/>
      </vt:variant>
      <vt:variant>
        <vt:lpwstr>_Toc230080283</vt:lpwstr>
      </vt:variant>
      <vt:variant>
        <vt:i4>1835064</vt:i4>
      </vt:variant>
      <vt:variant>
        <vt:i4>188</vt:i4>
      </vt:variant>
      <vt:variant>
        <vt:i4>0</vt:i4>
      </vt:variant>
      <vt:variant>
        <vt:i4>5</vt:i4>
      </vt:variant>
      <vt:variant>
        <vt:lpwstr/>
      </vt:variant>
      <vt:variant>
        <vt:lpwstr>_Toc230080282</vt:lpwstr>
      </vt:variant>
      <vt:variant>
        <vt:i4>1835064</vt:i4>
      </vt:variant>
      <vt:variant>
        <vt:i4>182</vt:i4>
      </vt:variant>
      <vt:variant>
        <vt:i4>0</vt:i4>
      </vt:variant>
      <vt:variant>
        <vt:i4>5</vt:i4>
      </vt:variant>
      <vt:variant>
        <vt:lpwstr/>
      </vt:variant>
      <vt:variant>
        <vt:lpwstr>_Toc230080281</vt:lpwstr>
      </vt:variant>
      <vt:variant>
        <vt:i4>1835064</vt:i4>
      </vt:variant>
      <vt:variant>
        <vt:i4>176</vt:i4>
      </vt:variant>
      <vt:variant>
        <vt:i4>0</vt:i4>
      </vt:variant>
      <vt:variant>
        <vt:i4>5</vt:i4>
      </vt:variant>
      <vt:variant>
        <vt:lpwstr/>
      </vt:variant>
      <vt:variant>
        <vt:lpwstr>_Toc230080280</vt:lpwstr>
      </vt:variant>
      <vt:variant>
        <vt:i4>1245240</vt:i4>
      </vt:variant>
      <vt:variant>
        <vt:i4>170</vt:i4>
      </vt:variant>
      <vt:variant>
        <vt:i4>0</vt:i4>
      </vt:variant>
      <vt:variant>
        <vt:i4>5</vt:i4>
      </vt:variant>
      <vt:variant>
        <vt:lpwstr/>
      </vt:variant>
      <vt:variant>
        <vt:lpwstr>_Toc230080279</vt:lpwstr>
      </vt:variant>
      <vt:variant>
        <vt:i4>1245240</vt:i4>
      </vt:variant>
      <vt:variant>
        <vt:i4>164</vt:i4>
      </vt:variant>
      <vt:variant>
        <vt:i4>0</vt:i4>
      </vt:variant>
      <vt:variant>
        <vt:i4>5</vt:i4>
      </vt:variant>
      <vt:variant>
        <vt:lpwstr/>
      </vt:variant>
      <vt:variant>
        <vt:lpwstr>_Toc230080278</vt:lpwstr>
      </vt:variant>
      <vt:variant>
        <vt:i4>1245240</vt:i4>
      </vt:variant>
      <vt:variant>
        <vt:i4>158</vt:i4>
      </vt:variant>
      <vt:variant>
        <vt:i4>0</vt:i4>
      </vt:variant>
      <vt:variant>
        <vt:i4>5</vt:i4>
      </vt:variant>
      <vt:variant>
        <vt:lpwstr/>
      </vt:variant>
      <vt:variant>
        <vt:lpwstr>_Toc230080277</vt:lpwstr>
      </vt:variant>
      <vt:variant>
        <vt:i4>1245240</vt:i4>
      </vt:variant>
      <vt:variant>
        <vt:i4>152</vt:i4>
      </vt:variant>
      <vt:variant>
        <vt:i4>0</vt:i4>
      </vt:variant>
      <vt:variant>
        <vt:i4>5</vt:i4>
      </vt:variant>
      <vt:variant>
        <vt:lpwstr/>
      </vt:variant>
      <vt:variant>
        <vt:lpwstr>_Toc230080276</vt:lpwstr>
      </vt:variant>
      <vt:variant>
        <vt:i4>1245240</vt:i4>
      </vt:variant>
      <vt:variant>
        <vt:i4>146</vt:i4>
      </vt:variant>
      <vt:variant>
        <vt:i4>0</vt:i4>
      </vt:variant>
      <vt:variant>
        <vt:i4>5</vt:i4>
      </vt:variant>
      <vt:variant>
        <vt:lpwstr/>
      </vt:variant>
      <vt:variant>
        <vt:lpwstr>_Toc230080275</vt:lpwstr>
      </vt:variant>
      <vt:variant>
        <vt:i4>1245240</vt:i4>
      </vt:variant>
      <vt:variant>
        <vt:i4>140</vt:i4>
      </vt:variant>
      <vt:variant>
        <vt:i4>0</vt:i4>
      </vt:variant>
      <vt:variant>
        <vt:i4>5</vt:i4>
      </vt:variant>
      <vt:variant>
        <vt:lpwstr/>
      </vt:variant>
      <vt:variant>
        <vt:lpwstr>_Toc230080274</vt:lpwstr>
      </vt:variant>
      <vt:variant>
        <vt:i4>1245240</vt:i4>
      </vt:variant>
      <vt:variant>
        <vt:i4>134</vt:i4>
      </vt:variant>
      <vt:variant>
        <vt:i4>0</vt:i4>
      </vt:variant>
      <vt:variant>
        <vt:i4>5</vt:i4>
      </vt:variant>
      <vt:variant>
        <vt:lpwstr/>
      </vt:variant>
      <vt:variant>
        <vt:lpwstr>_Toc230080273</vt:lpwstr>
      </vt:variant>
      <vt:variant>
        <vt:i4>1245240</vt:i4>
      </vt:variant>
      <vt:variant>
        <vt:i4>128</vt:i4>
      </vt:variant>
      <vt:variant>
        <vt:i4>0</vt:i4>
      </vt:variant>
      <vt:variant>
        <vt:i4>5</vt:i4>
      </vt:variant>
      <vt:variant>
        <vt:lpwstr/>
      </vt:variant>
      <vt:variant>
        <vt:lpwstr>_Toc230080272</vt:lpwstr>
      </vt:variant>
      <vt:variant>
        <vt:i4>1245240</vt:i4>
      </vt:variant>
      <vt:variant>
        <vt:i4>122</vt:i4>
      </vt:variant>
      <vt:variant>
        <vt:i4>0</vt:i4>
      </vt:variant>
      <vt:variant>
        <vt:i4>5</vt:i4>
      </vt:variant>
      <vt:variant>
        <vt:lpwstr/>
      </vt:variant>
      <vt:variant>
        <vt:lpwstr>_Toc230080271</vt:lpwstr>
      </vt:variant>
      <vt:variant>
        <vt:i4>1245240</vt:i4>
      </vt:variant>
      <vt:variant>
        <vt:i4>116</vt:i4>
      </vt:variant>
      <vt:variant>
        <vt:i4>0</vt:i4>
      </vt:variant>
      <vt:variant>
        <vt:i4>5</vt:i4>
      </vt:variant>
      <vt:variant>
        <vt:lpwstr/>
      </vt:variant>
      <vt:variant>
        <vt:lpwstr>_Toc230080270</vt:lpwstr>
      </vt:variant>
      <vt:variant>
        <vt:i4>1179704</vt:i4>
      </vt:variant>
      <vt:variant>
        <vt:i4>110</vt:i4>
      </vt:variant>
      <vt:variant>
        <vt:i4>0</vt:i4>
      </vt:variant>
      <vt:variant>
        <vt:i4>5</vt:i4>
      </vt:variant>
      <vt:variant>
        <vt:lpwstr/>
      </vt:variant>
      <vt:variant>
        <vt:lpwstr>_Toc230080269</vt:lpwstr>
      </vt:variant>
      <vt:variant>
        <vt:i4>1179704</vt:i4>
      </vt:variant>
      <vt:variant>
        <vt:i4>104</vt:i4>
      </vt:variant>
      <vt:variant>
        <vt:i4>0</vt:i4>
      </vt:variant>
      <vt:variant>
        <vt:i4>5</vt:i4>
      </vt:variant>
      <vt:variant>
        <vt:lpwstr/>
      </vt:variant>
      <vt:variant>
        <vt:lpwstr>_Toc230080268</vt:lpwstr>
      </vt:variant>
      <vt:variant>
        <vt:i4>1179704</vt:i4>
      </vt:variant>
      <vt:variant>
        <vt:i4>98</vt:i4>
      </vt:variant>
      <vt:variant>
        <vt:i4>0</vt:i4>
      </vt:variant>
      <vt:variant>
        <vt:i4>5</vt:i4>
      </vt:variant>
      <vt:variant>
        <vt:lpwstr/>
      </vt:variant>
      <vt:variant>
        <vt:lpwstr>_Toc230080267</vt:lpwstr>
      </vt:variant>
      <vt:variant>
        <vt:i4>1179704</vt:i4>
      </vt:variant>
      <vt:variant>
        <vt:i4>92</vt:i4>
      </vt:variant>
      <vt:variant>
        <vt:i4>0</vt:i4>
      </vt:variant>
      <vt:variant>
        <vt:i4>5</vt:i4>
      </vt:variant>
      <vt:variant>
        <vt:lpwstr/>
      </vt:variant>
      <vt:variant>
        <vt:lpwstr>_Toc230080266</vt:lpwstr>
      </vt:variant>
      <vt:variant>
        <vt:i4>1179704</vt:i4>
      </vt:variant>
      <vt:variant>
        <vt:i4>86</vt:i4>
      </vt:variant>
      <vt:variant>
        <vt:i4>0</vt:i4>
      </vt:variant>
      <vt:variant>
        <vt:i4>5</vt:i4>
      </vt:variant>
      <vt:variant>
        <vt:lpwstr/>
      </vt:variant>
      <vt:variant>
        <vt:lpwstr>_Toc230080265</vt:lpwstr>
      </vt:variant>
      <vt:variant>
        <vt:i4>1179704</vt:i4>
      </vt:variant>
      <vt:variant>
        <vt:i4>80</vt:i4>
      </vt:variant>
      <vt:variant>
        <vt:i4>0</vt:i4>
      </vt:variant>
      <vt:variant>
        <vt:i4>5</vt:i4>
      </vt:variant>
      <vt:variant>
        <vt:lpwstr/>
      </vt:variant>
      <vt:variant>
        <vt:lpwstr>_Toc230080264</vt:lpwstr>
      </vt:variant>
      <vt:variant>
        <vt:i4>1179704</vt:i4>
      </vt:variant>
      <vt:variant>
        <vt:i4>74</vt:i4>
      </vt:variant>
      <vt:variant>
        <vt:i4>0</vt:i4>
      </vt:variant>
      <vt:variant>
        <vt:i4>5</vt:i4>
      </vt:variant>
      <vt:variant>
        <vt:lpwstr/>
      </vt:variant>
      <vt:variant>
        <vt:lpwstr>_Toc230080263</vt:lpwstr>
      </vt:variant>
      <vt:variant>
        <vt:i4>1179704</vt:i4>
      </vt:variant>
      <vt:variant>
        <vt:i4>68</vt:i4>
      </vt:variant>
      <vt:variant>
        <vt:i4>0</vt:i4>
      </vt:variant>
      <vt:variant>
        <vt:i4>5</vt:i4>
      </vt:variant>
      <vt:variant>
        <vt:lpwstr/>
      </vt:variant>
      <vt:variant>
        <vt:lpwstr>_Toc230080262</vt:lpwstr>
      </vt:variant>
      <vt:variant>
        <vt:i4>1179704</vt:i4>
      </vt:variant>
      <vt:variant>
        <vt:i4>62</vt:i4>
      </vt:variant>
      <vt:variant>
        <vt:i4>0</vt:i4>
      </vt:variant>
      <vt:variant>
        <vt:i4>5</vt:i4>
      </vt:variant>
      <vt:variant>
        <vt:lpwstr/>
      </vt:variant>
      <vt:variant>
        <vt:lpwstr>_Toc230080261</vt:lpwstr>
      </vt:variant>
      <vt:variant>
        <vt:i4>1179704</vt:i4>
      </vt:variant>
      <vt:variant>
        <vt:i4>56</vt:i4>
      </vt:variant>
      <vt:variant>
        <vt:i4>0</vt:i4>
      </vt:variant>
      <vt:variant>
        <vt:i4>5</vt:i4>
      </vt:variant>
      <vt:variant>
        <vt:lpwstr/>
      </vt:variant>
      <vt:variant>
        <vt:lpwstr>_Toc230080260</vt:lpwstr>
      </vt:variant>
      <vt:variant>
        <vt:i4>1114168</vt:i4>
      </vt:variant>
      <vt:variant>
        <vt:i4>50</vt:i4>
      </vt:variant>
      <vt:variant>
        <vt:i4>0</vt:i4>
      </vt:variant>
      <vt:variant>
        <vt:i4>5</vt:i4>
      </vt:variant>
      <vt:variant>
        <vt:lpwstr/>
      </vt:variant>
      <vt:variant>
        <vt:lpwstr>_Toc230080259</vt:lpwstr>
      </vt:variant>
      <vt:variant>
        <vt:i4>1114168</vt:i4>
      </vt:variant>
      <vt:variant>
        <vt:i4>44</vt:i4>
      </vt:variant>
      <vt:variant>
        <vt:i4>0</vt:i4>
      </vt:variant>
      <vt:variant>
        <vt:i4>5</vt:i4>
      </vt:variant>
      <vt:variant>
        <vt:lpwstr/>
      </vt:variant>
      <vt:variant>
        <vt:lpwstr>_Toc230080258</vt:lpwstr>
      </vt:variant>
      <vt:variant>
        <vt:i4>1114168</vt:i4>
      </vt:variant>
      <vt:variant>
        <vt:i4>38</vt:i4>
      </vt:variant>
      <vt:variant>
        <vt:i4>0</vt:i4>
      </vt:variant>
      <vt:variant>
        <vt:i4>5</vt:i4>
      </vt:variant>
      <vt:variant>
        <vt:lpwstr/>
      </vt:variant>
      <vt:variant>
        <vt:lpwstr>_Toc230080257</vt:lpwstr>
      </vt:variant>
      <vt:variant>
        <vt:i4>1114168</vt:i4>
      </vt:variant>
      <vt:variant>
        <vt:i4>32</vt:i4>
      </vt:variant>
      <vt:variant>
        <vt:i4>0</vt:i4>
      </vt:variant>
      <vt:variant>
        <vt:i4>5</vt:i4>
      </vt:variant>
      <vt:variant>
        <vt:lpwstr/>
      </vt:variant>
      <vt:variant>
        <vt:lpwstr>_Toc230080256</vt:lpwstr>
      </vt:variant>
      <vt:variant>
        <vt:i4>1114168</vt:i4>
      </vt:variant>
      <vt:variant>
        <vt:i4>26</vt:i4>
      </vt:variant>
      <vt:variant>
        <vt:i4>0</vt:i4>
      </vt:variant>
      <vt:variant>
        <vt:i4>5</vt:i4>
      </vt:variant>
      <vt:variant>
        <vt:lpwstr/>
      </vt:variant>
      <vt:variant>
        <vt:lpwstr>_Toc230080255</vt:lpwstr>
      </vt:variant>
      <vt:variant>
        <vt:i4>1114168</vt:i4>
      </vt:variant>
      <vt:variant>
        <vt:i4>20</vt:i4>
      </vt:variant>
      <vt:variant>
        <vt:i4>0</vt:i4>
      </vt:variant>
      <vt:variant>
        <vt:i4>5</vt:i4>
      </vt:variant>
      <vt:variant>
        <vt:lpwstr/>
      </vt:variant>
      <vt:variant>
        <vt:lpwstr>_Toc230080254</vt:lpwstr>
      </vt:variant>
      <vt:variant>
        <vt:i4>1114168</vt:i4>
      </vt:variant>
      <vt:variant>
        <vt:i4>14</vt:i4>
      </vt:variant>
      <vt:variant>
        <vt:i4>0</vt:i4>
      </vt:variant>
      <vt:variant>
        <vt:i4>5</vt:i4>
      </vt:variant>
      <vt:variant>
        <vt:lpwstr/>
      </vt:variant>
      <vt:variant>
        <vt:lpwstr>_Toc230080253</vt:lpwstr>
      </vt:variant>
      <vt:variant>
        <vt:i4>1114168</vt:i4>
      </vt:variant>
      <vt:variant>
        <vt:i4>8</vt:i4>
      </vt:variant>
      <vt:variant>
        <vt:i4>0</vt:i4>
      </vt:variant>
      <vt:variant>
        <vt:i4>5</vt:i4>
      </vt:variant>
      <vt:variant>
        <vt:lpwstr/>
      </vt:variant>
      <vt:variant>
        <vt:lpwstr>_Toc230080252</vt:lpwstr>
      </vt:variant>
      <vt:variant>
        <vt:i4>1114168</vt:i4>
      </vt:variant>
      <vt:variant>
        <vt:i4>2</vt:i4>
      </vt:variant>
      <vt:variant>
        <vt:i4>0</vt:i4>
      </vt:variant>
      <vt:variant>
        <vt:i4>5</vt:i4>
      </vt:variant>
      <vt:variant>
        <vt:lpwstr/>
      </vt:variant>
      <vt:variant>
        <vt:lpwstr>_Toc230080251</vt:lpwstr>
      </vt:variant>
      <vt:variant>
        <vt:i4>8192075</vt:i4>
      </vt:variant>
      <vt:variant>
        <vt:i4>12</vt:i4>
      </vt:variant>
      <vt:variant>
        <vt:i4>0</vt:i4>
      </vt:variant>
      <vt:variant>
        <vt:i4>5</vt:i4>
      </vt:variant>
      <vt:variant>
        <vt:lpwstr>mailto:SMAHONEY@MITRE.ORG</vt:lpwstr>
      </vt:variant>
      <vt:variant>
        <vt:lpwstr/>
      </vt:variant>
      <vt:variant>
        <vt:i4>7471172</vt:i4>
      </vt:variant>
      <vt:variant>
        <vt:i4>9</vt:i4>
      </vt:variant>
      <vt:variant>
        <vt:i4>0</vt:i4>
      </vt:variant>
      <vt:variant>
        <vt:i4>5</vt:i4>
      </vt:variant>
      <vt:variant>
        <vt:lpwstr>mailto:SHELLEYLUCAS@MITRE.ORG</vt:lpwstr>
      </vt:variant>
      <vt:variant>
        <vt:lpwstr/>
      </vt:variant>
      <vt:variant>
        <vt:i4>7471172</vt:i4>
      </vt:variant>
      <vt:variant>
        <vt:i4>6</vt:i4>
      </vt:variant>
      <vt:variant>
        <vt:i4>0</vt:i4>
      </vt:variant>
      <vt:variant>
        <vt:i4>5</vt:i4>
      </vt:variant>
      <vt:variant>
        <vt:lpwstr>mailto:SHELLEYLUCAS@MITRE.ORG</vt:lpwstr>
      </vt:variant>
      <vt:variant>
        <vt:lpwstr/>
      </vt:variant>
      <vt:variant>
        <vt:i4>7471172</vt:i4>
      </vt:variant>
      <vt:variant>
        <vt:i4>3</vt:i4>
      </vt:variant>
      <vt:variant>
        <vt:i4>0</vt:i4>
      </vt:variant>
      <vt:variant>
        <vt:i4>5</vt:i4>
      </vt:variant>
      <vt:variant>
        <vt:lpwstr>mailto:SHELLEYLUCAS@MITRE.ORG</vt:lpwstr>
      </vt:variant>
      <vt:variant>
        <vt:lpwstr/>
      </vt:variant>
      <vt:variant>
        <vt:i4>6619217</vt:i4>
      </vt:variant>
      <vt:variant>
        <vt:i4>0</vt:i4>
      </vt:variant>
      <vt:variant>
        <vt:i4>0</vt:i4>
      </vt:variant>
      <vt:variant>
        <vt:i4>5</vt:i4>
      </vt:variant>
      <vt:variant>
        <vt:lpwstr>mailto:AMLUDWIG@MITRE.ORG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Carter</dc:creator>
  <cp:keywords/>
  <dc:description/>
  <cp:lastModifiedBy>Allison M Ludwig</cp:lastModifiedBy>
  <cp:revision>2</cp:revision>
  <cp:lastPrinted>2026-05-07T21:52:00Z</cp:lastPrinted>
  <dcterms:created xsi:type="dcterms:W3CDTF">2026-05-22T14:01:00Z</dcterms:created>
  <dcterms:modified xsi:type="dcterms:W3CDTF">2026-05-22T14:01:00Z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0x010100B480DEDBECCD784A850E7D8DF58EC4AA</vt:lpwstr>
  </property>
  <property fmtid="{D5CDD505-2E9C-101B-9397-08002B2CF9AE}" pid="3" name="MediaServiceImageTags">
    <vt:lpwstr/>
  </property>
</Properties>
</file>